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2D233" w14:textId="77777777" w:rsidR="00D24CF1" w:rsidRDefault="00000000">
      <w:pPr>
        <w:pStyle w:val="Ttulo"/>
      </w:pPr>
      <w:bookmarkStart w:id="0" w:name="_qqtw035m7y00" w:colFirst="0" w:colLast="0"/>
      <w:bookmarkEnd w:id="0"/>
      <w:r>
        <w:t>How do people understand inequality in Chile? A study of attitudes through network analysis.</w:t>
      </w:r>
    </w:p>
    <w:p w14:paraId="7C76A765" w14:textId="77777777" w:rsidR="00D24CF1" w:rsidRDefault="00D24CF1"/>
    <w:p w14:paraId="6F00C8B9" w14:textId="77777777" w:rsidR="00D24CF1" w:rsidRDefault="00000000">
      <w:pPr>
        <w:pStyle w:val="Ttulo1"/>
        <w:ind w:left="0" w:firstLine="0"/>
      </w:pPr>
      <w:bookmarkStart w:id="1" w:name="_oatxqip3qddz" w:colFirst="0" w:colLast="0"/>
      <w:bookmarkEnd w:id="1"/>
      <w:r>
        <w:t>Abstract</w:t>
      </w:r>
    </w:p>
    <w:p w14:paraId="4B464C7B" w14:textId="0EF84996" w:rsidR="00F4216D" w:rsidRDefault="00F4216D">
      <w:r w:rsidRPr="00F4216D">
        <w:t xml:space="preserve">This article constitutes the first application of the attitude network approach to peoples' views on inequality. We adopt a network model in which nodes represent survey </w:t>
      </w:r>
      <w:del w:id="2" w:author="Gonzalo Franetovic" w:date="2023-08-08T19:02:00Z">
        <w:r w:rsidRPr="00F4216D" w:rsidDel="001B0909">
          <w:delText>variables, and</w:delText>
        </w:r>
      </w:del>
      <w:ins w:id="3" w:author="Gonzalo Franetovic" w:date="2023-08-08T19:02:00Z">
        <w:r w:rsidR="001B0909" w:rsidRPr="00F4216D">
          <w:t>variables and</w:t>
        </w:r>
      </w:ins>
      <w:r w:rsidRPr="00F4216D">
        <w:t xml:space="preserve"> edges their conditional associations. This allows us to conceptualise perceptions, </w:t>
      </w:r>
      <w:proofErr w:type="gramStart"/>
      <w:r w:rsidRPr="00F4216D">
        <w:t>beliefs</w:t>
      </w:r>
      <w:proofErr w:type="gramEnd"/>
      <w:r w:rsidRPr="00F4216D">
        <w:t xml:space="preserve"> and judgments about inequality as a network of connected evaluative reactions. We analyse 2019 ISSP Social Inequality Module data from </w:t>
      </w:r>
      <w:proofErr w:type="gramStart"/>
      <w:r w:rsidRPr="00F4216D">
        <w:t>Chile, since</w:t>
      </w:r>
      <w:proofErr w:type="gramEnd"/>
      <w:r w:rsidRPr="00F4216D">
        <w:t xml:space="preserve"> this country is one of the most unequal in the world. Relying on a network approach, we provide a systematic analysis of the wide-ranging indicators measuring subjective inequality. Results show that conceptions regarding inequality, redistribution, </w:t>
      </w:r>
      <w:proofErr w:type="gramStart"/>
      <w:r w:rsidRPr="00F4216D">
        <w:t>taxation</w:t>
      </w:r>
      <w:proofErr w:type="gramEnd"/>
      <w:r w:rsidRPr="00F4216D">
        <w:t xml:space="preserve"> and wages form a unified belief system that is moderately connected and displays a small-world structure. </w:t>
      </w:r>
      <w:del w:id="4" w:author="Gonzalo Franetovic" w:date="2023-08-09T11:36:00Z">
        <w:r w:rsidRPr="00F4216D" w:rsidDel="00E154C9">
          <w:delText>Second</w:delText>
        </w:r>
      </w:del>
      <w:ins w:id="5" w:author="Gonzalo Franetovic" w:date="2023-08-09T11:36:00Z">
        <w:r w:rsidR="00E154C9">
          <w:t>In addition</w:t>
        </w:r>
      </w:ins>
      <w:r w:rsidRPr="00F4216D">
        <w:t>, we stratify the sample by education</w:t>
      </w:r>
      <w:del w:id="6" w:author="Gonzalo Franetovic" w:date="2023-08-09T10:21:00Z">
        <w:r w:rsidRPr="00F4216D" w:rsidDel="00DE4A60">
          <w:delText>al level</w:delText>
        </w:r>
      </w:del>
      <w:r w:rsidRPr="00F4216D">
        <w:t>, household income</w:t>
      </w:r>
      <w:del w:id="7" w:author="Gonzalo Franetovic" w:date="2023-08-09T10:21:00Z">
        <w:r w:rsidRPr="00F4216D" w:rsidDel="00DE4A60">
          <w:delText>,</w:delText>
        </w:r>
      </w:del>
      <w:r w:rsidRPr="00F4216D">
        <w:t xml:space="preserve"> and social class, obtaining six attitude networks. We compare the structures of these networks investigating differences in community membership, node centrality and network connectivity, evidencing that people in lower socioeconomic positions have a more multidimensional understanding of inequality. </w:t>
      </w:r>
      <w:ins w:id="8" w:author="Gonzalo Franetovic" w:date="2023-08-09T11:38:00Z">
        <w:r w:rsidR="00E154C9" w:rsidRPr="00E154C9">
          <w:t>Our work contributes to</w:t>
        </w:r>
        <w:r w:rsidR="00E154C9">
          <w:t xml:space="preserve"> </w:t>
        </w:r>
      </w:ins>
      <w:del w:id="9" w:author="Gonzalo Franetovic" w:date="2023-08-09T11:38:00Z">
        <w:r w:rsidRPr="00F4216D" w:rsidDel="00E154C9">
          <w:delText xml:space="preserve">We contribute to </w:delText>
        </w:r>
      </w:del>
      <w:r w:rsidRPr="00F4216D">
        <w:t>social justice research by proposing an innovative conceptualization of these attitudes, and by providing evidence of their structural variation across different social status groups.</w:t>
      </w:r>
    </w:p>
    <w:p w14:paraId="735E7C08" w14:textId="64ECA220" w:rsidR="00D24CF1" w:rsidRDefault="00000000">
      <w:r>
        <w:t>Keywords: attitudes towards inequality, social justice research, attitude network</w:t>
      </w:r>
      <w:r w:rsidR="00076255">
        <w:t>s</w:t>
      </w:r>
      <w:r>
        <w:t xml:space="preserve">, network analysis, Chile. </w:t>
      </w:r>
    </w:p>
    <w:p w14:paraId="0AC93EBD" w14:textId="77777777" w:rsidR="00D24CF1" w:rsidRDefault="00000000">
      <w:r>
        <w:br w:type="page"/>
      </w:r>
    </w:p>
    <w:p w14:paraId="657887A3" w14:textId="77777777" w:rsidR="00D24CF1" w:rsidRDefault="00000000">
      <w:pPr>
        <w:pStyle w:val="Ttulo1"/>
        <w:ind w:left="0" w:firstLine="0"/>
      </w:pPr>
      <w:bookmarkStart w:id="10" w:name="_6o3km1uben68" w:colFirst="0" w:colLast="0"/>
      <w:bookmarkEnd w:id="10"/>
      <w:r>
        <w:lastRenderedPageBreak/>
        <w:t>1 Introduction</w:t>
      </w:r>
    </w:p>
    <w:p w14:paraId="2639E7DE" w14:textId="3F26941E" w:rsidR="00BF6130" w:rsidRPr="002A599E" w:rsidRDefault="004A6560">
      <w:pPr>
        <w:rPr>
          <w:rPrChange w:id="11" w:author="Gonzalo Franetovic" w:date="2023-08-10T16:55:00Z">
            <w:rPr>
              <w:highlight w:val="yellow"/>
            </w:rPr>
          </w:rPrChange>
        </w:rPr>
      </w:pPr>
      <w:r w:rsidRPr="002A599E">
        <w:rPr>
          <w:rPrChange w:id="12" w:author="Gonzalo Franetovic" w:date="2023-08-10T16:55:00Z">
            <w:rPr>
              <w:highlight w:val="yellow"/>
            </w:rPr>
          </w:rPrChange>
        </w:rPr>
        <w:t xml:space="preserve">Research on attitudes towards inequality has mainly been conducted, paradoxically, in developed countries with lower levels of disparities in the distribution of resources. However, in recent years a significant amount of academic work has focused on understanding how people address inequality within Latin America, </w:t>
      </w:r>
      <w:ins w:id="13" w:author="Gonzalo Franetovic" w:date="2023-08-08T17:08:00Z">
        <w:r w:rsidR="00353E8F" w:rsidRPr="002A599E">
          <w:rPr>
            <w:rPrChange w:id="14" w:author="Gonzalo Franetovic" w:date="2023-08-10T16:55:00Z">
              <w:rPr>
                <w:highlight w:val="yellow"/>
              </w:rPr>
            </w:rPrChange>
          </w:rPr>
          <w:t xml:space="preserve">one of </w:t>
        </w:r>
      </w:ins>
      <w:del w:id="15" w:author="Gonzalo Franetovic" w:date="2023-08-08T16:51:00Z">
        <w:r w:rsidRPr="002A599E" w:rsidDel="00980773">
          <w:rPr>
            <w:rPrChange w:id="16" w:author="Gonzalo Franetovic" w:date="2023-08-10T16:55:00Z">
              <w:rPr>
                <w:highlight w:val="yellow"/>
              </w:rPr>
            </w:rPrChange>
          </w:rPr>
          <w:delText xml:space="preserve">one of </w:delText>
        </w:r>
      </w:del>
      <w:r w:rsidRPr="002A599E">
        <w:rPr>
          <w:rPrChange w:id="17" w:author="Gonzalo Franetovic" w:date="2023-08-10T16:55:00Z">
            <w:rPr>
              <w:highlight w:val="yellow"/>
            </w:rPr>
          </w:rPrChange>
        </w:rPr>
        <w:t>the region</w:t>
      </w:r>
      <w:ins w:id="18" w:author="Gonzalo Franetovic" w:date="2023-08-08T17:08:00Z">
        <w:r w:rsidR="00353E8F" w:rsidRPr="002A599E">
          <w:rPr>
            <w:rPrChange w:id="19" w:author="Gonzalo Franetovic" w:date="2023-08-10T16:55:00Z">
              <w:rPr>
                <w:highlight w:val="yellow"/>
              </w:rPr>
            </w:rPrChange>
          </w:rPr>
          <w:t>s</w:t>
        </w:r>
      </w:ins>
      <w:del w:id="20" w:author="Gonzalo Franetovic" w:date="2023-08-08T16:51:00Z">
        <w:r w:rsidRPr="002A599E" w:rsidDel="00980773">
          <w:rPr>
            <w:rPrChange w:id="21" w:author="Gonzalo Franetovic" w:date="2023-08-10T16:55:00Z">
              <w:rPr>
                <w:highlight w:val="yellow"/>
              </w:rPr>
            </w:rPrChange>
          </w:rPr>
          <w:delText>s</w:delText>
        </w:r>
      </w:del>
      <w:r w:rsidRPr="002A599E">
        <w:rPr>
          <w:rPrChange w:id="22" w:author="Gonzalo Franetovic" w:date="2023-08-10T16:55:00Z">
            <w:rPr>
              <w:highlight w:val="yellow"/>
            </w:rPr>
          </w:rPrChange>
        </w:rPr>
        <w:t xml:space="preserve"> with </w:t>
      </w:r>
      <w:del w:id="23" w:author="Gonzalo Franetovic" w:date="2023-08-08T17:08:00Z">
        <w:r w:rsidRPr="002A599E" w:rsidDel="00353E8F">
          <w:rPr>
            <w:rPrChange w:id="24" w:author="Gonzalo Franetovic" w:date="2023-08-10T16:55:00Z">
              <w:rPr>
                <w:highlight w:val="yellow"/>
              </w:rPr>
            </w:rPrChange>
          </w:rPr>
          <w:delText xml:space="preserve">the </w:delText>
        </w:r>
      </w:del>
      <w:r w:rsidRPr="002A599E">
        <w:rPr>
          <w:rPrChange w:id="25" w:author="Gonzalo Franetovic" w:date="2023-08-10T16:55:00Z">
            <w:rPr>
              <w:highlight w:val="yellow"/>
            </w:rPr>
          </w:rPrChange>
        </w:rPr>
        <w:t>highest inequality indexes in the world</w:t>
      </w:r>
      <w:ins w:id="26" w:author="Gonzalo Franetovic" w:date="2023-08-08T17:56:00Z">
        <w:r w:rsidR="00DD64D5" w:rsidRPr="002A599E">
          <w:rPr>
            <w:rPrChange w:id="27" w:author="Gonzalo Franetovic" w:date="2023-08-10T16:55:00Z">
              <w:rPr>
                <w:highlight w:val="yellow"/>
              </w:rPr>
            </w:rPrChange>
          </w:rPr>
          <w:t xml:space="preserve"> </w:t>
        </w:r>
      </w:ins>
      <w:customXmlInsRangeStart w:id="28" w:author="Gonzalo Franetovic" w:date="2023-08-08T17:56:00Z"/>
      <w:sdt>
        <w:sdtPr>
          <w:rPr>
            <w:rPrChange w:id="29" w:author="Gonzalo Franetovic" w:date="2023-08-10T16:55:00Z">
              <w:rPr>
                <w:highlight w:val="yellow"/>
              </w:rPr>
            </w:rPrChange>
          </w:rPr>
          <w:alias w:val="SmartCite Citation"/>
          <w:tag w:val="0a3c846c-7570-4913-bd72-3afd46468081:47229c4a-fb98-4cce-81b5-2dd1563305ff+"/>
          <w:id w:val="-2036345642"/>
          <w:placeholder>
            <w:docPart w:val="DefaultPlaceholder_-1854013440"/>
          </w:placeholder>
        </w:sdtPr>
        <w:sdtContent>
          <w:customXmlInsRangeEnd w:id="28"/>
          <w:ins w:id="30" w:author="Gonzalo Franetovic" w:date="2023-08-10T16:49:00Z">
            <w:r w:rsidR="007B1472" w:rsidRPr="002A599E">
              <w:rPr>
                <w:color w:val="000000"/>
                <w:rPrChange w:id="31" w:author="Gonzalo Franetovic" w:date="2023-08-10T16:55:00Z">
                  <w:rPr/>
                </w:rPrChange>
              </w:rPr>
              <w:t>(Chancel et al., 2022)</w:t>
            </w:r>
          </w:ins>
          <w:customXmlInsRangeStart w:id="32" w:author="Gonzalo Franetovic" w:date="2023-08-08T17:56:00Z"/>
        </w:sdtContent>
      </w:sdt>
      <w:customXmlInsRangeEnd w:id="32"/>
      <w:ins w:id="33" w:author="Gonzalo Franetovic" w:date="2023-08-08T17:58:00Z">
        <w:r w:rsidR="00DD64D5" w:rsidRPr="002A599E">
          <w:rPr>
            <w:rPrChange w:id="34" w:author="Gonzalo Franetovic" w:date="2023-08-10T16:55:00Z">
              <w:rPr>
                <w:highlight w:val="yellow"/>
              </w:rPr>
            </w:rPrChange>
          </w:rPr>
          <w:t>.</w:t>
        </w:r>
      </w:ins>
      <w:del w:id="35" w:author="Gonzalo Franetovic" w:date="2023-08-08T17:08:00Z">
        <w:r w:rsidRPr="002A599E" w:rsidDel="00353E8F">
          <w:rPr>
            <w:rPrChange w:id="36" w:author="Gonzalo Franetovic" w:date="2023-08-10T16:55:00Z">
              <w:rPr>
                <w:highlight w:val="yellow"/>
              </w:rPr>
            </w:rPrChange>
          </w:rPr>
          <w:delText xml:space="preserve"> </w:delText>
        </w:r>
      </w:del>
      <w:del w:id="37" w:author="Gonzalo Franetovic" w:date="2023-08-08T16:51:00Z">
        <w:r w:rsidRPr="002A599E" w:rsidDel="00980773">
          <w:fldChar w:fldCharType="begin"/>
        </w:r>
        <w:r w:rsidRPr="002A599E" w:rsidDel="00980773">
          <w:delInstrText>HYPERLINK "https://app.readcube.com/library/0a3c846c-7570-4913-bd72-3afd46468081/all?uuid=34871736551204024&amp;item_ids=0a3c846c-7570-4913-bd72-3afd46468081:4dec1e2f-b58b-4966-88d4-ef58733e8a40" \h</w:delInstrText>
        </w:r>
        <w:r w:rsidRPr="002A599E" w:rsidDel="00980773">
          <w:rPr>
            <w:rPrChange w:id="38" w:author="Gonzalo Franetovic" w:date="2023-08-10T16:55:00Z">
              <w:rPr>
                <w:highlight w:val="yellow"/>
              </w:rPr>
            </w:rPrChange>
          </w:rPr>
        </w:r>
        <w:r w:rsidRPr="002A599E" w:rsidDel="00980773">
          <w:rPr>
            <w:rPrChange w:id="39" w:author="Gonzalo Franetovic" w:date="2023-08-10T16:55:00Z">
              <w:rPr>
                <w:highlight w:val="yellow"/>
              </w:rPr>
            </w:rPrChange>
          </w:rPr>
          <w:fldChar w:fldCharType="separate"/>
        </w:r>
        <w:r w:rsidRPr="002A599E" w:rsidDel="00980773">
          <w:rPr>
            <w:rPrChange w:id="40" w:author="Gonzalo Franetovic" w:date="2023-08-10T16:55:00Z">
              <w:rPr>
                <w:highlight w:val="yellow"/>
              </w:rPr>
            </w:rPrChange>
          </w:rPr>
          <w:delText>(Keeley, 2015)</w:delText>
        </w:r>
        <w:r w:rsidRPr="002A599E" w:rsidDel="00980773">
          <w:rPr>
            <w:rPrChange w:id="41" w:author="Gonzalo Franetovic" w:date="2023-08-10T16:55:00Z">
              <w:rPr>
                <w:highlight w:val="yellow"/>
              </w:rPr>
            </w:rPrChange>
          </w:rPr>
          <w:fldChar w:fldCharType="end"/>
        </w:r>
      </w:del>
      <w:del w:id="42" w:author="Gonzalo Franetovic" w:date="2023-08-08T17:08:00Z">
        <w:r w:rsidRPr="002A599E" w:rsidDel="00353E8F">
          <w:rPr>
            <w:rPrChange w:id="43" w:author="Gonzalo Franetovic" w:date="2023-08-10T16:55:00Z">
              <w:rPr>
                <w:highlight w:val="yellow"/>
              </w:rPr>
            </w:rPrChange>
          </w:rPr>
          <w:delText>.</w:delText>
        </w:r>
      </w:del>
      <w:r w:rsidRPr="002A599E">
        <w:rPr>
          <w:rPrChange w:id="44" w:author="Gonzalo Franetovic" w:date="2023-08-10T16:55:00Z">
            <w:rPr>
              <w:highlight w:val="yellow"/>
            </w:rPr>
          </w:rPrChange>
        </w:rPr>
        <w:t xml:space="preserve"> This literature has allowed us to understand the local particularities of the phenomenon and how various evidence in developed nations holds or not to the Latin American context. </w:t>
      </w:r>
      <w:del w:id="45" w:author="Gonzalo Franetovic" w:date="2023-08-09T11:28:00Z">
        <w:r w:rsidRPr="002A599E" w:rsidDel="00A1288F">
          <w:rPr>
            <w:rPrChange w:id="46" w:author="Gonzalo Franetovic" w:date="2023-08-10T16:55:00Z">
              <w:rPr>
                <w:highlight w:val="yellow"/>
              </w:rPr>
            </w:rPrChange>
          </w:rPr>
          <w:delText>Interestingly</w:delText>
        </w:r>
      </w:del>
      <w:ins w:id="47" w:author="Gonzalo Franetovic" w:date="2023-08-09T11:28:00Z">
        <w:r w:rsidR="00A1288F" w:rsidRPr="002A599E">
          <w:rPr>
            <w:rPrChange w:id="48" w:author="Gonzalo Franetovic" w:date="2023-08-10T16:55:00Z">
              <w:rPr>
                <w:highlight w:val="lightGray"/>
              </w:rPr>
            </w:rPrChange>
          </w:rPr>
          <w:t>For instance</w:t>
        </w:r>
      </w:ins>
      <w:r w:rsidRPr="002A599E">
        <w:rPr>
          <w:rPrChange w:id="49" w:author="Gonzalo Franetovic" w:date="2023-08-10T16:55:00Z">
            <w:rPr>
              <w:highlight w:val="yellow"/>
            </w:rPr>
          </w:rPrChange>
        </w:rPr>
        <w:t xml:space="preserve">, </w:t>
      </w:r>
      <w:r w:rsidR="000D46FE" w:rsidRPr="002A599E">
        <w:rPr>
          <w:rPrChange w:id="50" w:author="Gonzalo Franetovic" w:date="2023-08-10T16:55:00Z">
            <w:rPr>
              <w:highlight w:val="yellow"/>
            </w:rPr>
          </w:rPrChange>
        </w:rPr>
        <w:t>scholars</w:t>
      </w:r>
      <w:r w:rsidRPr="002A599E">
        <w:rPr>
          <w:rPrChange w:id="51" w:author="Gonzalo Franetovic" w:date="2023-08-10T16:55:00Z">
            <w:rPr>
              <w:highlight w:val="yellow"/>
            </w:rPr>
          </w:rPrChange>
        </w:rPr>
        <w:t xml:space="preserve"> highlighted a paradox according to which legitimation of inequality is stronger in more unequal countries </w:t>
      </w:r>
      <w:r w:rsidRPr="002A599E">
        <w:fldChar w:fldCharType="begin"/>
      </w:r>
      <w:r w:rsidRPr="002A599E">
        <w:instrText>HYPERLINK "https://app.readcube.com/library/0a3c846c-7570-4913-bd72-3afd46468081/all?uuid=5619736767725445&amp;item_ids=0a3c846c-7570-4913-bd72-3afd46468081:43645f59-bc3b-48b3-a793-a551a57165bc" \h</w:instrText>
      </w:r>
      <w:r w:rsidRPr="002A599E">
        <w:rPr>
          <w:rPrChange w:id="52" w:author="Gonzalo Franetovic" w:date="2023-08-10T16:55:00Z">
            <w:rPr>
              <w:highlight w:val="lightGray"/>
            </w:rPr>
          </w:rPrChange>
        </w:rPr>
      </w:r>
      <w:r w:rsidRPr="002A599E">
        <w:rPr>
          <w:rPrChange w:id="53" w:author="Gonzalo Franetovic" w:date="2023-08-10T16:55:00Z">
            <w:rPr>
              <w:color w:val="000000"/>
              <w:highlight w:val="yellow"/>
            </w:rPr>
          </w:rPrChange>
        </w:rPr>
        <w:fldChar w:fldCharType="separate"/>
      </w:r>
      <w:r w:rsidRPr="002A599E">
        <w:rPr>
          <w:color w:val="000000"/>
          <w:rPrChange w:id="54" w:author="Gonzalo Franetovic" w:date="2023-08-10T16:55:00Z">
            <w:rPr>
              <w:color w:val="000000"/>
              <w:highlight w:val="yellow"/>
            </w:rPr>
          </w:rPrChange>
        </w:rPr>
        <w:t>(Castillo, 2011)</w:t>
      </w:r>
      <w:r w:rsidRPr="002A599E">
        <w:rPr>
          <w:color w:val="000000"/>
          <w:rPrChange w:id="55" w:author="Gonzalo Franetovic" w:date="2023-08-10T16:55:00Z">
            <w:rPr>
              <w:color w:val="000000"/>
              <w:highlight w:val="yellow"/>
            </w:rPr>
          </w:rPrChange>
        </w:rPr>
        <w:fldChar w:fldCharType="end"/>
      </w:r>
      <w:r w:rsidRPr="002A599E">
        <w:rPr>
          <w:rPrChange w:id="56" w:author="Gonzalo Franetovic" w:date="2023-08-10T16:55:00Z">
            <w:rPr>
              <w:highlight w:val="yellow"/>
            </w:rPr>
          </w:rPrChange>
        </w:rPr>
        <w:t xml:space="preserve"> where people express higher support for meritocratic beliefs </w:t>
      </w:r>
      <w:r w:rsidRPr="002A599E">
        <w:fldChar w:fldCharType="begin"/>
      </w:r>
      <w:r w:rsidRPr="002A599E">
        <w:instrText>HYPERLINK "https://app.readcube.com/library/8841a519-4b57-4192-9afd-0d3b615bff40/all?uuid=9672999758477103&amp;item_ids=8841a519-4b57-4192-9afd-0d3b615bff40:3bb0d41a-59ed-42d8-a80d-9438afbec138" \h</w:instrText>
      </w:r>
      <w:r w:rsidRPr="002A599E">
        <w:rPr>
          <w:rPrChange w:id="57" w:author="Gonzalo Franetovic" w:date="2023-08-10T16:55:00Z">
            <w:rPr>
              <w:highlight w:val="lightGray"/>
            </w:rPr>
          </w:rPrChange>
        </w:rPr>
      </w:r>
      <w:r w:rsidRPr="002A599E">
        <w:rPr>
          <w:rPrChange w:id="58" w:author="Gonzalo Franetovic" w:date="2023-08-10T16:55:00Z">
            <w:rPr>
              <w:color w:val="000000"/>
              <w:highlight w:val="yellow"/>
            </w:rPr>
          </w:rPrChange>
        </w:rPr>
        <w:fldChar w:fldCharType="separate"/>
      </w:r>
      <w:r w:rsidRPr="002A599E">
        <w:rPr>
          <w:color w:val="000000"/>
          <w:rPrChange w:id="59" w:author="Gonzalo Franetovic" w:date="2023-08-10T16:55:00Z">
            <w:rPr>
              <w:color w:val="000000"/>
              <w:highlight w:val="yellow"/>
            </w:rPr>
          </w:rPrChange>
        </w:rPr>
        <w:t>(</w:t>
      </w:r>
      <w:proofErr w:type="spellStart"/>
      <w:r w:rsidRPr="002A599E">
        <w:rPr>
          <w:color w:val="000000"/>
          <w:rPrChange w:id="60" w:author="Gonzalo Franetovic" w:date="2023-08-10T16:55:00Z">
            <w:rPr>
              <w:color w:val="000000"/>
              <w:highlight w:val="yellow"/>
            </w:rPr>
          </w:rPrChange>
        </w:rPr>
        <w:t>Mijs</w:t>
      </w:r>
      <w:proofErr w:type="spellEnd"/>
      <w:r w:rsidRPr="002A599E">
        <w:rPr>
          <w:color w:val="000000"/>
          <w:rPrChange w:id="61" w:author="Gonzalo Franetovic" w:date="2023-08-10T16:55:00Z">
            <w:rPr>
              <w:color w:val="000000"/>
              <w:highlight w:val="yellow"/>
            </w:rPr>
          </w:rPrChange>
        </w:rPr>
        <w:t>, 2019)</w:t>
      </w:r>
      <w:r w:rsidRPr="002A599E">
        <w:rPr>
          <w:color w:val="000000"/>
          <w:rPrChange w:id="62" w:author="Gonzalo Franetovic" w:date="2023-08-10T16:55:00Z">
            <w:rPr>
              <w:color w:val="000000"/>
              <w:highlight w:val="yellow"/>
            </w:rPr>
          </w:rPrChange>
        </w:rPr>
        <w:fldChar w:fldCharType="end"/>
      </w:r>
      <w:r w:rsidRPr="002A599E">
        <w:rPr>
          <w:rPrChange w:id="63" w:author="Gonzalo Franetovic" w:date="2023-08-10T16:55:00Z">
            <w:rPr>
              <w:highlight w:val="yellow"/>
            </w:rPr>
          </w:rPrChange>
        </w:rPr>
        <w:t xml:space="preserve">. </w:t>
      </w:r>
      <w:proofErr w:type="gramStart"/>
      <w:r w:rsidRPr="002A599E">
        <w:rPr>
          <w:rPrChange w:id="64" w:author="Gonzalo Franetovic" w:date="2023-08-10T16:55:00Z">
            <w:rPr>
              <w:highlight w:val="yellow"/>
            </w:rPr>
          </w:rPrChange>
        </w:rPr>
        <w:t>In particular</w:t>
      </w:r>
      <w:ins w:id="65" w:author="Gonzalo Franetovic" w:date="2023-08-08T18:47:00Z">
        <w:r w:rsidR="00F77C85" w:rsidRPr="002A599E">
          <w:t>, Chile</w:t>
        </w:r>
        <w:proofErr w:type="gramEnd"/>
        <w:r w:rsidR="00F77C85" w:rsidRPr="002A599E">
          <w:t xml:space="preserve"> is one of the countries with the highest inequality and income concentration in Latin America</w:t>
        </w:r>
      </w:ins>
      <w:ins w:id="66" w:author="Gonzalo Franetovic" w:date="2023-08-08T18:48:00Z">
        <w:r w:rsidR="00F77C85" w:rsidRPr="002A599E">
          <w:t xml:space="preserve"> </w:t>
        </w:r>
      </w:ins>
      <w:customXmlInsRangeStart w:id="67" w:author="Gonzalo Franetovic" w:date="2023-08-08T18:48:00Z"/>
      <w:sdt>
        <w:sdtPr>
          <w:rPr>
            <w:rPrChange w:id="68" w:author="Gonzalo Franetovic" w:date="2023-08-10T16:55:00Z">
              <w:rPr>
                <w:highlight w:val="yellow"/>
              </w:rPr>
            </w:rPrChange>
          </w:rPr>
          <w:alias w:val="SmartCite Citation"/>
          <w:tag w:val="0a3c846c-7570-4913-bd72-3afd46468081:ecc6797a-a7fb-4ec4-9456-13f89b312d3f+"/>
          <w:id w:val="906806076"/>
          <w:placeholder>
            <w:docPart w:val="DefaultPlaceholder_-1854013440"/>
          </w:placeholder>
        </w:sdtPr>
        <w:sdtContent>
          <w:customXmlInsRangeEnd w:id="67"/>
          <w:ins w:id="69" w:author="Gonzalo Franetovic" w:date="2023-08-10T16:49:00Z">
            <w:r w:rsidR="007B1472" w:rsidRPr="002A599E">
              <w:rPr>
                <w:color w:val="000000"/>
                <w:rPrChange w:id="70" w:author="Gonzalo Franetovic" w:date="2023-08-10T16:55:00Z">
                  <w:rPr/>
                </w:rPrChange>
              </w:rPr>
              <w:t>(UNDP, 2023)</w:t>
            </w:r>
          </w:ins>
          <w:customXmlInsRangeStart w:id="71" w:author="Gonzalo Franetovic" w:date="2023-08-08T18:48:00Z"/>
        </w:sdtContent>
      </w:sdt>
      <w:customXmlInsRangeEnd w:id="71"/>
      <w:del w:id="72" w:author="Gonzalo Franetovic" w:date="2023-08-08T18:47:00Z">
        <w:r w:rsidRPr="002A599E" w:rsidDel="00F77C85">
          <w:rPr>
            <w:rPrChange w:id="73" w:author="Gonzalo Franetovic" w:date="2023-08-10T16:55:00Z">
              <w:rPr>
                <w:highlight w:val="yellow"/>
              </w:rPr>
            </w:rPrChange>
          </w:rPr>
          <w:delText>, Chile is one of the most unequal countries in Latin America</w:delText>
        </w:r>
      </w:del>
      <w:ins w:id="74" w:author="Gonzalo Franetovic" w:date="2023-08-08T18:48:00Z">
        <w:r w:rsidR="00F77C85" w:rsidRPr="002A599E">
          <w:rPr>
            <w:rPrChange w:id="75" w:author="Gonzalo Franetovic" w:date="2023-08-10T16:55:00Z">
              <w:rPr>
                <w:highlight w:val="yellow"/>
              </w:rPr>
            </w:rPrChange>
          </w:rPr>
          <w:t xml:space="preserve">. </w:t>
        </w:r>
      </w:ins>
      <w:del w:id="76" w:author="Gonzalo Franetovic" w:date="2023-08-08T18:48:00Z">
        <w:r w:rsidRPr="002A599E" w:rsidDel="00F77C85">
          <w:rPr>
            <w:rPrChange w:id="77" w:author="Gonzalo Franetovic" w:date="2023-08-10T16:55:00Z">
              <w:rPr>
                <w:highlight w:val="yellow"/>
              </w:rPr>
            </w:rPrChange>
          </w:rPr>
          <w:delText xml:space="preserve"> </w:delText>
        </w:r>
        <w:r w:rsidRPr="002A599E" w:rsidDel="00F77C85">
          <w:fldChar w:fldCharType="begin"/>
        </w:r>
        <w:r w:rsidRPr="002A599E" w:rsidDel="00F77C85">
          <w:delInstrText>HYPERLINK "https://app.readcube.com/library/0a3c846c-7570-4913-bd72-3afd46468081/all?uuid=34871736551204024&amp;item_ids=0a3c846c-7570-4913-bd72-3afd46468081:4dec1e2f-b58b-4966-88d4-ef58733e8a40" \h</w:delInstrText>
        </w:r>
        <w:r w:rsidRPr="002A599E" w:rsidDel="00F77C85">
          <w:rPr>
            <w:rPrChange w:id="78" w:author="Gonzalo Franetovic" w:date="2023-08-10T16:55:00Z">
              <w:rPr>
                <w:highlight w:val="yellow"/>
              </w:rPr>
            </w:rPrChange>
          </w:rPr>
        </w:r>
        <w:r w:rsidRPr="002A599E" w:rsidDel="00F77C85">
          <w:rPr>
            <w:rPrChange w:id="79" w:author="Gonzalo Franetovic" w:date="2023-08-10T16:55:00Z">
              <w:rPr>
                <w:color w:val="000000"/>
                <w:highlight w:val="yellow"/>
              </w:rPr>
            </w:rPrChange>
          </w:rPr>
          <w:fldChar w:fldCharType="separate"/>
        </w:r>
      </w:del>
      <w:del w:id="80" w:author="Gonzalo Franetovic" w:date="2023-08-08T18:09:00Z">
        <w:r w:rsidRPr="002A599E" w:rsidDel="00431029">
          <w:rPr>
            <w:color w:val="000000"/>
            <w:rPrChange w:id="81" w:author="Gonzalo Franetovic" w:date="2023-08-10T16:55:00Z">
              <w:rPr>
                <w:color w:val="000000"/>
                <w:highlight w:val="yellow"/>
              </w:rPr>
            </w:rPrChange>
          </w:rPr>
          <w:delText>(Keeley, 2015)</w:delText>
        </w:r>
      </w:del>
      <w:del w:id="82" w:author="Gonzalo Franetovic" w:date="2023-08-08T18:48:00Z">
        <w:r w:rsidRPr="002A599E" w:rsidDel="00F77C85">
          <w:rPr>
            <w:color w:val="000000"/>
            <w:rPrChange w:id="83" w:author="Gonzalo Franetovic" w:date="2023-08-10T16:55:00Z">
              <w:rPr>
                <w:color w:val="000000"/>
                <w:highlight w:val="yellow"/>
              </w:rPr>
            </w:rPrChange>
          </w:rPr>
          <w:fldChar w:fldCharType="end"/>
        </w:r>
        <w:r w:rsidRPr="002A599E" w:rsidDel="00F77C85">
          <w:rPr>
            <w:rPrChange w:id="84" w:author="Gonzalo Franetovic" w:date="2023-08-10T16:55:00Z">
              <w:rPr>
                <w:highlight w:val="yellow"/>
              </w:rPr>
            </w:rPrChange>
          </w:rPr>
          <w:delText xml:space="preserve">. </w:delText>
        </w:r>
      </w:del>
      <w:r w:rsidRPr="002A599E">
        <w:rPr>
          <w:rPrChange w:id="85" w:author="Gonzalo Franetovic" w:date="2023-08-10T16:55:00Z">
            <w:rPr>
              <w:highlight w:val="yellow"/>
            </w:rPr>
          </w:rPrChange>
        </w:rPr>
        <w:t>This country is characterized by marked social segregation</w:t>
      </w:r>
      <w:ins w:id="86" w:author="Gonzalo Franetovic" w:date="2023-08-09T11:28:00Z">
        <w:r w:rsidR="00A1288F" w:rsidRPr="002A599E">
          <w:rPr>
            <w:rPrChange w:id="87" w:author="Gonzalo Franetovic" w:date="2023-08-10T16:55:00Z">
              <w:rPr>
                <w:highlight w:val="yellow"/>
              </w:rPr>
            </w:rPrChange>
          </w:rPr>
          <w:t xml:space="preserve"> patterns</w:t>
        </w:r>
      </w:ins>
      <w:r w:rsidRPr="002A599E">
        <w:rPr>
          <w:rPrChange w:id="88" w:author="Gonzalo Franetovic" w:date="2023-08-10T16:55:00Z">
            <w:rPr>
              <w:highlight w:val="yellow"/>
            </w:rPr>
          </w:rPrChange>
        </w:rPr>
        <w:t xml:space="preserve"> </w:t>
      </w:r>
      <w:customXmlInsRangeStart w:id="89" w:author="Gonzalo Franetovic" w:date="2023-08-08T09:57:00Z"/>
      <w:sdt>
        <w:sdtPr>
          <w:rPr>
            <w:rPrChange w:id="90" w:author="Gonzalo Franetovic" w:date="2023-08-10T16:55:00Z">
              <w:rPr>
                <w:highlight w:val="yellow"/>
              </w:rPr>
            </w:rPrChange>
          </w:rPr>
          <w:alias w:val="SmartCite Citation"/>
          <w:tag w:val="0a3c846c-7570-4913-bd72-3afd46468081:8215eb7a-7d54-4738-80a8-e86f7a28ab2c+"/>
          <w:id w:val="1520662622"/>
          <w:placeholder>
            <w:docPart w:val="DefaultPlaceholder_-1854013440"/>
          </w:placeholder>
        </w:sdtPr>
        <w:sdtContent>
          <w:customXmlInsRangeEnd w:id="89"/>
          <w:ins w:id="91" w:author="Gonzalo Franetovic" w:date="2023-08-10T16:49:00Z">
            <w:r w:rsidR="007B1472" w:rsidRPr="002A599E">
              <w:rPr>
                <w:color w:val="000000"/>
                <w:rPrChange w:id="92" w:author="Gonzalo Franetovic" w:date="2023-08-10T16:55:00Z">
                  <w:rPr/>
                </w:rPrChange>
              </w:rPr>
              <w:t>(</w:t>
            </w:r>
            <w:proofErr w:type="spellStart"/>
            <w:r w:rsidR="007B1472" w:rsidRPr="002A599E">
              <w:rPr>
                <w:color w:val="000000"/>
                <w:rPrChange w:id="93" w:author="Gonzalo Franetovic" w:date="2023-08-10T16:55:00Z">
                  <w:rPr/>
                </w:rPrChange>
              </w:rPr>
              <w:t>Bargsted</w:t>
            </w:r>
            <w:proofErr w:type="spellEnd"/>
            <w:r w:rsidR="007B1472" w:rsidRPr="002A599E">
              <w:rPr>
                <w:color w:val="000000"/>
                <w:rPrChange w:id="94" w:author="Gonzalo Franetovic" w:date="2023-08-10T16:55:00Z">
                  <w:rPr/>
                </w:rPrChange>
              </w:rPr>
              <w:t xml:space="preserve"> et al., 2020)</w:t>
            </w:r>
          </w:ins>
          <w:customXmlInsRangeStart w:id="95" w:author="Gonzalo Franetovic" w:date="2023-08-08T09:57:00Z"/>
        </w:sdtContent>
      </w:sdt>
      <w:customXmlInsRangeEnd w:id="95"/>
      <w:del w:id="96" w:author="Gonzalo Franetovic" w:date="2023-08-08T09:57:00Z">
        <w:r w:rsidRPr="002A599E" w:rsidDel="00801BE1">
          <w:rPr>
            <w:rPrChange w:id="97" w:author="Gonzalo Franetovic" w:date="2023-08-10T16:55:00Z">
              <w:rPr>
                <w:highlight w:val="yellow"/>
              </w:rPr>
            </w:rPrChange>
          </w:rPr>
          <w:delText>()</w:delText>
        </w:r>
      </w:del>
      <w:r w:rsidRPr="002A599E">
        <w:rPr>
          <w:rPrChange w:id="98" w:author="Gonzalo Franetovic" w:date="2023-08-10T16:55:00Z">
            <w:rPr>
              <w:highlight w:val="yellow"/>
            </w:rPr>
          </w:rPrChange>
        </w:rPr>
        <w:t xml:space="preserve">, high mobility barriers between the elite and the rest of the population </w:t>
      </w:r>
      <w:customXmlInsRangeStart w:id="99" w:author="Gonzalo Franetovic" w:date="2023-08-08T09:55:00Z"/>
      <w:sdt>
        <w:sdtPr>
          <w:rPr>
            <w:rPrChange w:id="100" w:author="Gonzalo Franetovic" w:date="2023-08-10T16:55:00Z">
              <w:rPr>
                <w:highlight w:val="yellow"/>
              </w:rPr>
            </w:rPrChange>
          </w:rPr>
          <w:alias w:val="SmartCite Citation"/>
          <w:tag w:val="0a3c846c-7570-4913-bd72-3afd46468081:120f6e5e-437e-42ab-8c32-6414a2980db3+"/>
          <w:id w:val="-359122526"/>
          <w:placeholder>
            <w:docPart w:val="DefaultPlaceholder_-1854013440"/>
          </w:placeholder>
        </w:sdtPr>
        <w:sdtContent>
          <w:customXmlInsRangeEnd w:id="99"/>
          <w:ins w:id="101" w:author="Gonzalo Franetovic" w:date="2023-08-10T16:49:00Z">
            <w:r w:rsidR="007B1472" w:rsidRPr="002A599E">
              <w:rPr>
                <w:color w:val="000000"/>
                <w:rPrChange w:id="102" w:author="Gonzalo Franetovic" w:date="2023-08-10T16:55:00Z">
                  <w:rPr/>
                </w:rPrChange>
              </w:rPr>
              <w:t>(</w:t>
            </w:r>
            <w:proofErr w:type="spellStart"/>
            <w:r w:rsidR="007B1472" w:rsidRPr="002A599E">
              <w:rPr>
                <w:color w:val="000000"/>
                <w:rPrChange w:id="103" w:author="Gonzalo Franetovic" w:date="2023-08-10T16:55:00Z">
                  <w:rPr/>
                </w:rPrChange>
              </w:rPr>
              <w:t>Torche</w:t>
            </w:r>
            <w:proofErr w:type="spellEnd"/>
            <w:r w:rsidR="007B1472" w:rsidRPr="002A599E">
              <w:rPr>
                <w:color w:val="000000"/>
                <w:rPrChange w:id="104" w:author="Gonzalo Franetovic" w:date="2023-08-10T16:55:00Z">
                  <w:rPr/>
                </w:rPrChange>
              </w:rPr>
              <w:t>, 2005)</w:t>
            </w:r>
          </w:ins>
          <w:customXmlInsRangeStart w:id="105" w:author="Gonzalo Franetovic" w:date="2023-08-08T09:55:00Z"/>
        </w:sdtContent>
      </w:sdt>
      <w:customXmlInsRangeEnd w:id="105"/>
      <w:del w:id="106" w:author="Gonzalo Franetovic" w:date="2023-08-08T09:55:00Z">
        <w:r w:rsidRPr="002A599E" w:rsidDel="00EE271C">
          <w:rPr>
            <w:rPrChange w:id="107" w:author="Gonzalo Franetovic" w:date="2023-08-10T16:55:00Z">
              <w:rPr>
                <w:highlight w:val="yellow"/>
              </w:rPr>
            </w:rPrChange>
          </w:rPr>
          <w:delText>()</w:delText>
        </w:r>
      </w:del>
      <w:r w:rsidRPr="002A599E">
        <w:rPr>
          <w:rPrChange w:id="108" w:author="Gonzalo Franetovic" w:date="2023-08-10T16:55:00Z">
            <w:rPr>
              <w:highlight w:val="yellow"/>
            </w:rPr>
          </w:rPrChange>
        </w:rPr>
        <w:t>, and a liberal</w:t>
      </w:r>
      <w:ins w:id="109" w:author="Gonzalo Franetovic" w:date="2023-08-08T10:12:00Z">
        <w:r w:rsidR="001E4946" w:rsidRPr="002A599E">
          <w:rPr>
            <w:rPrChange w:id="110" w:author="Gonzalo Franetovic" w:date="2023-08-10T16:55:00Z">
              <w:rPr>
                <w:highlight w:val="yellow"/>
              </w:rPr>
            </w:rPrChange>
          </w:rPr>
          <w:t>-</w:t>
        </w:r>
        <w:proofErr w:type="spellStart"/>
        <w:r w:rsidR="001E4946" w:rsidRPr="002A599E">
          <w:rPr>
            <w:rPrChange w:id="111" w:author="Gonzalo Franetovic" w:date="2023-08-10T16:55:00Z">
              <w:rPr>
                <w:highlight w:val="yellow"/>
              </w:rPr>
            </w:rPrChange>
          </w:rPr>
          <w:t>productivist</w:t>
        </w:r>
      </w:ins>
      <w:proofErr w:type="spellEnd"/>
      <w:r w:rsidRPr="002A599E">
        <w:rPr>
          <w:rPrChange w:id="112" w:author="Gonzalo Franetovic" w:date="2023-08-10T16:55:00Z">
            <w:rPr>
              <w:highlight w:val="yellow"/>
            </w:rPr>
          </w:rPrChange>
        </w:rPr>
        <w:t xml:space="preserve"> welfare </w:t>
      </w:r>
      <w:del w:id="113" w:author="Gonzalo Franetovic" w:date="2023-08-08T18:43:00Z">
        <w:r w:rsidRPr="002A599E" w:rsidDel="00F77C85">
          <w:rPr>
            <w:rPrChange w:id="114" w:author="Gonzalo Franetovic" w:date="2023-08-10T16:55:00Z">
              <w:rPr>
                <w:highlight w:val="yellow"/>
              </w:rPr>
            </w:rPrChange>
          </w:rPr>
          <w:delText>state system</w:delText>
        </w:r>
      </w:del>
      <w:ins w:id="115" w:author="Gonzalo Franetovic" w:date="2023-08-08T18:43:00Z">
        <w:r w:rsidR="00F77C85" w:rsidRPr="002A599E">
          <w:rPr>
            <w:rPrChange w:id="116" w:author="Gonzalo Franetovic" w:date="2023-08-10T16:55:00Z">
              <w:rPr>
                <w:highlight w:val="yellow"/>
              </w:rPr>
            </w:rPrChange>
          </w:rPr>
          <w:t>regime</w:t>
        </w:r>
      </w:ins>
      <w:ins w:id="117" w:author="Gonzalo Franetovic" w:date="2023-08-08T18:45:00Z">
        <w:r w:rsidR="00F77C85" w:rsidRPr="002A599E">
          <w:rPr>
            <w:rPrChange w:id="118" w:author="Gonzalo Franetovic" w:date="2023-08-10T16:55:00Z">
              <w:rPr>
                <w:highlight w:val="yellow"/>
              </w:rPr>
            </w:rPrChange>
          </w:rPr>
          <w:t xml:space="preserve">, with strong divisions </w:t>
        </w:r>
      </w:ins>
      <w:ins w:id="119" w:author="Gonzalo Franetovic" w:date="2023-08-08T18:46:00Z">
        <w:r w:rsidR="00F77C85" w:rsidRPr="002A599E">
          <w:t xml:space="preserve">between state- and market-dependent </w:t>
        </w:r>
        <w:r w:rsidR="00F77C85" w:rsidRPr="002A599E">
          <w:rPr>
            <w:rPrChange w:id="120" w:author="Gonzalo Franetovic" w:date="2023-08-10T16:55:00Z">
              <w:rPr>
                <w:highlight w:val="yellow"/>
              </w:rPr>
            </w:rPrChange>
          </w:rPr>
          <w:t>citizens</w:t>
        </w:r>
      </w:ins>
      <w:ins w:id="121" w:author="Gonzalo Franetovic" w:date="2023-08-08T16:45:00Z">
        <w:r w:rsidR="00761EB2" w:rsidRPr="002A599E">
          <w:rPr>
            <w:rPrChange w:id="122" w:author="Gonzalo Franetovic" w:date="2023-08-10T16:55:00Z">
              <w:rPr>
                <w:highlight w:val="yellow"/>
              </w:rPr>
            </w:rPrChange>
          </w:rPr>
          <w:t xml:space="preserve"> </w:t>
        </w:r>
      </w:ins>
      <w:customXmlInsRangeStart w:id="123" w:author="Gonzalo Franetovic" w:date="2023-08-08T16:48:00Z"/>
      <w:sdt>
        <w:sdtPr>
          <w:rPr>
            <w:rPrChange w:id="124" w:author="Gonzalo Franetovic" w:date="2023-08-10T16:55:00Z">
              <w:rPr>
                <w:highlight w:val="yellow"/>
              </w:rPr>
            </w:rPrChange>
          </w:rPr>
          <w:alias w:val="SmartCite Citation"/>
          <w:tag w:val="0a3c846c-7570-4913-bd72-3afd46468081:8642e969-b3b6-4f92-bf6a-1ede79b353c1+"/>
          <w:id w:val="-737929395"/>
          <w:placeholder>
            <w:docPart w:val="DefaultPlaceholder_-1854013440"/>
          </w:placeholder>
        </w:sdtPr>
        <w:sdtContent>
          <w:customXmlInsRangeEnd w:id="123"/>
          <w:ins w:id="125" w:author="Gonzalo Franetovic" w:date="2023-08-10T16:49:00Z">
            <w:r w:rsidR="007B1472" w:rsidRPr="002A599E">
              <w:rPr>
                <w:color w:val="000000"/>
                <w:rPrChange w:id="126" w:author="Gonzalo Franetovic" w:date="2023-08-10T16:55:00Z">
                  <w:rPr/>
                </w:rPrChange>
              </w:rPr>
              <w:t>(Martínez Franzoni, 2008)</w:t>
            </w:r>
          </w:ins>
          <w:customXmlInsRangeStart w:id="127" w:author="Gonzalo Franetovic" w:date="2023-08-08T16:48:00Z"/>
        </w:sdtContent>
      </w:sdt>
      <w:customXmlInsRangeEnd w:id="127"/>
      <w:ins w:id="128" w:author="Gonzalo Franetovic" w:date="2023-08-08T18:46:00Z">
        <w:r w:rsidR="00F77C85" w:rsidRPr="002A599E">
          <w:rPr>
            <w:rPrChange w:id="129" w:author="Gonzalo Franetovic" w:date="2023-08-10T16:55:00Z">
              <w:rPr>
                <w:highlight w:val="yellow"/>
              </w:rPr>
            </w:rPrChange>
          </w:rPr>
          <w:t xml:space="preserve">. </w:t>
        </w:r>
      </w:ins>
      <w:del w:id="130" w:author="Gonzalo Franetovic" w:date="2023-08-08T18:46:00Z">
        <w:r w:rsidRPr="002A599E" w:rsidDel="00F77C85">
          <w:rPr>
            <w:rPrChange w:id="131" w:author="Gonzalo Franetovic" w:date="2023-08-10T16:55:00Z">
              <w:rPr>
                <w:highlight w:val="yellow"/>
              </w:rPr>
            </w:rPrChange>
          </w:rPr>
          <w:delText xml:space="preserve">, where the commodification of social rights produced drastic effects on resource allocation </w:delText>
        </w:r>
      </w:del>
      <w:del w:id="132" w:author="Gonzalo Franetovic" w:date="2023-08-08T16:48:00Z">
        <w:r w:rsidRPr="002A599E" w:rsidDel="00761EB2">
          <w:rPr>
            <w:rPrChange w:id="133" w:author="Gonzalo Franetovic" w:date="2023-08-10T16:55:00Z">
              <w:rPr>
                <w:highlight w:val="yellow"/>
              </w:rPr>
            </w:rPrChange>
          </w:rPr>
          <w:delText>()</w:delText>
        </w:r>
      </w:del>
      <w:del w:id="134" w:author="Gonzalo Franetovic" w:date="2023-08-08T18:46:00Z">
        <w:r w:rsidRPr="002A599E" w:rsidDel="00F77C85">
          <w:rPr>
            <w:rPrChange w:id="135" w:author="Gonzalo Franetovic" w:date="2023-08-10T16:55:00Z">
              <w:rPr>
                <w:highlight w:val="yellow"/>
              </w:rPr>
            </w:rPrChange>
          </w:rPr>
          <w:delText xml:space="preserve">. </w:delText>
        </w:r>
      </w:del>
      <w:r w:rsidRPr="002A599E">
        <w:rPr>
          <w:rPrChange w:id="136" w:author="Gonzalo Franetovic" w:date="2023-08-10T16:55:00Z">
            <w:rPr>
              <w:highlight w:val="yellow"/>
            </w:rPr>
          </w:rPrChange>
        </w:rPr>
        <w:t xml:space="preserve">These factors make Chile a relevant case study, </w:t>
      </w:r>
      <w:ins w:id="137" w:author="Gonzalo Franetovic" w:date="2023-08-10T10:06:00Z">
        <w:r w:rsidR="00F9323C" w:rsidRPr="002A599E">
          <w:t xml:space="preserve">calling for </w:t>
        </w:r>
      </w:ins>
      <w:del w:id="138" w:author="Gonzalo Franetovic" w:date="2023-08-10T10:06:00Z">
        <w:r w:rsidRPr="002A599E" w:rsidDel="00F9323C">
          <w:rPr>
            <w:rPrChange w:id="139" w:author="Gonzalo Franetovic" w:date="2023-08-10T16:55:00Z">
              <w:rPr>
                <w:highlight w:val="yellow"/>
              </w:rPr>
            </w:rPrChange>
          </w:rPr>
          <w:delText xml:space="preserve">requiring </w:delText>
        </w:r>
      </w:del>
      <w:r w:rsidR="000D46FE" w:rsidRPr="002A599E">
        <w:rPr>
          <w:rPrChange w:id="140" w:author="Gonzalo Franetovic" w:date="2023-08-10T16:55:00Z">
            <w:rPr>
              <w:highlight w:val="yellow"/>
            </w:rPr>
          </w:rPrChange>
        </w:rPr>
        <w:t>the investigation of</w:t>
      </w:r>
      <w:r w:rsidRPr="002A599E">
        <w:rPr>
          <w:rPrChange w:id="141" w:author="Gonzalo Franetovic" w:date="2023-08-10T16:55:00Z">
            <w:rPr>
              <w:highlight w:val="yellow"/>
            </w:rPr>
          </w:rPrChange>
        </w:rPr>
        <w:t xml:space="preserve"> how people understand inequality</w:t>
      </w:r>
      <w:r w:rsidR="000D46FE" w:rsidRPr="002A599E">
        <w:rPr>
          <w:rPrChange w:id="142" w:author="Gonzalo Franetovic" w:date="2023-08-10T16:55:00Z">
            <w:rPr>
              <w:highlight w:val="yellow"/>
            </w:rPr>
          </w:rPrChange>
        </w:rPr>
        <w:t>,</w:t>
      </w:r>
      <w:r w:rsidRPr="002A599E">
        <w:rPr>
          <w:rPrChange w:id="143" w:author="Gonzalo Franetovic" w:date="2023-08-10T16:55:00Z">
            <w:rPr>
              <w:highlight w:val="yellow"/>
            </w:rPr>
          </w:rPrChange>
        </w:rPr>
        <w:t xml:space="preserve"> since their support is required to maintain an unequal social order. </w:t>
      </w:r>
    </w:p>
    <w:p w14:paraId="4A327415" w14:textId="1B0162C2" w:rsidR="00A1288F" w:rsidRPr="002A599E" w:rsidRDefault="000D46FE" w:rsidP="006E40FF">
      <w:pPr>
        <w:rPr>
          <w:ins w:id="144" w:author="Gonzalo Franetovic" w:date="2023-08-09T11:34:00Z"/>
          <w:rPrChange w:id="145" w:author="Gonzalo Franetovic" w:date="2023-08-10T16:55:00Z">
            <w:rPr>
              <w:ins w:id="146" w:author="Gonzalo Franetovic" w:date="2023-08-09T11:34:00Z"/>
              <w:highlight w:val="yellow"/>
            </w:rPr>
          </w:rPrChange>
        </w:rPr>
      </w:pPr>
      <w:r w:rsidRPr="002A599E">
        <w:rPr>
          <w:rPrChange w:id="147" w:author="Gonzalo Franetovic" w:date="2023-08-10T16:55:00Z">
            <w:rPr>
              <w:highlight w:val="yellow"/>
            </w:rPr>
          </w:rPrChange>
        </w:rPr>
        <w:t xml:space="preserve">Attitudes towards inequality are a multidimensional concept comprising perceptions, beliefs, and judgments on the distribution of resources within a society </w:t>
      </w:r>
      <w:r w:rsidR="00000000" w:rsidRPr="002A599E">
        <w:fldChar w:fldCharType="begin"/>
      </w:r>
      <w:r w:rsidR="00000000" w:rsidRPr="002A599E">
        <w:instrText>HYPERLINK "https://app.readcube.com/library/0a3c846c-7570-4913-bd72-3afd46468081/all?uuid=6919719111130185&amp;item_ids=0a3c846c-7570-4913-bd72-3afd46468081:a5fe0957-21b3-4f66-991b-a1b55320ca5a" \h</w:instrText>
      </w:r>
      <w:r w:rsidR="00000000" w:rsidRPr="002A599E">
        <w:fldChar w:fldCharType="separate"/>
      </w:r>
      <w:r w:rsidRPr="002A599E">
        <w:rPr>
          <w:color w:val="000000"/>
          <w:rPrChange w:id="148" w:author="Gonzalo Franetovic" w:date="2023-08-10T16:55:00Z">
            <w:rPr>
              <w:color w:val="000000"/>
              <w:highlight w:val="yellow"/>
            </w:rPr>
          </w:rPrChange>
        </w:rPr>
        <w:t>(Janmaat, 2013)</w:t>
      </w:r>
      <w:r w:rsidR="00000000" w:rsidRPr="002A599E">
        <w:rPr>
          <w:color w:val="000000"/>
          <w:rPrChange w:id="149" w:author="Gonzalo Franetovic" w:date="2023-08-10T16:55:00Z">
            <w:rPr>
              <w:color w:val="000000"/>
              <w:highlight w:val="yellow"/>
            </w:rPr>
          </w:rPrChange>
        </w:rPr>
        <w:fldChar w:fldCharType="end"/>
      </w:r>
      <w:r w:rsidRPr="002A599E">
        <w:rPr>
          <w:rPrChange w:id="150" w:author="Gonzalo Franetovic" w:date="2023-08-10T16:55:00Z">
            <w:rPr>
              <w:highlight w:val="yellow"/>
            </w:rPr>
          </w:rPrChange>
        </w:rPr>
        <w:t xml:space="preserve">. </w:t>
      </w:r>
      <w:r w:rsidR="00E30C0E" w:rsidRPr="002A599E">
        <w:rPr>
          <w:rPrChange w:id="151" w:author="Gonzalo Franetovic" w:date="2023-08-10T16:55:00Z">
            <w:rPr>
              <w:highlight w:val="yellow"/>
            </w:rPr>
          </w:rPrChange>
        </w:rPr>
        <w:t xml:space="preserve">These topics have received copious empirical attention. Scholars have shown that these attitudes are socially patterned according to the individual position across the social structure </w:t>
      </w:r>
      <w:customXmlInsRangeStart w:id="152" w:author="Gonzalo Franetovic" w:date="2023-08-07T19:02:00Z"/>
      <w:sdt>
        <w:sdtPr>
          <w:rPr>
            <w:rPrChange w:id="153" w:author="Gonzalo Franetovic" w:date="2023-08-10T16:55:00Z">
              <w:rPr>
                <w:highlight w:val="yellow"/>
              </w:rPr>
            </w:rPrChange>
          </w:rPr>
          <w:alias w:val="SmartCite Citation"/>
          <w:tag w:val="0a3c846c-7570-4913-bd72-3afd46468081:2cc04218-4b65-4307-8d54-dcf391d63e15+"/>
          <w:id w:val="1097439730"/>
          <w:placeholder>
            <w:docPart w:val="DefaultPlaceholder_-1854013440"/>
          </w:placeholder>
        </w:sdtPr>
        <w:sdtContent>
          <w:customXmlInsRangeEnd w:id="152"/>
          <w:ins w:id="154" w:author="Gonzalo Franetovic" w:date="2023-08-10T16:49:00Z">
            <w:r w:rsidR="007B1472" w:rsidRPr="002A599E">
              <w:rPr>
                <w:color w:val="000000"/>
                <w:rPrChange w:id="155" w:author="Gonzalo Franetovic" w:date="2023-08-10T16:55:00Z">
                  <w:rPr/>
                </w:rPrChange>
              </w:rPr>
              <w:t>(Lindh &amp; McCall, 2020)</w:t>
            </w:r>
          </w:ins>
          <w:customXmlInsRangeStart w:id="156" w:author="Gonzalo Franetovic" w:date="2023-08-07T19:02:00Z"/>
        </w:sdtContent>
      </w:sdt>
      <w:customXmlInsRangeEnd w:id="156"/>
      <w:del w:id="157" w:author="Gonzalo Franetovic" w:date="2023-08-07T18:54:00Z">
        <w:r w:rsidR="00E30C0E" w:rsidRPr="002A599E" w:rsidDel="0064038C">
          <w:rPr>
            <w:rPrChange w:id="158" w:author="Gonzalo Franetovic" w:date="2023-08-10T16:55:00Z">
              <w:rPr>
                <w:highlight w:val="yellow"/>
              </w:rPr>
            </w:rPrChange>
          </w:rPr>
          <w:delText>(Arvid Lindh1 and Leslie McCall)</w:delText>
        </w:r>
      </w:del>
      <w:ins w:id="159" w:author="Gonzalo Franetovic" w:date="2023-08-09T11:30:00Z">
        <w:r w:rsidR="00A1288F" w:rsidRPr="002A599E">
          <w:rPr>
            <w:rPrChange w:id="160" w:author="Gonzalo Franetovic" w:date="2023-08-10T16:55:00Z">
              <w:rPr>
                <w:highlight w:val="yellow"/>
              </w:rPr>
            </w:rPrChange>
          </w:rPr>
          <w:t xml:space="preserve"> and that these </w:t>
        </w:r>
      </w:ins>
      <w:ins w:id="161" w:author="Gonzalo Franetovic" w:date="2023-08-09T11:32:00Z">
        <w:r w:rsidR="00A1288F" w:rsidRPr="002A599E">
          <w:rPr>
            <w:rPrChange w:id="162" w:author="Gonzalo Franetovic" w:date="2023-08-10T16:55:00Z">
              <w:rPr>
                <w:highlight w:val="yellow"/>
              </w:rPr>
            </w:rPrChange>
          </w:rPr>
          <w:t>trends</w:t>
        </w:r>
      </w:ins>
      <w:ins w:id="163" w:author="Gonzalo Franetovic" w:date="2023-08-09T11:30:00Z">
        <w:r w:rsidR="00A1288F" w:rsidRPr="002A599E">
          <w:rPr>
            <w:rPrChange w:id="164" w:author="Gonzalo Franetovic" w:date="2023-08-10T16:55:00Z">
              <w:rPr>
                <w:highlight w:val="yellow"/>
              </w:rPr>
            </w:rPrChange>
          </w:rPr>
          <w:t xml:space="preserve"> are</w:t>
        </w:r>
      </w:ins>
      <w:del w:id="165" w:author="Gonzalo Franetovic" w:date="2023-08-09T11:30:00Z">
        <w:r w:rsidR="00E30C0E" w:rsidRPr="002A599E" w:rsidDel="00A1288F">
          <w:rPr>
            <w:rPrChange w:id="166" w:author="Gonzalo Franetovic" w:date="2023-08-10T16:55:00Z">
              <w:rPr>
                <w:highlight w:val="yellow"/>
              </w:rPr>
            </w:rPrChange>
          </w:rPr>
          <w:delText>. Yet, the relationship between objective social position and attitudes towards inequality has been shown to be</w:delText>
        </w:r>
      </w:del>
      <w:r w:rsidR="00E30C0E" w:rsidRPr="002A599E">
        <w:rPr>
          <w:rPrChange w:id="167" w:author="Gonzalo Franetovic" w:date="2023-08-10T16:55:00Z">
            <w:rPr>
              <w:highlight w:val="yellow"/>
            </w:rPr>
          </w:rPrChange>
        </w:rPr>
        <w:t xml:space="preserve"> moderated by</w:t>
      </w:r>
      <w:ins w:id="168" w:author="Gonzalo Franetovic" w:date="2023-08-09T11:30:00Z">
        <w:r w:rsidR="00A1288F" w:rsidRPr="002A599E">
          <w:rPr>
            <w:rPrChange w:id="169" w:author="Gonzalo Franetovic" w:date="2023-08-10T16:55:00Z">
              <w:rPr>
                <w:highlight w:val="lightGray"/>
              </w:rPr>
            </w:rPrChange>
          </w:rPr>
          <w:t xml:space="preserve"> intersubjective </w:t>
        </w:r>
      </w:ins>
      <w:ins w:id="170" w:author="Gonzalo Franetovic" w:date="2023-08-09T11:33:00Z">
        <w:r w:rsidR="00A1288F" w:rsidRPr="002A599E">
          <w:rPr>
            <w:rPrChange w:id="171" w:author="Gonzalo Franetovic" w:date="2023-08-10T16:55:00Z">
              <w:rPr>
                <w:highlight w:val="lightGray"/>
              </w:rPr>
            </w:rPrChange>
          </w:rPr>
          <w:t>issues</w:t>
        </w:r>
      </w:ins>
      <w:ins w:id="172" w:author="Gonzalo Franetovic" w:date="2023-08-09T11:31:00Z">
        <w:r w:rsidR="00A1288F" w:rsidRPr="002A599E">
          <w:rPr>
            <w:rPrChange w:id="173" w:author="Gonzalo Franetovic" w:date="2023-08-10T16:55:00Z">
              <w:rPr>
                <w:highlight w:val="lightGray"/>
              </w:rPr>
            </w:rPrChange>
          </w:rPr>
          <w:t>, such as</w:t>
        </w:r>
      </w:ins>
      <w:r w:rsidR="00E30C0E" w:rsidRPr="002A599E">
        <w:rPr>
          <w:rPrChange w:id="174" w:author="Gonzalo Franetovic" w:date="2023-08-10T16:55:00Z">
            <w:rPr>
              <w:highlight w:val="yellow"/>
            </w:rPr>
          </w:rPrChange>
        </w:rPr>
        <w:t xml:space="preserve"> personal social networks </w:t>
      </w:r>
      <w:del w:id="175" w:author="Gonzalo Franetovic" w:date="2023-08-07T18:53:00Z">
        <w:r w:rsidR="00E30C0E" w:rsidRPr="002A599E" w:rsidDel="0064038C">
          <w:rPr>
            <w:rPrChange w:id="176" w:author="Gonzalo Franetovic" w:date="2023-08-10T16:55:00Z">
              <w:rPr>
                <w:highlight w:val="yellow"/>
              </w:rPr>
            </w:rPrChange>
          </w:rPr>
          <w:delText>(</w:delText>
        </w:r>
      </w:del>
      <w:customXmlInsRangeStart w:id="177" w:author="Gonzalo Franetovic" w:date="2023-08-07T18:53:00Z"/>
      <w:sdt>
        <w:sdtPr>
          <w:rPr>
            <w:rPrChange w:id="178" w:author="Gonzalo Franetovic" w:date="2023-08-10T16:55:00Z">
              <w:rPr>
                <w:highlight w:val="lightGray"/>
              </w:rPr>
            </w:rPrChange>
          </w:rPr>
          <w:alias w:val="SmartCite Citation"/>
          <w:tag w:val="0a3c846c-7570-4913-bd72-3afd46468081:321be0d4-5782-496f-99a4-10cd57b07025+"/>
          <w:id w:val="340212907"/>
          <w:placeholder>
            <w:docPart w:val="DefaultPlaceholder_-1854013440"/>
          </w:placeholder>
        </w:sdtPr>
        <w:sdtContent>
          <w:customXmlInsRangeEnd w:id="177"/>
          <w:ins w:id="179" w:author="Gonzalo Franetovic" w:date="2023-08-10T16:49:00Z">
            <w:r w:rsidR="007B1472" w:rsidRPr="002A599E">
              <w:rPr>
                <w:color w:val="000000"/>
                <w:rPrChange w:id="180" w:author="Gonzalo Franetovic" w:date="2023-08-10T16:55:00Z">
                  <w:rPr/>
                </w:rPrChange>
              </w:rPr>
              <w:t>(Lindh et al., 2021)</w:t>
            </w:r>
          </w:ins>
          <w:customXmlInsRangeStart w:id="181" w:author="Gonzalo Franetovic" w:date="2023-08-07T18:53:00Z"/>
        </w:sdtContent>
      </w:sdt>
      <w:customXmlInsRangeEnd w:id="181"/>
      <w:del w:id="182" w:author="Gonzalo Franetovic" w:date="2023-08-07T18:53:00Z">
        <w:r w:rsidR="00E30C0E" w:rsidRPr="002A599E" w:rsidDel="0064038C">
          <w:rPr>
            <w:rPrChange w:id="183" w:author="Gonzalo Franetovic" w:date="2023-08-10T16:55:00Z">
              <w:rPr>
                <w:highlight w:val="yellow"/>
              </w:rPr>
            </w:rPrChange>
          </w:rPr>
          <w:delText>MISSING LINK)</w:delText>
        </w:r>
      </w:del>
      <w:r w:rsidR="00E30C0E" w:rsidRPr="002A599E">
        <w:rPr>
          <w:rPrChange w:id="184" w:author="Gonzalo Franetovic" w:date="2023-08-10T16:55:00Z">
            <w:rPr>
              <w:highlight w:val="yellow"/>
            </w:rPr>
          </w:rPrChange>
        </w:rPr>
        <w:t xml:space="preserve">. </w:t>
      </w:r>
      <w:r w:rsidR="002430A2" w:rsidRPr="002A599E">
        <w:rPr>
          <w:rPrChange w:id="185" w:author="Gonzalo Franetovic" w:date="2023-08-10T16:55:00Z">
            <w:rPr>
              <w:highlight w:val="yellow"/>
            </w:rPr>
          </w:rPrChange>
        </w:rPr>
        <w:t xml:space="preserve">Moreover, subjective evaluations </w:t>
      </w:r>
      <w:r w:rsidR="00233890" w:rsidRPr="002A599E">
        <w:rPr>
          <w:rPrChange w:id="186" w:author="Gonzalo Franetovic" w:date="2023-08-10T16:55:00Z">
            <w:rPr>
              <w:highlight w:val="yellow"/>
            </w:rPr>
          </w:rPrChange>
        </w:rPr>
        <w:t>of</w:t>
      </w:r>
      <w:r w:rsidR="002430A2" w:rsidRPr="002A599E">
        <w:rPr>
          <w:rPrChange w:id="187" w:author="Gonzalo Franetovic" w:date="2023-08-10T16:55:00Z">
            <w:rPr>
              <w:highlight w:val="yellow"/>
            </w:rPr>
          </w:rPrChange>
        </w:rPr>
        <w:t xml:space="preserve"> redistribution, taxation</w:t>
      </w:r>
      <w:r w:rsidR="00233890" w:rsidRPr="002A599E">
        <w:rPr>
          <w:rPrChange w:id="188" w:author="Gonzalo Franetovic" w:date="2023-08-10T16:55:00Z">
            <w:rPr>
              <w:highlight w:val="yellow"/>
            </w:rPr>
          </w:rPrChange>
        </w:rPr>
        <w:t>,</w:t>
      </w:r>
      <w:r w:rsidR="002430A2" w:rsidRPr="002A599E">
        <w:rPr>
          <w:rPrChange w:id="189" w:author="Gonzalo Franetovic" w:date="2023-08-10T16:55:00Z">
            <w:rPr>
              <w:highlight w:val="yellow"/>
            </w:rPr>
          </w:rPrChange>
        </w:rPr>
        <w:t xml:space="preserve"> and wages, are essential to comprehend how people understand </w:t>
      </w:r>
      <w:r w:rsidR="00E30C0E" w:rsidRPr="002A599E">
        <w:rPr>
          <w:rPrChange w:id="190" w:author="Gonzalo Franetovic" w:date="2023-08-10T16:55:00Z">
            <w:rPr>
              <w:highlight w:val="yellow"/>
            </w:rPr>
          </w:rPrChange>
        </w:rPr>
        <w:t>inequality</w:t>
      </w:r>
      <w:r w:rsidR="002430A2" w:rsidRPr="002A599E">
        <w:rPr>
          <w:rPrChange w:id="191" w:author="Gonzalo Franetovic" w:date="2023-08-10T16:55:00Z">
            <w:rPr>
              <w:highlight w:val="yellow"/>
            </w:rPr>
          </w:rPrChange>
        </w:rPr>
        <w:t xml:space="preserve">. Indeed, beliefs about redistribution are closely related to people's perceptions of </w:t>
      </w:r>
      <w:r w:rsidR="00E30C0E" w:rsidRPr="002A599E">
        <w:rPr>
          <w:rPrChange w:id="192" w:author="Gonzalo Franetovic" w:date="2023-08-10T16:55:00Z">
            <w:rPr>
              <w:highlight w:val="yellow"/>
            </w:rPr>
          </w:rPrChange>
        </w:rPr>
        <w:t>social disparities</w:t>
      </w:r>
      <w:r w:rsidR="002430A2" w:rsidRPr="002A599E">
        <w:rPr>
          <w:rPrChange w:id="193" w:author="Gonzalo Franetovic" w:date="2023-08-10T16:55:00Z">
            <w:rPr>
              <w:highlight w:val="yellow"/>
            </w:rPr>
          </w:rPrChange>
        </w:rPr>
        <w:t xml:space="preserve"> </w:t>
      </w:r>
      <w:r w:rsidR="00000000" w:rsidRPr="002A599E">
        <w:fldChar w:fldCharType="begin"/>
      </w:r>
      <w:r w:rsidR="00000000" w:rsidRPr="002A599E">
        <w:instrText>HYPERLINK "https://app.readcube.com/library/0a3c846c-7570-4913-bd72-3afd46468081/all?uuid=9375798723153361&amp;item_ids=0a3c846c-7570-4913-bd72-3afd46468081:2d93587f-9510-4e10-b201-fde8c4b1b3a7,0a3c846c-7570-4913-bd72-3afd46468081:9aab537e-96b0-4c30-9d67-7516a018194f,0a3c846c-7570-4913-bd72-3afd46468081:421437b9-406d-4b60-b96d-48904371aa9e" \h</w:instrText>
      </w:r>
      <w:r w:rsidR="00000000" w:rsidRPr="002A599E">
        <w:fldChar w:fldCharType="separate"/>
      </w:r>
      <w:r w:rsidR="002430A2" w:rsidRPr="002A599E">
        <w:rPr>
          <w:color w:val="000000"/>
          <w:rPrChange w:id="194" w:author="Gonzalo Franetovic" w:date="2023-08-10T16:55:00Z">
            <w:rPr>
              <w:color w:val="000000"/>
              <w:highlight w:val="yellow"/>
            </w:rPr>
          </w:rPrChange>
        </w:rPr>
        <w:t xml:space="preserve">(Choi, 2021; </w:t>
      </w:r>
      <w:proofErr w:type="spellStart"/>
      <w:r w:rsidR="002430A2" w:rsidRPr="002A599E">
        <w:rPr>
          <w:color w:val="000000"/>
          <w:rPrChange w:id="195" w:author="Gonzalo Franetovic" w:date="2023-08-10T16:55:00Z">
            <w:rPr>
              <w:color w:val="000000"/>
              <w:highlight w:val="yellow"/>
            </w:rPr>
          </w:rPrChange>
        </w:rPr>
        <w:t>Fatke</w:t>
      </w:r>
      <w:proofErr w:type="spellEnd"/>
      <w:r w:rsidR="002430A2" w:rsidRPr="002A599E">
        <w:rPr>
          <w:color w:val="000000"/>
          <w:rPrChange w:id="196" w:author="Gonzalo Franetovic" w:date="2023-08-10T16:55:00Z">
            <w:rPr>
              <w:color w:val="000000"/>
              <w:highlight w:val="yellow"/>
            </w:rPr>
          </w:rPrChange>
        </w:rPr>
        <w:t>, 2018; García‐Sánchez et al., 2020)</w:t>
      </w:r>
      <w:r w:rsidR="00000000" w:rsidRPr="002A599E">
        <w:rPr>
          <w:color w:val="000000"/>
          <w:rPrChange w:id="197" w:author="Gonzalo Franetovic" w:date="2023-08-10T16:55:00Z">
            <w:rPr>
              <w:color w:val="000000"/>
              <w:highlight w:val="yellow"/>
            </w:rPr>
          </w:rPrChange>
        </w:rPr>
        <w:fldChar w:fldCharType="end"/>
      </w:r>
      <w:r w:rsidR="002430A2" w:rsidRPr="002A599E">
        <w:rPr>
          <w:color w:val="000000"/>
          <w:rPrChange w:id="198" w:author="Gonzalo Franetovic" w:date="2023-08-10T16:55:00Z">
            <w:rPr>
              <w:color w:val="000000"/>
              <w:highlight w:val="yellow"/>
            </w:rPr>
          </w:rPrChange>
        </w:rPr>
        <w:t xml:space="preserve">, </w:t>
      </w:r>
      <w:ins w:id="199" w:author="Gonzalo Franetovic" w:date="2023-08-04T16:54:00Z">
        <w:r w:rsidR="007859EC" w:rsidRPr="002A599E">
          <w:rPr>
            <w:color w:val="000000"/>
            <w:rPrChange w:id="200" w:author="Gonzalo Franetovic" w:date="2023-08-10T16:55:00Z">
              <w:rPr>
                <w:color w:val="000000"/>
                <w:highlight w:val="yellow"/>
              </w:rPr>
            </w:rPrChange>
          </w:rPr>
          <w:t xml:space="preserve">while </w:t>
        </w:r>
      </w:ins>
      <w:r w:rsidR="002430A2" w:rsidRPr="002A599E">
        <w:rPr>
          <w:color w:val="000000"/>
          <w:rPrChange w:id="201" w:author="Gonzalo Franetovic" w:date="2023-08-10T16:55:00Z">
            <w:rPr>
              <w:color w:val="000000"/>
              <w:highlight w:val="yellow"/>
            </w:rPr>
          </w:rPrChange>
        </w:rPr>
        <w:t xml:space="preserve">preferences for taxation are linked to </w:t>
      </w:r>
      <w:r w:rsidR="00E30C0E" w:rsidRPr="002A599E">
        <w:rPr>
          <w:color w:val="000000"/>
          <w:rPrChange w:id="202" w:author="Gonzalo Franetovic" w:date="2023-08-10T16:55:00Z">
            <w:rPr>
              <w:color w:val="000000"/>
              <w:highlight w:val="yellow"/>
            </w:rPr>
          </w:rPrChange>
        </w:rPr>
        <w:t xml:space="preserve">distributional </w:t>
      </w:r>
      <w:r w:rsidR="002430A2" w:rsidRPr="002A599E">
        <w:rPr>
          <w:rPrChange w:id="203" w:author="Gonzalo Franetovic" w:date="2023-08-10T16:55:00Z">
            <w:rPr>
              <w:highlight w:val="yellow"/>
            </w:rPr>
          </w:rPrChange>
        </w:rPr>
        <w:t xml:space="preserve">concerns </w:t>
      </w:r>
      <w:r w:rsidR="00000000" w:rsidRPr="002A599E">
        <w:fldChar w:fldCharType="begin"/>
      </w:r>
      <w:r w:rsidR="00000000" w:rsidRPr="002A599E">
        <w:instrText>HYPERLINK "https://app.readcube.com/library/0a3c846c-7570-4913-bd72-3afd46468081/all?uuid=69504339673912&amp;item_ids=0a3c846c-7570-4913-bd72-3afd46468081:e1cf7dce-708e-4e17-a6bb-d392a6e4a512,0a3c846c-7570-4913-bd72-3afd46468081:388b5c1b-5698-4a4b-812f-405b41b205e2,0a3c846c-7570-4913-bd72-3afd46468081:79269b17-8860-441d-bb9e-2ad14c4a7142" \h</w:instrText>
      </w:r>
      <w:r w:rsidR="00000000" w:rsidRPr="002A599E">
        <w:fldChar w:fldCharType="separate"/>
      </w:r>
      <w:r w:rsidR="002430A2" w:rsidRPr="002A599E">
        <w:rPr>
          <w:color w:val="000000"/>
          <w:rPrChange w:id="204" w:author="Gonzalo Franetovic" w:date="2023-08-10T16:55:00Z">
            <w:rPr>
              <w:color w:val="000000"/>
              <w:highlight w:val="yellow"/>
            </w:rPr>
          </w:rPrChange>
        </w:rPr>
        <w:t>(Alm &amp; Torgler, 2006; Barnes, 2015; Franko et al., 2013)</w:t>
      </w:r>
      <w:r w:rsidR="00000000" w:rsidRPr="002A599E">
        <w:rPr>
          <w:color w:val="000000"/>
          <w:rPrChange w:id="205" w:author="Gonzalo Franetovic" w:date="2023-08-10T16:55:00Z">
            <w:rPr>
              <w:color w:val="000000"/>
              <w:highlight w:val="yellow"/>
            </w:rPr>
          </w:rPrChange>
        </w:rPr>
        <w:fldChar w:fldCharType="end"/>
      </w:r>
      <w:r w:rsidR="002430A2" w:rsidRPr="002A599E">
        <w:rPr>
          <w:color w:val="000000"/>
          <w:rPrChange w:id="206" w:author="Gonzalo Franetovic" w:date="2023-08-10T16:55:00Z">
            <w:rPr>
              <w:color w:val="000000"/>
              <w:highlight w:val="yellow"/>
            </w:rPr>
          </w:rPrChange>
        </w:rPr>
        <w:t xml:space="preserve">, and </w:t>
      </w:r>
      <w:r w:rsidR="002430A2" w:rsidRPr="002A599E">
        <w:rPr>
          <w:rPrChange w:id="207" w:author="Gonzalo Franetovic" w:date="2023-08-10T16:55:00Z">
            <w:rPr>
              <w:highlight w:val="yellow"/>
            </w:rPr>
          </w:rPrChange>
        </w:rPr>
        <w:t xml:space="preserve">wage allocation constitute an important subfield in </w:t>
      </w:r>
      <w:ins w:id="208" w:author="Gonzalo Franetovic" w:date="2023-08-04T16:55:00Z">
        <w:r w:rsidR="007859EC" w:rsidRPr="002A599E">
          <w:rPr>
            <w:rPrChange w:id="209" w:author="Gonzalo Franetovic" w:date="2023-08-10T16:55:00Z">
              <w:rPr>
                <w:highlight w:val="yellow"/>
              </w:rPr>
            </w:rPrChange>
          </w:rPr>
          <w:t xml:space="preserve">subjective inequality </w:t>
        </w:r>
      </w:ins>
      <w:del w:id="210" w:author="Gonzalo Franetovic" w:date="2023-08-04T16:55:00Z">
        <w:r w:rsidR="00E30C0E" w:rsidRPr="002A599E" w:rsidDel="007859EC">
          <w:rPr>
            <w:rPrChange w:id="211" w:author="Gonzalo Franetovic" w:date="2023-08-10T16:55:00Z">
              <w:rPr>
                <w:highlight w:val="yellow"/>
              </w:rPr>
            </w:rPrChange>
          </w:rPr>
          <w:delText xml:space="preserve">this stream of </w:delText>
        </w:r>
      </w:del>
      <w:r w:rsidR="00E30C0E" w:rsidRPr="002A599E">
        <w:rPr>
          <w:rPrChange w:id="212" w:author="Gonzalo Franetovic" w:date="2023-08-10T16:55:00Z">
            <w:rPr>
              <w:highlight w:val="yellow"/>
            </w:rPr>
          </w:rPrChange>
        </w:rPr>
        <w:t xml:space="preserve">literature </w:t>
      </w:r>
      <w:r w:rsidR="00000000" w:rsidRPr="002A599E">
        <w:fldChar w:fldCharType="begin"/>
      </w:r>
      <w:r w:rsidR="00000000" w:rsidRPr="002A599E">
        <w:instrText>HYPERLINK "https://app.readcube.com/library/0a3c846c-7570-4913-bd72-3afd46468081/all?uuid=5062265773555624&amp;item_ids=0a3c846c-7570-4913-bd72-3afd46468081:82038a60-7e56-4476-bf1f-5e139deb9d12,0a3c846c-7570-4913-bd72-3afd46468081:f8444d46-f0f4-42a3-8bcc-c1bbe7c96906,0a3c846c-7570-4913-bd72-3afd46468081:f387503d-0e65-4ed0-991a-035ad167d616,0a3c846c-7570-4913-bd72-3afd46468081:67539644-af05-4052-92bc-bc84bfea1294" \h</w:instrText>
      </w:r>
      <w:r w:rsidR="00000000" w:rsidRPr="002A599E">
        <w:fldChar w:fldCharType="separate"/>
      </w:r>
      <w:r w:rsidR="002430A2" w:rsidRPr="002A599E">
        <w:rPr>
          <w:color w:val="000000"/>
          <w:rPrChange w:id="213" w:author="Gonzalo Franetovic" w:date="2023-08-10T16:55:00Z">
            <w:rPr>
              <w:color w:val="000000"/>
              <w:highlight w:val="yellow"/>
            </w:rPr>
          </w:rPrChange>
        </w:rPr>
        <w:t>(Castillo, 2009; Evans et al., 2010; Frank et al., 2015; Osberg &amp; Smeeding, 2006)</w:t>
      </w:r>
      <w:r w:rsidR="00000000" w:rsidRPr="002A599E">
        <w:rPr>
          <w:color w:val="000000"/>
          <w:rPrChange w:id="214" w:author="Gonzalo Franetovic" w:date="2023-08-10T16:55:00Z">
            <w:rPr>
              <w:color w:val="000000"/>
              <w:highlight w:val="yellow"/>
            </w:rPr>
          </w:rPrChange>
        </w:rPr>
        <w:fldChar w:fldCharType="end"/>
      </w:r>
      <w:r w:rsidR="002430A2" w:rsidRPr="002A599E">
        <w:rPr>
          <w:rPrChange w:id="215" w:author="Gonzalo Franetovic" w:date="2023-08-10T16:55:00Z">
            <w:rPr>
              <w:highlight w:val="yellow"/>
            </w:rPr>
          </w:rPrChange>
        </w:rPr>
        <w:t>.</w:t>
      </w:r>
      <w:r w:rsidR="00233890" w:rsidRPr="002A599E">
        <w:rPr>
          <w:rPrChange w:id="216" w:author="Gonzalo Franetovic" w:date="2023-08-10T16:55:00Z">
            <w:rPr>
              <w:highlight w:val="yellow"/>
            </w:rPr>
          </w:rPrChange>
        </w:rPr>
        <w:t xml:space="preserve"> </w:t>
      </w:r>
    </w:p>
    <w:p w14:paraId="658C99EA" w14:textId="15827E42" w:rsidR="00D24CF1" w:rsidRDefault="006E40FF" w:rsidP="006E40FF">
      <w:r w:rsidRPr="002A599E">
        <w:rPr>
          <w:rPrChange w:id="217" w:author="Gonzalo Franetovic" w:date="2023-08-10T16:55:00Z">
            <w:rPr>
              <w:highlight w:val="yellow"/>
            </w:rPr>
          </w:rPrChange>
        </w:rPr>
        <w:t>However, social justice research currently has two shortcomings. First, there is a</w:t>
      </w:r>
      <w:r w:rsidR="000D46FE" w:rsidRPr="002A599E">
        <w:rPr>
          <w:rPrChange w:id="218" w:author="Gonzalo Franetovic" w:date="2023-08-10T16:55:00Z">
            <w:rPr>
              <w:highlight w:val="yellow"/>
            </w:rPr>
          </w:rPrChange>
        </w:rPr>
        <w:t xml:space="preserve"> lack of a systematic examination of attitudes towards inequality, since </w:t>
      </w:r>
      <w:r w:rsidR="00233890" w:rsidRPr="002A599E">
        <w:rPr>
          <w:rPrChange w:id="219" w:author="Gonzalo Franetovic" w:date="2023-08-10T16:55:00Z">
            <w:rPr>
              <w:highlight w:val="yellow"/>
            </w:rPr>
          </w:rPrChange>
        </w:rPr>
        <w:t xml:space="preserve">these </w:t>
      </w:r>
      <w:r w:rsidR="000D46FE" w:rsidRPr="002A599E">
        <w:rPr>
          <w:rPrChange w:id="220" w:author="Gonzalo Franetovic" w:date="2023-08-10T16:55:00Z">
            <w:rPr>
              <w:highlight w:val="yellow"/>
            </w:rPr>
          </w:rPrChange>
        </w:rPr>
        <w:t>perceptions, beliefs</w:t>
      </w:r>
      <w:r w:rsidR="00233890" w:rsidRPr="002A599E">
        <w:rPr>
          <w:rPrChange w:id="221" w:author="Gonzalo Franetovic" w:date="2023-08-10T16:55:00Z">
            <w:rPr>
              <w:highlight w:val="yellow"/>
            </w:rPr>
          </w:rPrChange>
        </w:rPr>
        <w:t>,</w:t>
      </w:r>
      <w:r w:rsidR="000D46FE" w:rsidRPr="002A599E">
        <w:rPr>
          <w:rPrChange w:id="222" w:author="Gonzalo Franetovic" w:date="2023-08-10T16:55:00Z">
            <w:rPr>
              <w:highlight w:val="yellow"/>
            </w:rPr>
          </w:rPrChange>
        </w:rPr>
        <w:t xml:space="preserve"> and judgments are usually not studied simultaneously </w:t>
      </w:r>
      <w:r w:rsidR="00000000" w:rsidRPr="002A599E">
        <w:fldChar w:fldCharType="begin"/>
      </w:r>
      <w:r w:rsidR="00000000" w:rsidRPr="002A599E">
        <w:instrText>HYPERLINK "https://app.readcube.com/library/0a3c846c-7570-4913-bd72-3afd46468081/all?uuid=6919719111130185&amp;item_ids=0a3c846c-7570-4913-bd72-3afd46468081:a5fe0957-21b3-4f66-991b-a1b55320ca5a" \h</w:instrText>
      </w:r>
      <w:r w:rsidR="00000000" w:rsidRPr="002A599E">
        <w:fldChar w:fldCharType="separate"/>
      </w:r>
      <w:r w:rsidR="000D46FE" w:rsidRPr="002A599E">
        <w:rPr>
          <w:color w:val="000000"/>
          <w:rPrChange w:id="223" w:author="Gonzalo Franetovic" w:date="2023-08-10T16:55:00Z">
            <w:rPr>
              <w:color w:val="000000"/>
              <w:highlight w:val="yellow"/>
            </w:rPr>
          </w:rPrChange>
        </w:rPr>
        <w:t>(Janmaat, 2013)</w:t>
      </w:r>
      <w:r w:rsidR="00000000" w:rsidRPr="002A599E">
        <w:rPr>
          <w:color w:val="000000"/>
          <w:rPrChange w:id="224" w:author="Gonzalo Franetovic" w:date="2023-08-10T16:55:00Z">
            <w:rPr>
              <w:color w:val="000000"/>
              <w:highlight w:val="yellow"/>
            </w:rPr>
          </w:rPrChange>
        </w:rPr>
        <w:fldChar w:fldCharType="end"/>
      </w:r>
      <w:r w:rsidR="000D46FE" w:rsidRPr="002A599E">
        <w:rPr>
          <w:rPrChange w:id="225" w:author="Gonzalo Franetovic" w:date="2023-08-10T16:55:00Z">
            <w:rPr>
              <w:highlight w:val="yellow"/>
            </w:rPr>
          </w:rPrChange>
        </w:rPr>
        <w:t xml:space="preserve">. </w:t>
      </w:r>
      <w:r w:rsidRPr="002A599E">
        <w:rPr>
          <w:rPrChange w:id="226" w:author="Gonzalo Franetovic" w:date="2023-08-10T16:55:00Z">
            <w:rPr>
              <w:highlight w:val="yellow"/>
            </w:rPr>
          </w:rPrChange>
        </w:rPr>
        <w:t xml:space="preserve">Second, these dimensions interact with each other and are co-determined </w:t>
      </w:r>
      <w:r w:rsidR="00000000" w:rsidRPr="002A599E">
        <w:fldChar w:fldCharType="begin"/>
      </w:r>
      <w:r w:rsidR="00000000" w:rsidRPr="002A599E">
        <w:instrText>HYPERLINK "https://app.readcube.com/library/0a3c846c-7570-4913-bd72-3afd46468081/all?uuid=2515132356430031&amp;item_ids=0a3c846c-7570-4913-bd72-3afd46468081:548f8074-084b-410b-816d-44ea49789c66" \h</w:instrText>
      </w:r>
      <w:r w:rsidR="00000000" w:rsidRPr="002A599E">
        <w:fldChar w:fldCharType="separate"/>
      </w:r>
      <w:r w:rsidRPr="002A599E">
        <w:rPr>
          <w:color w:val="000000"/>
          <w:rPrChange w:id="227" w:author="Gonzalo Franetovic" w:date="2023-08-10T16:55:00Z">
            <w:rPr>
              <w:color w:val="000000"/>
              <w:highlight w:val="yellow"/>
            </w:rPr>
          </w:rPrChange>
        </w:rPr>
        <w:t>(Trump, 2023)</w:t>
      </w:r>
      <w:r w:rsidR="00000000" w:rsidRPr="002A599E">
        <w:rPr>
          <w:color w:val="000000"/>
          <w:rPrChange w:id="228" w:author="Gonzalo Franetovic" w:date="2023-08-10T16:55:00Z">
            <w:rPr>
              <w:color w:val="000000"/>
              <w:highlight w:val="yellow"/>
            </w:rPr>
          </w:rPrChange>
        </w:rPr>
        <w:fldChar w:fldCharType="end"/>
      </w:r>
      <w:r w:rsidRPr="002A599E">
        <w:rPr>
          <w:rPrChange w:id="229" w:author="Gonzalo Franetovic" w:date="2023-08-10T16:55:00Z">
            <w:rPr>
              <w:highlight w:val="yellow"/>
            </w:rPr>
          </w:rPrChange>
        </w:rPr>
        <w:t xml:space="preserve">, </w:t>
      </w:r>
      <w:r w:rsidR="0082165D" w:rsidRPr="002A599E">
        <w:rPr>
          <w:rPrChange w:id="230" w:author="Gonzalo Franetovic" w:date="2023-08-10T16:55:00Z">
            <w:rPr>
              <w:highlight w:val="yellow"/>
            </w:rPr>
          </w:rPrChange>
        </w:rPr>
        <w:t>highlighting the necessity of</w:t>
      </w:r>
      <w:r w:rsidRPr="002A599E">
        <w:rPr>
          <w:rPrChange w:id="231" w:author="Gonzalo Franetovic" w:date="2023-08-10T16:55:00Z">
            <w:rPr>
              <w:highlight w:val="yellow"/>
            </w:rPr>
          </w:rPrChange>
        </w:rPr>
        <w:t xml:space="preserve"> studying them as part of an integrated belief system.</w:t>
      </w:r>
      <w:r w:rsidR="0082165D" w:rsidRPr="002A599E">
        <w:rPr>
          <w:rPrChange w:id="232" w:author="Gonzalo Franetovic" w:date="2023-08-10T16:55:00Z">
            <w:rPr>
              <w:highlight w:val="yellow"/>
            </w:rPr>
          </w:rPrChange>
        </w:rPr>
        <w:t xml:space="preserve"> </w:t>
      </w:r>
      <w:r w:rsidR="000D46FE" w:rsidRPr="002A599E">
        <w:rPr>
          <w:rPrChange w:id="233" w:author="Gonzalo Franetovic" w:date="2023-08-10T16:55:00Z">
            <w:rPr>
              <w:highlight w:val="yellow"/>
            </w:rPr>
          </w:rPrChange>
        </w:rPr>
        <w:t>Therefore, we provide the first contribution adopting a</w:t>
      </w:r>
      <w:r w:rsidR="0082165D" w:rsidRPr="002A599E">
        <w:rPr>
          <w:rPrChange w:id="234" w:author="Gonzalo Franetovic" w:date="2023-08-10T16:55:00Z">
            <w:rPr>
              <w:highlight w:val="yellow"/>
            </w:rPr>
          </w:rPrChange>
        </w:rPr>
        <w:t>n innovative</w:t>
      </w:r>
      <w:r w:rsidR="000D46FE" w:rsidRPr="002A599E">
        <w:rPr>
          <w:rPrChange w:id="235" w:author="Gonzalo Franetovic" w:date="2023-08-10T16:55:00Z">
            <w:rPr>
              <w:highlight w:val="yellow"/>
            </w:rPr>
          </w:rPrChange>
        </w:rPr>
        <w:t xml:space="preserve"> network approach to the study of attitudes towards inequality. Within this framework, these attitudes are </w:t>
      </w:r>
      <w:r w:rsidR="00233890" w:rsidRPr="002A599E">
        <w:rPr>
          <w:rPrChange w:id="236" w:author="Gonzalo Franetovic" w:date="2023-08-10T16:55:00Z">
            <w:rPr>
              <w:highlight w:val="yellow"/>
            </w:rPr>
          </w:rPrChange>
        </w:rPr>
        <w:t>conceptualized</w:t>
      </w:r>
      <w:r w:rsidR="000D46FE" w:rsidRPr="002A599E">
        <w:rPr>
          <w:rPrChange w:id="237" w:author="Gonzalo Franetovic" w:date="2023-08-10T16:55:00Z">
            <w:rPr>
              <w:highlight w:val="yellow"/>
            </w:rPr>
          </w:rPrChange>
        </w:rPr>
        <w:t xml:space="preserve"> and measured as a network of interacting evaluative reactions</w:t>
      </w:r>
      <w:r w:rsidR="00233890" w:rsidRPr="002A599E">
        <w:rPr>
          <w:rPrChange w:id="238" w:author="Gonzalo Franetovic" w:date="2023-08-10T16:55:00Z">
            <w:rPr>
              <w:highlight w:val="yellow"/>
            </w:rPr>
          </w:rPrChange>
        </w:rPr>
        <w:t>. Unlike in standard social network analysis, this approach renders</w:t>
      </w:r>
      <w:r w:rsidR="000D46FE" w:rsidRPr="002A599E">
        <w:rPr>
          <w:rPrChange w:id="239" w:author="Gonzalo Franetovic" w:date="2023-08-10T16:55:00Z">
            <w:rPr>
              <w:highlight w:val="yellow"/>
            </w:rPr>
          </w:rPrChange>
        </w:rPr>
        <w:t xml:space="preserve"> survey variables </w:t>
      </w:r>
      <w:r w:rsidR="00233890" w:rsidRPr="002A599E">
        <w:rPr>
          <w:rPrChange w:id="240" w:author="Gonzalo Franetovic" w:date="2023-08-10T16:55:00Z">
            <w:rPr>
              <w:highlight w:val="yellow"/>
            </w:rPr>
          </w:rPrChange>
        </w:rPr>
        <w:t xml:space="preserve">as nodes </w:t>
      </w:r>
      <w:r w:rsidR="000D46FE" w:rsidRPr="002A599E">
        <w:rPr>
          <w:rPrChange w:id="241" w:author="Gonzalo Franetovic" w:date="2023-08-10T16:55:00Z">
            <w:rPr>
              <w:highlight w:val="yellow"/>
            </w:rPr>
          </w:rPrChange>
        </w:rPr>
        <w:t>and their conditional associations</w:t>
      </w:r>
      <w:r w:rsidR="00233890" w:rsidRPr="002A599E">
        <w:rPr>
          <w:rPrChange w:id="242" w:author="Gonzalo Franetovic" w:date="2023-08-10T16:55:00Z">
            <w:rPr>
              <w:highlight w:val="yellow"/>
            </w:rPr>
          </w:rPrChange>
        </w:rPr>
        <w:t xml:space="preserve"> as edges</w:t>
      </w:r>
      <w:r w:rsidR="000D46FE" w:rsidRPr="002A599E">
        <w:rPr>
          <w:rPrChange w:id="243" w:author="Gonzalo Franetovic" w:date="2023-08-10T16:55:00Z">
            <w:rPr>
              <w:highlight w:val="yellow"/>
            </w:rPr>
          </w:rPrChange>
        </w:rPr>
        <w:t>.</w:t>
      </w:r>
    </w:p>
    <w:p w14:paraId="5DF9841E" w14:textId="58B19B3B" w:rsidR="00D24CF1" w:rsidRDefault="00000000">
      <w:r>
        <w:t xml:space="preserve">This article is structured as follows. First, we present a theoretical framework for a systematic inquiry of attitudes towards inequality, and we discuss the evidence that the literature shows for the Chilean case. Then, we describe the theory underlying the </w:t>
      </w:r>
      <w:ins w:id="244" w:author="Gonzalo Franetovic" w:date="2023-08-04T16:57:00Z">
        <w:r w:rsidR="007859EC">
          <w:t xml:space="preserve">attitude </w:t>
        </w:r>
      </w:ins>
      <w:r>
        <w:t>network approach. Second, we expose the research design and the network estimation methods adopted in this research. Third, we present results regarding the network of attitudes towards inequality at the population level, and we compare the attitude</w:t>
      </w:r>
      <w:del w:id="245" w:author="Gonzalo Franetovic" w:date="2023-08-09T11:41:00Z">
        <w:r w:rsidDel="0055477B">
          <w:delText>s</w:delText>
        </w:r>
      </w:del>
      <w:r>
        <w:t xml:space="preserve"> networks of individuals with different education, </w:t>
      </w:r>
      <w:r>
        <w:lastRenderedPageBreak/>
        <w:t xml:space="preserve">household income and social class. </w:t>
      </w:r>
      <w:del w:id="246" w:author="Gonzalo Franetovic" w:date="2023-08-09T10:27:00Z">
        <w:r w:rsidDel="00F6707B">
          <w:delText>Then</w:delText>
        </w:r>
      </w:del>
      <w:ins w:id="247" w:author="Gonzalo Franetovic" w:date="2023-08-09T10:27:00Z">
        <w:r w:rsidR="00F6707B">
          <w:t>Finally</w:t>
        </w:r>
      </w:ins>
      <w:ins w:id="248" w:author="Gonzalo Franetovic" w:date="2023-08-04T16:58:00Z">
        <w:r w:rsidR="007859EC">
          <w:t>,</w:t>
        </w:r>
      </w:ins>
      <w:del w:id="249" w:author="Gonzalo Franetovic" w:date="2023-08-04T16:58:00Z">
        <w:r w:rsidDel="007859EC">
          <w:delText>,</w:delText>
        </w:r>
      </w:del>
      <w:r>
        <w:t xml:space="preserve"> we discuss our results </w:t>
      </w:r>
      <w:proofErr w:type="gramStart"/>
      <w:r>
        <w:t>in light of</w:t>
      </w:r>
      <w:proofErr w:type="gramEnd"/>
      <w:r>
        <w:t xml:space="preserve"> the social justice and attitude network theories</w:t>
      </w:r>
      <w:del w:id="250" w:author="Gonzalo Franetovic" w:date="2023-08-04T16:59:00Z">
        <w:r w:rsidDel="007859EC">
          <w:delText>. Finall</w:delText>
        </w:r>
      </w:del>
      <w:ins w:id="251" w:author="Gonzalo Franetovic" w:date="2023-08-04T16:59:00Z">
        <w:r w:rsidR="007859EC">
          <w:t>, stressing</w:t>
        </w:r>
      </w:ins>
      <w:del w:id="252" w:author="Gonzalo Franetovic" w:date="2023-08-04T16:59:00Z">
        <w:r w:rsidDel="007859EC">
          <w:delText>y</w:delText>
        </w:r>
      </w:del>
      <w:del w:id="253" w:author="Gonzalo Franetovic" w:date="2023-08-04T16:58:00Z">
        <w:r w:rsidDel="007859EC">
          <w:delText xml:space="preserve">, in the conclusion, </w:delText>
        </w:r>
      </w:del>
      <w:del w:id="254" w:author="Gonzalo Franetovic" w:date="2023-08-04T16:59:00Z">
        <w:r w:rsidDel="007859EC">
          <w:delText>we stress</w:delText>
        </w:r>
      </w:del>
      <w:r>
        <w:t xml:space="preserve"> </w:t>
      </w:r>
      <w:r w:rsidR="00233890">
        <w:t xml:space="preserve">the </w:t>
      </w:r>
      <w:r>
        <w:t xml:space="preserve">limitations and contributions of our research. </w:t>
      </w:r>
    </w:p>
    <w:p w14:paraId="484E5222" w14:textId="77777777" w:rsidR="00D24CF1" w:rsidRDefault="00000000">
      <w:pPr>
        <w:pStyle w:val="Ttulo1"/>
        <w:pBdr>
          <w:top w:val="nil"/>
          <w:left w:val="nil"/>
          <w:bottom w:val="nil"/>
          <w:right w:val="nil"/>
          <w:between w:val="nil"/>
        </w:pBdr>
        <w:spacing w:line="276" w:lineRule="auto"/>
        <w:ind w:left="0" w:firstLine="0"/>
        <w:jc w:val="left"/>
      </w:pPr>
      <w:bookmarkStart w:id="255" w:name="_uh4ab1unmz6q" w:colFirst="0" w:colLast="0"/>
      <w:bookmarkEnd w:id="255"/>
      <w:r>
        <w:t>2 Theory</w:t>
      </w:r>
    </w:p>
    <w:p w14:paraId="7FB1B704" w14:textId="77777777" w:rsidR="00D24CF1" w:rsidRDefault="00000000">
      <w:pPr>
        <w:pStyle w:val="Ttulo2"/>
      </w:pPr>
      <w:bookmarkStart w:id="256" w:name="_3k7xw4nzpg0f" w:colFirst="0" w:colLast="0"/>
      <w:bookmarkEnd w:id="256"/>
      <w:r>
        <w:t>2.1 Attitudes towards inequality</w:t>
      </w:r>
    </w:p>
    <w:p w14:paraId="5FC71E65" w14:textId="0C2BD168" w:rsidR="00D24CF1" w:rsidRDefault="00000000">
      <w:pPr>
        <w:pStyle w:val="Ttulo3"/>
        <w:rPr>
          <w:b/>
        </w:rPr>
      </w:pPr>
      <w:bookmarkStart w:id="257" w:name="_h4oigc63qj0z" w:colFirst="0" w:colLast="0"/>
      <w:bookmarkEnd w:id="257"/>
      <w:r>
        <w:t xml:space="preserve">2.1.1. </w:t>
      </w:r>
      <w:ins w:id="258" w:author="Gonzalo Franetovic" w:date="2023-08-09T11:42:00Z">
        <w:r w:rsidR="003C1539" w:rsidRPr="003C1539">
          <w:t>What are attitudes towards inequality?</w:t>
        </w:r>
      </w:ins>
      <w:del w:id="259" w:author="Gonzalo Franetovic" w:date="2023-08-09T11:42:00Z">
        <w:r w:rsidDel="003C1539">
          <w:delText>Attitudes towards inequality</w:delText>
        </w:r>
      </w:del>
      <w:ins w:id="260" w:author="Gonzalo Franetovic" w:date="2023-08-09T11:43:00Z">
        <w:r w:rsidR="003C1539">
          <w:t xml:space="preserve"> A</w:t>
        </w:r>
      </w:ins>
      <w:del w:id="261" w:author="Gonzalo Franetovic" w:date="2023-08-09T11:43:00Z">
        <w:r w:rsidDel="003C1539">
          <w:delText>: a</w:delText>
        </w:r>
      </w:del>
      <w:r>
        <w:t xml:space="preserve"> theoretical framework</w:t>
      </w:r>
      <w:del w:id="262" w:author="Gonzalo Franetovic" w:date="2023-08-09T11:45:00Z">
        <w:r w:rsidDel="003C1539">
          <w:delText xml:space="preserve"> </w:delText>
        </w:r>
      </w:del>
    </w:p>
    <w:p w14:paraId="74E5F1F6" w14:textId="77777777" w:rsidR="00D24CF1" w:rsidRDefault="00000000">
      <w:r>
        <w:t xml:space="preserve">The empirical study of people’s attitudes towards inequality constitutes a broad field of research, developed by work in two main areas: principles justice research and rewards justice research (Wegener, 1999). The former seeks to understand the support towards general distributional norms, while the latter addresses individual evaluations on specific distributions </w:t>
      </w:r>
      <w:hyperlink r:id="rId8">
        <w:r>
          <w:rPr>
            <w:color w:val="000000"/>
          </w:rPr>
          <w:t>(Castillo, 2012)</w:t>
        </w:r>
      </w:hyperlink>
      <w:r>
        <w:t xml:space="preserve">. However, the fact that both areas are closely related and that the indicators used by the literature are varied, makes it necessary to use a global framework to </w:t>
      </w:r>
      <w:r w:rsidRPr="007859EC">
        <w:rPr>
          <w:lang w:val="en-US"/>
        </w:rPr>
        <w:t>analyze</w:t>
      </w:r>
      <w:r>
        <w:t xml:space="preserve"> and order the different aspects of how people understand inequality.</w:t>
      </w:r>
    </w:p>
    <w:p w14:paraId="34807270" w14:textId="01E64F7A" w:rsidR="00D24CF1" w:rsidRDefault="00000000">
      <w:r>
        <w:t xml:space="preserve">In this line, Janmaat’s operationalization </w:t>
      </w:r>
      <w:hyperlink r:id="rId9">
        <w:r>
          <w:rPr>
            <w:color w:val="000000"/>
          </w:rPr>
          <w:t>(2013)</w:t>
        </w:r>
      </w:hyperlink>
      <w:r>
        <w:t xml:space="preserve"> is of great importance, as it highlights the multidimensionality of attitudes towards inequality, while systematising the scientific production on the topic. The author argues that views on inequality vary in their </w:t>
      </w:r>
      <w:r>
        <w:rPr>
          <w:i/>
        </w:rPr>
        <w:t xml:space="preserve">conception </w:t>
      </w:r>
      <w:r>
        <w:t xml:space="preserve">and in their </w:t>
      </w:r>
      <w:r>
        <w:rPr>
          <w:i/>
        </w:rPr>
        <w:t xml:space="preserve">dimension. </w:t>
      </w:r>
      <w:r>
        <w:t>Conceptions of inequality involve individual perceptions, beliefs, and judgments. Perceptions correspond to subjective estimations about existing social inequalities; beliefs refer to normative ideas about how people think inequality should be; judgments represent evaluations on the</w:t>
      </w:r>
      <w:r>
        <w:rPr>
          <w:i/>
        </w:rPr>
        <w:t xml:space="preserve"> </w:t>
      </w:r>
      <w:r>
        <w:t>desirability of a given distributional asset. Secondly, views on inequality are structured in two dimensions. In fact, attitudes towards inequality are either referred to the magnitude of inequality or to the moral principles that govern the distribution of resources in a society. Thus, this operationalization can be visualised as a typology with six cells, that are obtained by crossing the three types of conceptions and the two dimensions of the views on inequality (See Table 1</w:t>
      </w:r>
      <w:r>
        <w:rPr>
          <w:vertAlign w:val="superscript"/>
        </w:rPr>
        <w:footnoteReference w:id="1"/>
      </w:r>
      <w:r>
        <w:t xml:space="preserve">). </w:t>
      </w:r>
    </w:p>
    <w:p w14:paraId="3EB30722" w14:textId="6BE4E3AC" w:rsidR="00D24CF1" w:rsidRDefault="00000000">
      <w:r>
        <w:t xml:space="preserve">These notions have been widely addressed in social justice literature, often using other nomenclatures. For example, what under </w:t>
      </w:r>
      <w:proofErr w:type="spellStart"/>
      <w:r>
        <w:t>Jaanmat's</w:t>
      </w:r>
      <w:proofErr w:type="spellEnd"/>
      <w:r>
        <w:t xml:space="preserve"> scheme is classified as perceptions on principles regarding inequality refer to what other authors label as </w:t>
      </w:r>
      <w:r>
        <w:rPr>
          <w:i/>
        </w:rPr>
        <w:t xml:space="preserve">stratification beliefs </w:t>
      </w:r>
      <w:hyperlink r:id="rId10">
        <w:r w:rsidRPr="00BF6130">
          <w:rPr>
            <w:color w:val="000000"/>
          </w:rPr>
          <w:t>(Kluegel &amp; Smith, 1981)</w:t>
        </w:r>
      </w:hyperlink>
      <w:r>
        <w:t xml:space="preserve"> or </w:t>
      </w:r>
      <w:r>
        <w:rPr>
          <w:i/>
        </w:rPr>
        <w:t>inequality beliefs</w:t>
      </w:r>
      <w:r>
        <w:t xml:space="preserve"> </w:t>
      </w:r>
      <w:hyperlink r:id="rId11">
        <w:r>
          <w:rPr>
            <w:color w:val="000000"/>
          </w:rPr>
          <w:t>(</w:t>
        </w:r>
        <w:proofErr w:type="spellStart"/>
        <w:r>
          <w:rPr>
            <w:color w:val="000000"/>
          </w:rPr>
          <w:t>Mijs</w:t>
        </w:r>
        <w:proofErr w:type="spellEnd"/>
        <w:r>
          <w:rPr>
            <w:color w:val="000000"/>
          </w:rPr>
          <w:t>, 2018)</w:t>
        </w:r>
      </w:hyperlink>
      <w:r>
        <w:t>. Although the term “beliefs” is used, in reality they correspond to the determinants of inequality perceived by subjects,</w:t>
      </w:r>
      <w:ins w:id="263" w:author="Gonzalo Franetovic" w:date="2023-08-09T11:50:00Z">
        <w:r w:rsidR="003C1539">
          <w:t xml:space="preserve"> or explanations of inequality,</w:t>
        </w:r>
      </w:ins>
      <w:r>
        <w:t xml:space="preserve"> traditionally differentiated between individualistic -factors linked to the individuals themselves, such as their hard work or education- and structuralist -societal determinants beyond individual control, such as race </w:t>
      </w:r>
      <w:hyperlink r:id="rId12">
        <w:r>
          <w:rPr>
            <w:color w:val="000000"/>
          </w:rPr>
          <w:t>(Kluegel &amp; Smith, 1986)</w:t>
        </w:r>
      </w:hyperlink>
      <w:r>
        <w:t xml:space="preserve">. Likewise, Janmaat’s beliefs on principles are also known as </w:t>
      </w:r>
      <w:r>
        <w:rPr>
          <w:i/>
        </w:rPr>
        <w:t>justice ideologies</w:t>
      </w:r>
      <w:r>
        <w:t xml:space="preserve"> </w:t>
      </w:r>
      <w:hyperlink r:id="rId13">
        <w:r>
          <w:rPr>
            <w:color w:val="000000"/>
          </w:rPr>
          <w:t>(Wegener &amp; Liebig, 1995)</w:t>
        </w:r>
      </w:hyperlink>
      <w:r>
        <w:t xml:space="preserve">. These include merit, need, equity or equality, among others principles </w:t>
      </w:r>
      <w:hyperlink r:id="rId14">
        <w:r>
          <w:rPr>
            <w:color w:val="000000"/>
          </w:rPr>
          <w:t>(Deutsch, 1975)</w:t>
        </w:r>
      </w:hyperlink>
      <w:r>
        <w:t xml:space="preserve">. Researchers usually divide them in two major areas: egalitarianism, which calls for an equal distribution of resources, and individualism, </w:t>
      </w:r>
      <w:ins w:id="264" w:author="Gonzalo Franetovic" w:date="2023-08-09T11:52:00Z">
        <w:r w:rsidR="003C1539" w:rsidRPr="003C1539">
          <w:t>where it is preferred that the distribution be guided by individual performance</w:t>
        </w:r>
      </w:ins>
      <w:del w:id="265" w:author="Gonzalo Franetovic" w:date="2023-08-09T11:52:00Z">
        <w:r w:rsidDel="003C1539">
          <w:delText>where distribution is guided by individual performance</w:delText>
        </w:r>
      </w:del>
      <w:r>
        <w:t xml:space="preserve"> </w:t>
      </w:r>
      <w:hyperlink r:id="rId15">
        <w:r>
          <w:rPr>
            <w:color w:val="000000"/>
          </w:rPr>
          <w:t>(Castillo, 2011)</w:t>
        </w:r>
      </w:hyperlink>
      <w:r>
        <w:t>.</w:t>
      </w:r>
    </w:p>
    <w:p w14:paraId="389445BE" w14:textId="77777777" w:rsidR="00D24CF1" w:rsidRDefault="00000000">
      <w:pPr>
        <w:pStyle w:val="Ttulo3"/>
      </w:pPr>
      <w:bookmarkStart w:id="266" w:name="_1orj0h2h3s1l" w:colFirst="0" w:colLast="0"/>
      <w:bookmarkEnd w:id="266"/>
      <w:r>
        <w:lastRenderedPageBreak/>
        <w:t>2.1.2. Understanding attitudes towards inequality in Latin America and Chile</w:t>
      </w:r>
    </w:p>
    <w:p w14:paraId="4C242B5B" w14:textId="48BF4D27" w:rsidR="004A40E2" w:rsidRPr="002A599E" w:rsidRDefault="004A40E2">
      <w:pPr>
        <w:rPr>
          <w:lang w:val="en-US"/>
          <w:rPrChange w:id="267" w:author="Gonzalo Franetovic" w:date="2023-08-10T16:57:00Z">
            <w:rPr/>
          </w:rPrChange>
        </w:rPr>
      </w:pPr>
      <w:del w:id="268" w:author="Gonzalo Franetovic" w:date="2023-08-04T17:04:00Z">
        <w:r w:rsidRPr="002A599E" w:rsidDel="0084016D">
          <w:rPr>
            <w:lang w:val="en-US"/>
            <w:rPrChange w:id="269" w:author="Gonzalo Franetovic" w:date="2023-08-10T16:57:00Z">
              <w:rPr>
                <w:highlight w:val="yellow"/>
              </w:rPr>
            </w:rPrChange>
          </w:rPr>
          <w:delText xml:space="preserve">Economic self-interest has been proposed as a primary mechanism to explain the </w:delText>
        </w:r>
      </w:del>
      <w:del w:id="270" w:author="Gonzalo Franetovic" w:date="2023-08-04T17:03:00Z">
        <w:r w:rsidRPr="002A599E" w:rsidDel="0084016D">
          <w:rPr>
            <w:lang w:val="en-US"/>
            <w:rPrChange w:id="271" w:author="Gonzalo Franetovic" w:date="2023-08-10T16:57:00Z">
              <w:rPr>
                <w:highlight w:val="yellow"/>
              </w:rPr>
            </w:rPrChange>
          </w:rPr>
          <w:delText xml:space="preserve">class </w:delText>
        </w:r>
      </w:del>
      <w:del w:id="272" w:author="Gonzalo Franetovic" w:date="2023-08-04T17:04:00Z">
        <w:r w:rsidRPr="002A599E" w:rsidDel="0084016D">
          <w:rPr>
            <w:lang w:val="en-US"/>
            <w:rPrChange w:id="273" w:author="Gonzalo Franetovic" w:date="2023-08-10T16:57:00Z">
              <w:rPr>
                <w:highlight w:val="yellow"/>
              </w:rPr>
            </w:rPrChange>
          </w:rPr>
          <w:delText>divide in attitudes</w:delText>
        </w:r>
        <w:r w:rsidRPr="002A599E" w:rsidDel="0084016D">
          <w:rPr>
            <w:lang w:val="en-US"/>
            <w:rPrChange w:id="274" w:author="Gonzalo Franetovic" w:date="2023-08-10T16:57:00Z">
              <w:rPr/>
            </w:rPrChange>
          </w:rPr>
          <w:delText xml:space="preserve"> </w:delText>
        </w:r>
        <w:r w:rsidRPr="002A599E" w:rsidDel="0084016D">
          <w:rPr>
            <w:lang w:val="en-US"/>
            <w:rPrChange w:id="275" w:author="Gonzalo Franetovic" w:date="2023-08-10T16:57:00Z">
              <w:rPr>
                <w:highlight w:val="yellow"/>
              </w:rPr>
            </w:rPrChange>
          </w:rPr>
          <w:delText>()</w:delText>
        </w:r>
        <w:r w:rsidRPr="002A599E" w:rsidDel="0084016D">
          <w:rPr>
            <w:lang w:val="en-US"/>
            <w:rPrChange w:id="276" w:author="Gonzalo Franetovic" w:date="2023-08-10T16:57:00Z">
              <w:rPr/>
            </w:rPrChange>
          </w:rPr>
          <w:delText xml:space="preserve">. </w:delText>
        </w:r>
        <w:r w:rsidRPr="002A599E" w:rsidDel="0084016D">
          <w:rPr>
            <w:lang w:val="en-US"/>
            <w:rPrChange w:id="277" w:author="Gonzalo Franetovic" w:date="2023-08-10T16:57:00Z">
              <w:rPr>
                <w:highlight w:val="yellow"/>
              </w:rPr>
            </w:rPrChange>
          </w:rPr>
          <w:delText>Indeed</w:delText>
        </w:r>
        <w:r w:rsidRPr="002A599E" w:rsidDel="0084016D">
          <w:rPr>
            <w:lang w:val="en-US"/>
            <w:rPrChange w:id="278" w:author="Gonzalo Franetovic" w:date="2023-08-10T16:57:00Z">
              <w:rPr/>
            </w:rPrChange>
          </w:rPr>
          <w:delText>, a</w:delText>
        </w:r>
      </w:del>
      <w:ins w:id="279" w:author="Gonzalo Franetovic" w:date="2023-08-04T17:04:00Z">
        <w:r w:rsidR="0084016D" w:rsidRPr="002A599E">
          <w:rPr>
            <w:lang w:val="en-US"/>
            <w:rPrChange w:id="280" w:author="Gonzalo Franetovic" w:date="2023-08-10T16:57:00Z">
              <w:rPr/>
            </w:rPrChange>
          </w:rPr>
          <w:t>A</w:t>
        </w:r>
      </w:ins>
      <w:r w:rsidRPr="002A599E">
        <w:rPr>
          <w:lang w:val="en-US"/>
          <w:rPrChange w:id="281" w:author="Gonzalo Franetovic" w:date="2023-08-10T16:57:00Z">
            <w:rPr/>
          </w:rPrChange>
        </w:rPr>
        <w:t xml:space="preserve">n important avenue of research on social justice focuses on identifying how </w:t>
      </w:r>
      <w:del w:id="282" w:author="Gonzalo Franetovic" w:date="2023-08-04T17:03:00Z">
        <w:r w:rsidRPr="002A599E" w:rsidDel="0084016D">
          <w:rPr>
            <w:lang w:val="en-US"/>
            <w:rPrChange w:id="283" w:author="Gonzalo Franetovic" w:date="2023-08-10T16:57:00Z">
              <w:rPr>
                <w:highlight w:val="yellow"/>
              </w:rPr>
            </w:rPrChange>
          </w:rPr>
          <w:delText>socioeconomic</w:delText>
        </w:r>
        <w:r w:rsidRPr="002A599E" w:rsidDel="0084016D">
          <w:rPr>
            <w:lang w:val="en-US"/>
            <w:rPrChange w:id="284" w:author="Gonzalo Franetovic" w:date="2023-08-10T16:57:00Z">
              <w:rPr/>
            </w:rPrChange>
          </w:rPr>
          <w:delText xml:space="preserve"> characteristics are</w:delText>
        </w:r>
      </w:del>
      <w:ins w:id="285" w:author="Gonzalo Franetovic" w:date="2023-08-04T17:03:00Z">
        <w:r w:rsidR="0084016D" w:rsidRPr="002A599E">
          <w:rPr>
            <w:lang w:val="en-US"/>
            <w:rPrChange w:id="286" w:author="Gonzalo Franetovic" w:date="2023-08-10T16:57:00Z">
              <w:rPr/>
            </w:rPrChange>
          </w:rPr>
          <w:t>individuals’ position</w:t>
        </w:r>
      </w:ins>
      <w:ins w:id="287" w:author="Gonzalo Franetovic" w:date="2023-08-04T17:20:00Z">
        <w:r w:rsidR="0084016D" w:rsidRPr="002A599E">
          <w:rPr>
            <w:lang w:val="en-US"/>
            <w:rPrChange w:id="288" w:author="Gonzalo Franetovic" w:date="2023-08-10T16:57:00Z">
              <w:rPr/>
            </w:rPrChange>
          </w:rPr>
          <w:t>s</w:t>
        </w:r>
      </w:ins>
      <w:ins w:id="289" w:author="Gonzalo Franetovic" w:date="2023-08-04T17:03:00Z">
        <w:r w:rsidR="0084016D" w:rsidRPr="002A599E">
          <w:rPr>
            <w:lang w:val="en-US"/>
            <w:rPrChange w:id="290" w:author="Gonzalo Franetovic" w:date="2023-08-10T16:57:00Z">
              <w:rPr/>
            </w:rPrChange>
          </w:rPr>
          <w:t xml:space="preserve"> </w:t>
        </w:r>
      </w:ins>
      <w:ins w:id="291" w:author="Gonzalo Franetovic" w:date="2023-08-04T17:21:00Z">
        <w:r w:rsidR="0084016D" w:rsidRPr="002A599E">
          <w:rPr>
            <w:lang w:val="en-US"/>
            <w:rPrChange w:id="292" w:author="Gonzalo Franetovic" w:date="2023-08-10T16:57:00Z">
              <w:rPr/>
            </w:rPrChange>
          </w:rPr>
          <w:t xml:space="preserve">across the social structure </w:t>
        </w:r>
      </w:ins>
      <w:ins w:id="293" w:author="Gonzalo Franetovic" w:date="2023-08-04T17:20:00Z">
        <w:r w:rsidR="0084016D" w:rsidRPr="002A599E">
          <w:rPr>
            <w:lang w:val="en-US"/>
            <w:rPrChange w:id="294" w:author="Gonzalo Franetovic" w:date="2023-08-10T16:57:00Z">
              <w:rPr/>
            </w:rPrChange>
          </w:rPr>
          <w:t>are</w:t>
        </w:r>
      </w:ins>
      <w:r w:rsidRPr="002A599E">
        <w:rPr>
          <w:lang w:val="en-US"/>
          <w:rPrChange w:id="295" w:author="Gonzalo Franetovic" w:date="2023-08-10T16:57:00Z">
            <w:rPr/>
          </w:rPrChange>
        </w:rPr>
        <w:t xml:space="preserve"> related to variations in </w:t>
      </w:r>
      <w:del w:id="296" w:author="Gonzalo Franetovic" w:date="2023-08-04T17:03:00Z">
        <w:r w:rsidRPr="002A599E" w:rsidDel="0084016D">
          <w:rPr>
            <w:lang w:val="en-US"/>
            <w:rPrChange w:id="297" w:author="Gonzalo Franetovic" w:date="2023-08-10T16:57:00Z">
              <w:rPr/>
            </w:rPrChange>
          </w:rPr>
          <w:delText xml:space="preserve">people's </w:delText>
        </w:r>
      </w:del>
      <w:ins w:id="298" w:author="Gonzalo Franetovic" w:date="2023-08-04T17:03:00Z">
        <w:r w:rsidR="0084016D" w:rsidRPr="002A599E">
          <w:rPr>
            <w:lang w:val="en-US"/>
            <w:rPrChange w:id="299" w:author="Gonzalo Franetovic" w:date="2023-08-10T16:57:00Z">
              <w:rPr/>
            </w:rPrChange>
          </w:rPr>
          <w:t xml:space="preserve">their </w:t>
        </w:r>
      </w:ins>
      <w:r w:rsidRPr="002A599E">
        <w:rPr>
          <w:lang w:val="en-US"/>
          <w:rPrChange w:id="300" w:author="Gonzalo Franetovic" w:date="2023-08-10T16:57:00Z">
            <w:rPr/>
          </w:rPrChange>
        </w:rPr>
        <w:t>attitudes towards inequality</w:t>
      </w:r>
      <w:ins w:id="301" w:author="Gonzalo Franetovic" w:date="2023-08-04T17:05:00Z">
        <w:r w:rsidR="0084016D" w:rsidRPr="002A599E">
          <w:rPr>
            <w:lang w:val="en-US"/>
            <w:rPrChange w:id="302" w:author="Gonzalo Franetovic" w:date="2023-08-10T16:57:00Z">
              <w:rPr/>
            </w:rPrChange>
          </w:rPr>
          <w:t xml:space="preserve"> </w:t>
        </w:r>
      </w:ins>
      <w:customXmlInsRangeStart w:id="303" w:author="Gonzalo Franetovic" w:date="2023-08-07T19:53:00Z"/>
      <w:sdt>
        <w:sdtPr>
          <w:rPr>
            <w:lang w:val="en-US"/>
            <w:rPrChange w:id="304" w:author="Gonzalo Franetovic" w:date="2023-08-10T16:57:00Z">
              <w:rPr>
                <w:highlight w:val="yellow"/>
                <w:lang w:val="en-US"/>
              </w:rPr>
            </w:rPrChange>
          </w:rPr>
          <w:alias w:val="SmartCite Citation"/>
          <w:tag w:val="0a3c846c-7570-4913-bd72-3afd46468081:9297d250-e90d-4296-9925-17128c243ce4,0a3c846c-7570-4913-bd72-3afd46468081:5cc6cd8e-9784-4936-b989-e74ab81455d3+"/>
          <w:id w:val="-821582464"/>
          <w:placeholder>
            <w:docPart w:val="DefaultPlaceholder_-1854013440"/>
          </w:placeholder>
        </w:sdtPr>
        <w:sdtContent>
          <w:customXmlInsRangeEnd w:id="303"/>
          <w:ins w:id="305" w:author="Gonzalo Franetovic" w:date="2023-08-10T16:49:00Z">
            <w:r w:rsidR="007B1472" w:rsidRPr="002A599E">
              <w:rPr>
                <w:color w:val="000000"/>
                <w:rPrChange w:id="306" w:author="Gonzalo Franetovic" w:date="2023-08-10T16:57:00Z">
                  <w:rPr/>
                </w:rPrChange>
              </w:rPr>
              <w:t>(Evans et al., 1992; Kluegel &amp; Smith, 1986)</w:t>
            </w:r>
          </w:ins>
          <w:customXmlInsRangeStart w:id="307" w:author="Gonzalo Franetovic" w:date="2023-08-07T19:53:00Z"/>
        </w:sdtContent>
      </w:sdt>
      <w:customXmlInsRangeEnd w:id="307"/>
      <w:r w:rsidRPr="002A599E">
        <w:rPr>
          <w:lang w:val="en-US"/>
          <w:rPrChange w:id="308" w:author="Gonzalo Franetovic" w:date="2023-08-10T16:57:00Z">
            <w:rPr/>
          </w:rPrChange>
        </w:rPr>
        <w:t xml:space="preserve">. </w:t>
      </w:r>
      <w:del w:id="309" w:author="Gonzalo Franetovic" w:date="2023-08-04T17:24:00Z">
        <w:r w:rsidRPr="002A599E" w:rsidDel="0084016D">
          <w:rPr>
            <w:lang w:val="en-US"/>
            <w:rPrChange w:id="310" w:author="Gonzalo Franetovic" w:date="2023-08-10T16:57:00Z">
              <w:rPr/>
            </w:rPrChange>
          </w:rPr>
          <w:delText>Among these</w:delText>
        </w:r>
      </w:del>
      <w:ins w:id="311" w:author="Gonzalo Franetovic" w:date="2023-08-04T18:04:00Z">
        <w:r w:rsidR="00542027" w:rsidRPr="002A599E">
          <w:rPr>
            <w:lang w:val="en-US"/>
            <w:rPrChange w:id="312" w:author="Gonzalo Franetovic" w:date="2023-08-10T16:57:00Z">
              <w:rPr>
                <w:highlight w:val="yellow"/>
              </w:rPr>
            </w:rPrChange>
          </w:rPr>
          <w:t>Relying</w:t>
        </w:r>
      </w:ins>
      <w:ins w:id="313" w:author="Gonzalo Franetovic" w:date="2023-08-04T17:24:00Z">
        <w:r w:rsidR="0084016D" w:rsidRPr="002A599E">
          <w:rPr>
            <w:lang w:val="en-US"/>
            <w:rPrChange w:id="314" w:author="Gonzalo Franetovic" w:date="2023-08-10T16:57:00Z">
              <w:rPr/>
            </w:rPrChange>
          </w:rPr>
          <w:t xml:space="preserve"> on the importance of economic self-interest</w:t>
        </w:r>
      </w:ins>
      <w:ins w:id="315" w:author="Gonzalo Franetovic" w:date="2023-08-04T17:56:00Z">
        <w:r w:rsidR="00457C39" w:rsidRPr="002A599E">
          <w:rPr>
            <w:lang w:val="en-US"/>
            <w:rPrChange w:id="316" w:author="Gonzalo Franetovic" w:date="2023-08-10T16:57:00Z">
              <w:rPr>
                <w:highlight w:val="yellow"/>
              </w:rPr>
            </w:rPrChange>
          </w:rPr>
          <w:t xml:space="preserve"> and </w:t>
        </w:r>
      </w:ins>
      <w:ins w:id="317" w:author="Gonzalo Franetovic" w:date="2023-08-04T18:04:00Z">
        <w:r w:rsidR="00542027" w:rsidRPr="002A599E">
          <w:rPr>
            <w:lang w:val="en-US"/>
            <w:rPrChange w:id="318" w:author="Gonzalo Franetovic" w:date="2023-08-10T16:57:00Z">
              <w:rPr>
                <w:highlight w:val="yellow"/>
              </w:rPr>
            </w:rPrChange>
          </w:rPr>
          <w:t xml:space="preserve">a </w:t>
        </w:r>
      </w:ins>
      <w:ins w:id="319" w:author="Gonzalo Franetovic" w:date="2023-08-04T17:56:00Z">
        <w:r w:rsidR="00457C39" w:rsidRPr="002A599E">
          <w:rPr>
            <w:lang w:val="en-US"/>
            <w:rPrChange w:id="320" w:author="Gonzalo Franetovic" w:date="2023-08-10T16:57:00Z">
              <w:rPr>
                <w:highlight w:val="yellow"/>
              </w:rPr>
            </w:rPrChange>
          </w:rPr>
          <w:t xml:space="preserve">utility-oriented social actor </w:t>
        </w:r>
        <w:r w:rsidR="00457C39" w:rsidRPr="002A599E">
          <w:rPr>
            <w:lang w:val="en-US"/>
            <w:rPrChange w:id="321" w:author="Gonzalo Franetovic" w:date="2023-08-10T16:57:00Z">
              <w:rPr>
                <w:highlight w:val="yellow"/>
              </w:rPr>
            </w:rPrChange>
          </w:rPr>
          <w:fldChar w:fldCharType="begin"/>
        </w:r>
        <w:r w:rsidR="00457C39" w:rsidRPr="002A599E">
          <w:rPr>
            <w:lang w:val="en-US"/>
            <w:rPrChange w:id="322" w:author="Gonzalo Franetovic" w:date="2023-08-10T16:57:00Z">
              <w:rPr>
                <w:highlight w:val="yellow"/>
              </w:rPr>
            </w:rPrChange>
          </w:rPr>
          <w:instrText>HYPERLINK "https://app.readcube.com/library/0a3c846c-7570-4913-bd72-3afd46468081/all?uuid=5257263093877701&amp;item_ids=0a3c846c-7570-4913-bd72-3afd46468081:a8efa3d4-401b-4655-8e9e-b343941697e6,0a3c846c-7570-4913-bd72-3afd46468081:64f73899-78ec-422e-b47b-539b9670e30f,0a3c846c-7570-4913-bd72-3afd46468081:79269b17-8860-441d-bb9e-2ad14c4a7142" \h</w:instrText>
        </w:r>
        <w:r w:rsidR="00457C39" w:rsidRPr="002A599E">
          <w:rPr>
            <w:lang w:val="en-US"/>
            <w:rPrChange w:id="323" w:author="Gonzalo Franetovic" w:date="2023-08-10T16:57:00Z">
              <w:rPr>
                <w:highlight w:val="yellow"/>
                <w:lang w:val="en-US"/>
              </w:rPr>
            </w:rPrChange>
          </w:rPr>
        </w:r>
        <w:r w:rsidR="00457C39" w:rsidRPr="002A599E">
          <w:rPr>
            <w:lang w:val="en-US"/>
            <w:rPrChange w:id="324" w:author="Gonzalo Franetovic" w:date="2023-08-10T16:57:00Z">
              <w:rPr>
                <w:color w:val="000000"/>
                <w:highlight w:val="yellow"/>
              </w:rPr>
            </w:rPrChange>
          </w:rPr>
          <w:fldChar w:fldCharType="separate"/>
        </w:r>
        <w:r w:rsidR="00457C39" w:rsidRPr="002A599E">
          <w:rPr>
            <w:color w:val="000000"/>
            <w:lang w:val="en-US"/>
            <w:rPrChange w:id="325" w:author="Gonzalo Franetovic" w:date="2023-08-10T16:57:00Z">
              <w:rPr>
                <w:color w:val="000000"/>
                <w:highlight w:val="yellow"/>
              </w:rPr>
            </w:rPrChange>
          </w:rPr>
          <w:t>(Franko et al., 2013; Meltzer &amp; Richard, 1981; Wegener &amp; Liebig, 1995)</w:t>
        </w:r>
        <w:r w:rsidR="00457C39" w:rsidRPr="002A599E">
          <w:rPr>
            <w:color w:val="000000"/>
            <w:lang w:val="en-US"/>
            <w:rPrChange w:id="326" w:author="Gonzalo Franetovic" w:date="2023-08-10T16:57:00Z">
              <w:rPr>
                <w:color w:val="000000"/>
                <w:highlight w:val="yellow"/>
              </w:rPr>
            </w:rPrChange>
          </w:rPr>
          <w:fldChar w:fldCharType="end"/>
        </w:r>
      </w:ins>
      <w:r w:rsidRPr="002A599E">
        <w:rPr>
          <w:lang w:val="en-US"/>
          <w:rPrChange w:id="327" w:author="Gonzalo Franetovic" w:date="2023-08-10T16:57:00Z">
            <w:rPr/>
          </w:rPrChange>
        </w:rPr>
        <w:t xml:space="preserve">, </w:t>
      </w:r>
      <w:del w:id="328" w:author="Gonzalo Franetovic" w:date="2023-08-04T17:25:00Z">
        <w:r w:rsidRPr="002A599E" w:rsidDel="0084016D">
          <w:rPr>
            <w:lang w:val="en-US"/>
            <w:rPrChange w:id="329" w:author="Gonzalo Franetovic" w:date="2023-08-10T16:57:00Z">
              <w:rPr/>
            </w:rPrChange>
          </w:rPr>
          <w:delText>one of the most studied questions refers to</w:delText>
        </w:r>
      </w:del>
      <w:ins w:id="330" w:author="Gonzalo Franetovic" w:date="2023-08-04T17:25:00Z">
        <w:r w:rsidR="0084016D" w:rsidRPr="002A599E">
          <w:rPr>
            <w:lang w:val="en-US"/>
            <w:rPrChange w:id="331" w:author="Gonzalo Franetovic" w:date="2023-08-10T16:57:00Z">
              <w:rPr/>
            </w:rPrChange>
          </w:rPr>
          <w:t>several studies evidenced</w:t>
        </w:r>
      </w:ins>
      <w:del w:id="332" w:author="Gonzalo Franetovic" w:date="2023-08-04T17:25:00Z">
        <w:r w:rsidRPr="002A599E" w:rsidDel="0084016D">
          <w:rPr>
            <w:lang w:val="en-US"/>
            <w:rPrChange w:id="333" w:author="Gonzalo Franetovic" w:date="2023-08-10T16:57:00Z">
              <w:rPr/>
            </w:rPrChange>
          </w:rPr>
          <w:delText xml:space="preserve"> </w:delText>
        </w:r>
      </w:del>
      <w:ins w:id="334" w:author="Gonzalo Franetovic" w:date="2023-08-04T17:25:00Z">
        <w:r w:rsidR="0084016D" w:rsidRPr="002A599E">
          <w:rPr>
            <w:lang w:val="en-US"/>
            <w:rPrChange w:id="335" w:author="Gonzalo Franetovic" w:date="2023-08-10T16:57:00Z">
              <w:rPr/>
            </w:rPrChange>
          </w:rPr>
          <w:t xml:space="preserve"> attitudinal </w:t>
        </w:r>
      </w:ins>
      <w:r w:rsidRPr="002A599E">
        <w:rPr>
          <w:lang w:val="en-US"/>
          <w:rPrChange w:id="336" w:author="Gonzalo Franetovic" w:date="2023-08-10T16:57:00Z">
            <w:rPr/>
          </w:rPrChange>
        </w:rPr>
        <w:t>differences according to</w:t>
      </w:r>
      <w:del w:id="337" w:author="Gonzalo Franetovic" w:date="2023-08-04T17:05:00Z">
        <w:r w:rsidRPr="002A599E" w:rsidDel="0084016D">
          <w:rPr>
            <w:lang w:val="en-US"/>
            <w:rPrChange w:id="338" w:author="Gonzalo Franetovic" w:date="2023-08-10T16:57:00Z">
              <w:rPr/>
            </w:rPrChange>
          </w:rPr>
          <w:delText xml:space="preserve"> the</w:delText>
        </w:r>
      </w:del>
      <w:r w:rsidRPr="002A599E">
        <w:rPr>
          <w:lang w:val="en-US"/>
          <w:rPrChange w:id="339" w:author="Gonzalo Franetovic" w:date="2023-08-10T16:57:00Z">
            <w:rPr/>
          </w:rPrChange>
        </w:rPr>
        <w:t xml:space="preserve"> social status</w:t>
      </w:r>
      <w:del w:id="340" w:author="Gonzalo Franetovic" w:date="2023-08-04T17:05:00Z">
        <w:r w:rsidRPr="002A599E" w:rsidDel="0084016D">
          <w:rPr>
            <w:lang w:val="en-US"/>
            <w:rPrChange w:id="341" w:author="Gonzalo Franetovic" w:date="2023-08-10T16:57:00Z">
              <w:rPr/>
            </w:rPrChange>
          </w:rPr>
          <w:delText xml:space="preserve"> of individuals</w:delText>
        </w:r>
      </w:del>
      <w:r w:rsidRPr="002A599E">
        <w:rPr>
          <w:lang w:val="en-US"/>
          <w:rPrChange w:id="342" w:author="Gonzalo Franetovic" w:date="2023-08-10T16:57:00Z">
            <w:rPr/>
          </w:rPrChange>
        </w:rPr>
        <w:t xml:space="preserve">, based on measures such as </w:t>
      </w:r>
      <w:del w:id="343" w:author="Gonzalo Franetovic" w:date="2023-08-09T17:50:00Z">
        <w:r w:rsidRPr="002A599E" w:rsidDel="00EB45CD">
          <w:rPr>
            <w:lang w:val="en-US"/>
            <w:rPrChange w:id="344" w:author="Gonzalo Franetovic" w:date="2023-08-10T16:57:00Z">
              <w:rPr/>
            </w:rPrChange>
          </w:rPr>
          <w:delText>educational level</w:delText>
        </w:r>
      </w:del>
      <w:ins w:id="345" w:author="Gonzalo Franetovic" w:date="2023-08-09T17:50:00Z">
        <w:r w:rsidR="00EB45CD" w:rsidRPr="002A599E">
          <w:rPr>
            <w:lang w:val="en-US"/>
            <w:rPrChange w:id="346" w:author="Gonzalo Franetovic" w:date="2023-08-10T16:57:00Z">
              <w:rPr>
                <w:highlight w:val="yellow"/>
                <w:lang w:val="en-US"/>
              </w:rPr>
            </w:rPrChange>
          </w:rPr>
          <w:t>education</w:t>
        </w:r>
      </w:ins>
      <w:ins w:id="347" w:author="Gonzalo Franetovic" w:date="2023-08-04T18:33:00Z">
        <w:r w:rsidR="009757AD" w:rsidRPr="002A599E">
          <w:rPr>
            <w:lang w:val="en-US"/>
            <w:rPrChange w:id="348" w:author="Gonzalo Franetovic" w:date="2023-08-10T16:57:00Z">
              <w:rPr>
                <w:highlight w:val="yellow"/>
              </w:rPr>
            </w:rPrChange>
          </w:rPr>
          <w:t xml:space="preserve"> </w:t>
        </w:r>
      </w:ins>
      <w:customXmlInsRangeStart w:id="349" w:author="Gonzalo Franetovic" w:date="2023-08-07T20:04:00Z"/>
      <w:sdt>
        <w:sdtPr>
          <w:rPr>
            <w:lang w:val="en-US"/>
            <w:rPrChange w:id="350" w:author="Gonzalo Franetovic" w:date="2023-08-10T16:57:00Z">
              <w:rPr>
                <w:highlight w:val="yellow"/>
                <w:lang w:val="en-US"/>
              </w:rPr>
            </w:rPrChange>
          </w:rPr>
          <w:alias w:val="SmartCite Citation"/>
          <w:tag w:val="0a3c846c-7570-4913-bd72-3afd46468081:f619fd25-fec4-42ca-bc9a-b074f37ded95+"/>
          <w:id w:val="175158159"/>
          <w:placeholder>
            <w:docPart w:val="DefaultPlaceholder_-1854013440"/>
          </w:placeholder>
        </w:sdtPr>
        <w:sdtContent>
          <w:customXmlInsRangeEnd w:id="349"/>
          <w:ins w:id="351" w:author="Gonzalo Franetovic" w:date="2023-08-10T16:49:00Z">
            <w:r w:rsidR="007B1472" w:rsidRPr="002A599E">
              <w:rPr>
                <w:color w:val="000000"/>
                <w:rPrChange w:id="352" w:author="Gonzalo Franetovic" w:date="2023-08-10T16:57:00Z">
                  <w:rPr/>
                </w:rPrChange>
              </w:rPr>
              <w:t>(Bobzien, 2020)</w:t>
            </w:r>
          </w:ins>
          <w:customXmlInsRangeStart w:id="353" w:author="Gonzalo Franetovic" w:date="2023-08-07T20:04:00Z"/>
        </w:sdtContent>
      </w:sdt>
      <w:customXmlInsRangeEnd w:id="353"/>
      <w:r w:rsidRPr="002A599E">
        <w:rPr>
          <w:lang w:val="en-US"/>
          <w:rPrChange w:id="354" w:author="Gonzalo Franetovic" w:date="2023-08-10T16:57:00Z">
            <w:rPr/>
          </w:rPrChange>
        </w:rPr>
        <w:t>, income</w:t>
      </w:r>
      <w:ins w:id="355" w:author="Gonzalo Franetovic" w:date="2023-08-07T19:26:00Z">
        <w:r w:rsidR="0064038C" w:rsidRPr="002A599E">
          <w:rPr>
            <w:lang w:val="en-US"/>
            <w:rPrChange w:id="356" w:author="Gonzalo Franetovic" w:date="2023-08-10T16:57:00Z">
              <w:rPr>
                <w:highlight w:val="yellow"/>
                <w:lang w:val="en-US"/>
              </w:rPr>
            </w:rPrChange>
          </w:rPr>
          <w:t xml:space="preserve"> </w:t>
        </w:r>
      </w:ins>
      <w:customXmlInsRangeStart w:id="357" w:author="Gonzalo Franetovic" w:date="2023-08-07T19:52:00Z"/>
      <w:sdt>
        <w:sdtPr>
          <w:rPr>
            <w:lang w:val="en-US"/>
            <w:rPrChange w:id="358" w:author="Gonzalo Franetovic" w:date="2023-08-10T16:57:00Z">
              <w:rPr>
                <w:highlight w:val="yellow"/>
                <w:lang w:val="en-US"/>
              </w:rPr>
            </w:rPrChange>
          </w:rPr>
          <w:alias w:val="SmartCite Citation"/>
          <w:tag w:val="0a3c846c-7570-4913-bd72-3afd46468081:f8956508-d30e-4ed3-805a-af0b0e707580,0a3c846c-7570-4913-bd72-3afd46468081:048b219e-2ca1-4973-ac5e-cdc05b2f67e8+"/>
          <w:id w:val="-2119443337"/>
          <w:placeholder>
            <w:docPart w:val="DefaultPlaceholder_-1854013440"/>
          </w:placeholder>
        </w:sdtPr>
        <w:sdtContent>
          <w:customXmlInsRangeEnd w:id="357"/>
          <w:ins w:id="359" w:author="Gonzalo Franetovic" w:date="2023-08-10T16:49:00Z">
            <w:r w:rsidR="007B1472" w:rsidRPr="002A599E">
              <w:rPr>
                <w:color w:val="000000"/>
                <w:rPrChange w:id="360" w:author="Gonzalo Franetovic" w:date="2023-08-10T16:57:00Z">
                  <w:rPr/>
                </w:rPrChange>
              </w:rPr>
              <w:t>(</w:t>
            </w:r>
            <w:proofErr w:type="spellStart"/>
            <w:r w:rsidR="007B1472" w:rsidRPr="002A599E">
              <w:rPr>
                <w:color w:val="000000"/>
                <w:rPrChange w:id="361" w:author="Gonzalo Franetovic" w:date="2023-08-10T16:57:00Z">
                  <w:rPr/>
                </w:rPrChange>
              </w:rPr>
              <w:t>Finseraas</w:t>
            </w:r>
            <w:proofErr w:type="spellEnd"/>
            <w:r w:rsidR="007B1472" w:rsidRPr="002A599E">
              <w:rPr>
                <w:color w:val="000000"/>
                <w:rPrChange w:id="362" w:author="Gonzalo Franetovic" w:date="2023-08-10T16:57:00Z">
                  <w:rPr/>
                </w:rPrChange>
              </w:rPr>
              <w:t>, 2009; Szirmai, 1986)</w:t>
            </w:r>
          </w:ins>
          <w:customXmlInsRangeStart w:id="363" w:author="Gonzalo Franetovic" w:date="2023-08-07T19:52:00Z"/>
        </w:sdtContent>
      </w:sdt>
      <w:customXmlInsRangeEnd w:id="363"/>
      <w:r w:rsidRPr="002A599E">
        <w:rPr>
          <w:lang w:val="en-US"/>
          <w:rPrChange w:id="364" w:author="Gonzalo Franetovic" w:date="2023-08-10T16:57:00Z">
            <w:rPr/>
          </w:rPrChange>
        </w:rPr>
        <w:t>, and social class</w:t>
      </w:r>
      <w:ins w:id="365" w:author="Gonzalo Franetovic" w:date="2023-08-04T18:33:00Z">
        <w:r w:rsidR="009757AD" w:rsidRPr="002A599E">
          <w:rPr>
            <w:lang w:val="en-US"/>
            <w:rPrChange w:id="366" w:author="Gonzalo Franetovic" w:date="2023-08-10T16:57:00Z">
              <w:rPr>
                <w:highlight w:val="yellow"/>
              </w:rPr>
            </w:rPrChange>
          </w:rPr>
          <w:t xml:space="preserve"> </w:t>
        </w:r>
      </w:ins>
      <w:customXmlInsRangeStart w:id="367" w:author="Gonzalo Franetovic" w:date="2023-08-07T19:12:00Z"/>
      <w:sdt>
        <w:sdtPr>
          <w:rPr>
            <w:lang w:val="en-US"/>
            <w:rPrChange w:id="368" w:author="Gonzalo Franetovic" w:date="2023-08-10T16:57:00Z">
              <w:rPr>
                <w:highlight w:val="yellow"/>
                <w:lang w:val="en-US"/>
              </w:rPr>
            </w:rPrChange>
          </w:rPr>
          <w:alias w:val="SmartCite Citation"/>
          <w:tag w:val="0a3c846c-7570-4913-bd72-3afd46468081:2cc04218-4b65-4307-8d54-dcf391d63e15+"/>
          <w:id w:val="1416441620"/>
          <w:placeholder>
            <w:docPart w:val="DefaultPlaceholder_-1854013440"/>
          </w:placeholder>
        </w:sdtPr>
        <w:sdtContent>
          <w:customXmlInsRangeEnd w:id="367"/>
          <w:ins w:id="369" w:author="Gonzalo Franetovic" w:date="2023-08-10T16:49:00Z">
            <w:r w:rsidR="007B1472" w:rsidRPr="002A599E">
              <w:rPr>
                <w:color w:val="000000"/>
                <w:rPrChange w:id="370" w:author="Gonzalo Franetovic" w:date="2023-08-10T16:57:00Z">
                  <w:rPr/>
                </w:rPrChange>
              </w:rPr>
              <w:t>(Lindh &amp; McCall, 2020)</w:t>
            </w:r>
          </w:ins>
          <w:customXmlInsRangeStart w:id="371" w:author="Gonzalo Franetovic" w:date="2023-08-07T19:12:00Z"/>
        </w:sdtContent>
      </w:sdt>
      <w:customXmlInsRangeEnd w:id="371"/>
      <w:r w:rsidRPr="002A599E">
        <w:rPr>
          <w:lang w:val="en-US"/>
          <w:rPrChange w:id="372" w:author="Gonzalo Franetovic" w:date="2023-08-10T16:57:00Z">
            <w:rPr/>
          </w:rPrChange>
        </w:rPr>
        <w:t xml:space="preserve">. </w:t>
      </w:r>
      <w:del w:id="373" w:author="Gonzalo Franetovic" w:date="2023-08-04T17:26:00Z">
        <w:r w:rsidRPr="002A599E" w:rsidDel="0084016D">
          <w:rPr>
            <w:lang w:val="en-US"/>
            <w:rPrChange w:id="374" w:author="Gonzalo Franetovic" w:date="2023-08-10T16:57:00Z">
              <w:rPr/>
            </w:rPrChange>
          </w:rPr>
          <w:delText>Several studies show</w:delText>
        </w:r>
      </w:del>
      <w:ins w:id="375" w:author="Gonzalo Franetovic" w:date="2023-08-04T17:27:00Z">
        <w:r w:rsidR="0084016D" w:rsidRPr="002A599E">
          <w:rPr>
            <w:lang w:val="en-US"/>
            <w:rPrChange w:id="376" w:author="Gonzalo Franetovic" w:date="2023-08-10T16:57:00Z">
              <w:rPr/>
            </w:rPrChange>
          </w:rPr>
          <w:t>Among them, it was</w:t>
        </w:r>
      </w:ins>
      <w:ins w:id="377" w:author="Gonzalo Franetovic" w:date="2023-08-04T17:26:00Z">
        <w:r w:rsidR="0084016D" w:rsidRPr="002A599E">
          <w:rPr>
            <w:lang w:val="en-US"/>
            <w:rPrChange w:id="378" w:author="Gonzalo Franetovic" w:date="2023-08-10T16:57:00Z">
              <w:rPr/>
            </w:rPrChange>
          </w:rPr>
          <w:t xml:space="preserve"> sho</w:t>
        </w:r>
      </w:ins>
      <w:ins w:id="379" w:author="Gonzalo Franetovic" w:date="2023-08-04T17:27:00Z">
        <w:r w:rsidR="0084016D" w:rsidRPr="002A599E">
          <w:rPr>
            <w:lang w:val="en-US"/>
            <w:rPrChange w:id="380" w:author="Gonzalo Franetovic" w:date="2023-08-10T16:57:00Z">
              <w:rPr/>
            </w:rPrChange>
          </w:rPr>
          <w:t>wed</w:t>
        </w:r>
      </w:ins>
      <w:r w:rsidRPr="002A599E">
        <w:rPr>
          <w:lang w:val="en-US"/>
          <w:rPrChange w:id="381" w:author="Gonzalo Franetovic" w:date="2023-08-10T16:57:00Z">
            <w:rPr/>
          </w:rPrChange>
        </w:rPr>
        <w:t xml:space="preserve"> that higher socioeconomic positions are related to lower levels of perception of inequality </w:t>
      </w:r>
      <w:r w:rsidRPr="002A599E">
        <w:rPr>
          <w:lang w:val="en-US"/>
          <w:rPrChange w:id="382" w:author="Gonzalo Franetovic" w:date="2023-08-10T16:57:00Z">
            <w:rPr/>
          </w:rPrChange>
        </w:rPr>
        <w:fldChar w:fldCharType="begin"/>
      </w:r>
      <w:r w:rsidRPr="002A599E">
        <w:rPr>
          <w:lang w:val="en-US"/>
          <w:rPrChange w:id="383" w:author="Gonzalo Franetovic" w:date="2023-08-10T16:57:00Z">
            <w:rPr/>
          </w:rPrChange>
        </w:rPr>
        <w:instrText>HYPERLINK "https://app.readcube.com/library/0a3c846c-7570-4913-bd72-3afd46468081/all?uuid=7877589205907024&amp;item_ids=0a3c846c-7570-4913-bd72-3afd46468081:1df5fc7d-c219-4474-9bef-8f683cb55137,0a3c846c-7570-4913-bd72-3afd46468081:9297d250-e90d-4296-9925-17128c243ce4,0a3c846c-7570-4913-bd72-3afd46468081:d2a297e8-988d-46ab-bc51-15088fd4c4f4" \h</w:instrText>
      </w:r>
      <w:r w:rsidRPr="002A599E">
        <w:rPr>
          <w:lang w:val="en-US"/>
          <w:rPrChange w:id="384" w:author="Gonzalo Franetovic" w:date="2023-08-10T16:57:00Z">
            <w:rPr>
              <w:highlight w:val="yellow"/>
              <w:lang w:val="en-US"/>
            </w:rPr>
          </w:rPrChange>
        </w:rPr>
      </w:r>
      <w:r w:rsidRPr="002A599E">
        <w:rPr>
          <w:lang w:val="en-US"/>
          <w:rPrChange w:id="385" w:author="Gonzalo Franetovic" w:date="2023-08-10T16:57:00Z">
            <w:rPr>
              <w:color w:val="000000"/>
            </w:rPr>
          </w:rPrChange>
        </w:rPr>
        <w:fldChar w:fldCharType="separate"/>
      </w:r>
      <w:r w:rsidRPr="002A599E">
        <w:rPr>
          <w:color w:val="000000"/>
          <w:lang w:val="en-US"/>
          <w:rPrChange w:id="386" w:author="Gonzalo Franetovic" w:date="2023-08-10T16:57:00Z">
            <w:rPr>
              <w:color w:val="000000"/>
            </w:rPr>
          </w:rPrChange>
        </w:rPr>
        <w:t xml:space="preserve">(Bobzien &amp; </w:t>
      </w:r>
      <w:proofErr w:type="spellStart"/>
      <w:r w:rsidRPr="002A599E">
        <w:rPr>
          <w:color w:val="000000"/>
          <w:lang w:val="en-US"/>
          <w:rPrChange w:id="387" w:author="Gonzalo Franetovic" w:date="2023-08-10T16:57:00Z">
            <w:rPr>
              <w:color w:val="000000"/>
            </w:rPr>
          </w:rPrChange>
        </w:rPr>
        <w:t>Kalleitner</w:t>
      </w:r>
      <w:proofErr w:type="spellEnd"/>
      <w:r w:rsidRPr="002A599E">
        <w:rPr>
          <w:color w:val="000000"/>
          <w:lang w:val="en-US"/>
          <w:rPrChange w:id="388" w:author="Gonzalo Franetovic" w:date="2023-08-10T16:57:00Z">
            <w:rPr>
              <w:color w:val="000000"/>
            </w:rPr>
          </w:rPrChange>
        </w:rPr>
        <w:t>, 2020; Evans et al., 1992; Evans &amp; Kelley, 2017)</w:t>
      </w:r>
      <w:r w:rsidRPr="002A599E">
        <w:rPr>
          <w:color w:val="000000"/>
          <w:lang w:val="en-US"/>
          <w:rPrChange w:id="389" w:author="Gonzalo Franetovic" w:date="2023-08-10T16:57:00Z">
            <w:rPr>
              <w:color w:val="000000"/>
            </w:rPr>
          </w:rPrChange>
        </w:rPr>
        <w:fldChar w:fldCharType="end"/>
      </w:r>
      <w:r w:rsidRPr="002A599E">
        <w:rPr>
          <w:lang w:val="en-US"/>
          <w:rPrChange w:id="390" w:author="Gonzalo Franetovic" w:date="2023-08-10T16:57:00Z">
            <w:rPr/>
          </w:rPrChange>
        </w:rPr>
        <w:t xml:space="preserve">, a lower belief in public redistribution </w:t>
      </w:r>
      <w:r w:rsidRPr="002A599E">
        <w:rPr>
          <w:lang w:val="en-US"/>
          <w:rPrChange w:id="391" w:author="Gonzalo Franetovic" w:date="2023-08-10T16:57:00Z">
            <w:rPr/>
          </w:rPrChange>
        </w:rPr>
        <w:fldChar w:fldCharType="begin"/>
      </w:r>
      <w:r w:rsidRPr="002A599E">
        <w:rPr>
          <w:lang w:val="en-US"/>
          <w:rPrChange w:id="392" w:author="Gonzalo Franetovic" w:date="2023-08-10T16:57:00Z">
            <w:rPr/>
          </w:rPrChange>
        </w:rPr>
        <w:instrText>HYPERLINK "https://app.readcube.com/library/0a3c846c-7570-4913-bd72-3afd46468081/all?uuid=6831266329904127&amp;item_ids=0a3c846c-7570-4913-bd72-3afd46468081:79269b17-8860-441d-bb9e-2ad14c4a7142" \h</w:instrText>
      </w:r>
      <w:r w:rsidRPr="002A599E">
        <w:rPr>
          <w:lang w:val="en-US"/>
          <w:rPrChange w:id="393" w:author="Gonzalo Franetovic" w:date="2023-08-10T16:57:00Z">
            <w:rPr>
              <w:highlight w:val="yellow"/>
              <w:lang w:val="en-US"/>
            </w:rPr>
          </w:rPrChange>
        </w:rPr>
      </w:r>
      <w:r w:rsidRPr="002A599E">
        <w:rPr>
          <w:lang w:val="en-US"/>
          <w:rPrChange w:id="394" w:author="Gonzalo Franetovic" w:date="2023-08-10T16:57:00Z">
            <w:rPr>
              <w:color w:val="000000"/>
            </w:rPr>
          </w:rPrChange>
        </w:rPr>
        <w:fldChar w:fldCharType="separate"/>
      </w:r>
      <w:r w:rsidRPr="002A599E">
        <w:rPr>
          <w:color w:val="000000"/>
          <w:lang w:val="en-US"/>
          <w:rPrChange w:id="395" w:author="Gonzalo Franetovic" w:date="2023-08-10T16:57:00Z">
            <w:rPr>
              <w:color w:val="000000"/>
            </w:rPr>
          </w:rPrChange>
        </w:rPr>
        <w:t>(Franko et al., 2013)</w:t>
      </w:r>
      <w:r w:rsidRPr="002A599E">
        <w:rPr>
          <w:color w:val="000000"/>
          <w:lang w:val="en-US"/>
          <w:rPrChange w:id="396" w:author="Gonzalo Franetovic" w:date="2023-08-10T16:57:00Z">
            <w:rPr>
              <w:color w:val="000000"/>
            </w:rPr>
          </w:rPrChange>
        </w:rPr>
        <w:fldChar w:fldCharType="end"/>
      </w:r>
      <w:r w:rsidRPr="002A599E">
        <w:rPr>
          <w:lang w:val="en-US"/>
          <w:rPrChange w:id="397" w:author="Gonzalo Franetovic" w:date="2023-08-10T16:57:00Z">
            <w:rPr/>
          </w:rPrChange>
        </w:rPr>
        <w:t xml:space="preserve">, and lower concerns towards the actual distribution of resources </w:t>
      </w:r>
      <w:r w:rsidRPr="002A599E">
        <w:rPr>
          <w:lang w:val="en-US"/>
          <w:rPrChange w:id="398" w:author="Gonzalo Franetovic" w:date="2023-08-10T16:57:00Z">
            <w:rPr/>
          </w:rPrChange>
        </w:rPr>
        <w:fldChar w:fldCharType="begin"/>
      </w:r>
      <w:r w:rsidRPr="002A599E">
        <w:rPr>
          <w:lang w:val="en-US"/>
          <w:rPrChange w:id="399" w:author="Gonzalo Franetovic" w:date="2023-08-10T16:57:00Z">
            <w:rPr/>
          </w:rPrChange>
        </w:rPr>
        <w:instrText>HYPERLINK "https://app.readcube.com/library/0a3c846c-7570-4913-bd72-3afd46468081/all?uuid=2686909684203773&amp;item_ids=0a3c846c-7570-4913-bd72-3afd46468081:df71c568-b7b3-4b63-9890-002737dce3b5" \h</w:instrText>
      </w:r>
      <w:r w:rsidRPr="002A599E">
        <w:rPr>
          <w:lang w:val="en-US"/>
          <w:rPrChange w:id="400" w:author="Gonzalo Franetovic" w:date="2023-08-10T16:57:00Z">
            <w:rPr>
              <w:highlight w:val="yellow"/>
              <w:lang w:val="en-US"/>
            </w:rPr>
          </w:rPrChange>
        </w:rPr>
      </w:r>
      <w:r w:rsidRPr="002A599E">
        <w:rPr>
          <w:lang w:val="en-US"/>
          <w:rPrChange w:id="401" w:author="Gonzalo Franetovic" w:date="2023-08-10T16:57:00Z">
            <w:rPr>
              <w:color w:val="000000"/>
            </w:rPr>
          </w:rPrChange>
        </w:rPr>
        <w:fldChar w:fldCharType="separate"/>
      </w:r>
      <w:r w:rsidRPr="002A599E">
        <w:rPr>
          <w:color w:val="000000"/>
          <w:lang w:val="en-US"/>
          <w:rPrChange w:id="402" w:author="Gonzalo Franetovic" w:date="2023-08-10T16:57:00Z">
            <w:rPr>
              <w:color w:val="000000"/>
            </w:rPr>
          </w:rPrChange>
        </w:rPr>
        <w:t>(Hadler, 2005)</w:t>
      </w:r>
      <w:r w:rsidRPr="002A599E">
        <w:rPr>
          <w:color w:val="000000"/>
          <w:lang w:val="en-US"/>
          <w:rPrChange w:id="403" w:author="Gonzalo Franetovic" w:date="2023-08-10T16:57:00Z">
            <w:rPr>
              <w:color w:val="000000"/>
            </w:rPr>
          </w:rPrChange>
        </w:rPr>
        <w:fldChar w:fldCharType="end"/>
      </w:r>
      <w:r w:rsidRPr="002A599E">
        <w:rPr>
          <w:lang w:val="en-US"/>
          <w:rPrChange w:id="404" w:author="Gonzalo Franetovic" w:date="2023-08-10T16:57:00Z">
            <w:rPr/>
          </w:rPrChange>
        </w:rPr>
        <w:t xml:space="preserve">. </w:t>
      </w:r>
      <w:del w:id="405" w:author="Gonzalo Franetovic" w:date="2023-08-04T17:39:00Z">
        <w:r w:rsidRPr="002A599E" w:rsidDel="0084016D">
          <w:rPr>
            <w:lang w:val="en-US"/>
            <w:rPrChange w:id="406" w:author="Gonzalo Franetovic" w:date="2023-08-10T16:57:00Z">
              <w:rPr/>
            </w:rPrChange>
          </w:rPr>
          <w:delText>These d</w:delText>
        </w:r>
      </w:del>
      <w:ins w:id="407" w:author="Gonzalo Franetovic" w:date="2023-08-04T17:39:00Z">
        <w:r w:rsidR="0084016D" w:rsidRPr="002A599E">
          <w:rPr>
            <w:lang w:val="en-US"/>
            <w:rPrChange w:id="408" w:author="Gonzalo Franetovic" w:date="2023-08-10T16:57:00Z">
              <w:rPr>
                <w:highlight w:val="yellow"/>
              </w:rPr>
            </w:rPrChange>
          </w:rPr>
          <w:t>D</w:t>
        </w:r>
      </w:ins>
      <w:r w:rsidRPr="002A599E">
        <w:rPr>
          <w:lang w:val="en-US"/>
          <w:rPrChange w:id="409" w:author="Gonzalo Franetovic" w:date="2023-08-10T16:57:00Z">
            <w:rPr/>
          </w:rPrChange>
        </w:rPr>
        <w:t xml:space="preserve">ifferences </w:t>
      </w:r>
      <w:ins w:id="410" w:author="Gonzalo Franetovic" w:date="2023-08-04T17:39:00Z">
        <w:r w:rsidR="0084016D" w:rsidRPr="002A599E">
          <w:rPr>
            <w:lang w:val="en-US"/>
            <w:rPrChange w:id="411" w:author="Gonzalo Franetovic" w:date="2023-08-10T16:57:00Z">
              <w:rPr>
                <w:highlight w:val="yellow"/>
              </w:rPr>
            </w:rPrChange>
          </w:rPr>
          <w:t xml:space="preserve">that </w:t>
        </w:r>
      </w:ins>
      <w:r w:rsidRPr="002A599E">
        <w:rPr>
          <w:lang w:val="en-US"/>
          <w:rPrChange w:id="412" w:author="Gonzalo Franetovic" w:date="2023-08-10T16:57:00Z">
            <w:rPr/>
          </w:rPrChange>
        </w:rPr>
        <w:t xml:space="preserve">would </w:t>
      </w:r>
      <w:ins w:id="413" w:author="Gonzalo Franetovic" w:date="2023-08-04T17:39:00Z">
        <w:r w:rsidR="0084016D" w:rsidRPr="002A599E">
          <w:rPr>
            <w:lang w:val="en-US"/>
            <w:rPrChange w:id="414" w:author="Gonzalo Franetovic" w:date="2023-08-10T16:57:00Z">
              <w:rPr>
                <w:highlight w:val="yellow"/>
              </w:rPr>
            </w:rPrChange>
          </w:rPr>
          <w:t xml:space="preserve">also </w:t>
        </w:r>
      </w:ins>
      <w:r w:rsidRPr="002A599E">
        <w:rPr>
          <w:lang w:val="en-US"/>
          <w:rPrChange w:id="415" w:author="Gonzalo Franetovic" w:date="2023-08-10T16:57:00Z">
            <w:rPr/>
          </w:rPrChange>
        </w:rPr>
        <w:t xml:space="preserve">be </w:t>
      </w:r>
      <w:del w:id="416" w:author="Gonzalo Franetovic" w:date="2023-08-04T17:40:00Z">
        <w:r w:rsidRPr="002A599E" w:rsidDel="0084016D">
          <w:rPr>
            <w:lang w:val="en-US"/>
            <w:rPrChange w:id="417" w:author="Gonzalo Franetovic" w:date="2023-08-10T16:57:00Z">
              <w:rPr/>
            </w:rPrChange>
          </w:rPr>
          <w:delText xml:space="preserve">guided </w:delText>
        </w:r>
      </w:del>
      <w:ins w:id="418" w:author="Gonzalo Franetovic" w:date="2023-08-04T17:40:00Z">
        <w:r w:rsidR="0084016D" w:rsidRPr="002A599E">
          <w:rPr>
            <w:lang w:val="en-US"/>
            <w:rPrChange w:id="419" w:author="Gonzalo Franetovic" w:date="2023-08-10T16:57:00Z">
              <w:rPr>
                <w:highlight w:val="yellow"/>
              </w:rPr>
            </w:rPrChange>
          </w:rPr>
          <w:t>explained</w:t>
        </w:r>
        <w:r w:rsidR="0084016D" w:rsidRPr="002A599E">
          <w:rPr>
            <w:lang w:val="en-US"/>
            <w:rPrChange w:id="420" w:author="Gonzalo Franetovic" w:date="2023-08-10T16:57:00Z">
              <w:rPr/>
            </w:rPrChange>
          </w:rPr>
          <w:t xml:space="preserve"> </w:t>
        </w:r>
      </w:ins>
      <w:r w:rsidRPr="002A599E">
        <w:rPr>
          <w:lang w:val="en-US"/>
          <w:rPrChange w:id="421" w:author="Gonzalo Franetovic" w:date="2023-08-10T16:57:00Z">
            <w:rPr/>
          </w:rPrChange>
        </w:rPr>
        <w:t xml:space="preserve">by status-related variations in </w:t>
      </w:r>
      <w:ins w:id="422" w:author="Gonzalo Franetovic" w:date="2023-08-09T19:39:00Z">
        <w:r w:rsidR="00760A07" w:rsidRPr="002A599E">
          <w:rPr>
            <w:lang w:val="en-US"/>
            <w:rPrChange w:id="423" w:author="Gonzalo Franetovic" w:date="2023-08-10T16:57:00Z">
              <w:rPr>
                <w:highlight w:val="yellow"/>
                <w:lang w:val="en-US"/>
              </w:rPr>
            </w:rPrChange>
          </w:rPr>
          <w:t xml:space="preserve">the </w:t>
        </w:r>
      </w:ins>
      <w:r w:rsidRPr="002A599E">
        <w:rPr>
          <w:lang w:val="en-US"/>
          <w:rPrChange w:id="424" w:author="Gonzalo Franetovic" w:date="2023-08-10T16:57:00Z">
            <w:rPr/>
          </w:rPrChange>
        </w:rPr>
        <w:t xml:space="preserve">experiences of relative deprivation </w:t>
      </w:r>
      <w:r w:rsidRPr="002A599E">
        <w:rPr>
          <w:lang w:val="en-US"/>
          <w:rPrChange w:id="425" w:author="Gonzalo Franetovic" w:date="2023-08-10T16:57:00Z">
            <w:rPr/>
          </w:rPrChange>
        </w:rPr>
        <w:fldChar w:fldCharType="begin"/>
      </w:r>
      <w:r w:rsidRPr="002A599E">
        <w:rPr>
          <w:lang w:val="en-US"/>
          <w:rPrChange w:id="426" w:author="Gonzalo Franetovic" w:date="2023-08-10T16:57:00Z">
            <w:rPr/>
          </w:rPrChange>
        </w:rPr>
        <w:instrText>HYPERLINK "https://app.readcube.com/library/0a3c846c-7570-4913-bd72-3afd46468081/all?uuid=024485597711594642&amp;item_ids=0a3c846c-7570-4913-bd72-3afd46468081:585d621f-2b40-4a8d-8b91-e01bf236f334" \h</w:instrText>
      </w:r>
      <w:r w:rsidRPr="002A599E">
        <w:rPr>
          <w:lang w:val="en-US"/>
          <w:rPrChange w:id="427" w:author="Gonzalo Franetovic" w:date="2023-08-10T16:57:00Z">
            <w:rPr>
              <w:highlight w:val="yellow"/>
              <w:lang w:val="en-US"/>
            </w:rPr>
          </w:rPrChange>
        </w:rPr>
      </w:r>
      <w:r w:rsidRPr="002A599E">
        <w:rPr>
          <w:lang w:val="en-US"/>
          <w:rPrChange w:id="428" w:author="Gonzalo Franetovic" w:date="2023-08-10T16:57:00Z">
            <w:rPr>
              <w:color w:val="000000"/>
            </w:rPr>
          </w:rPrChange>
        </w:rPr>
        <w:fldChar w:fldCharType="separate"/>
      </w:r>
      <w:r w:rsidRPr="002A599E">
        <w:rPr>
          <w:color w:val="000000"/>
          <w:lang w:val="en-US"/>
          <w:rPrChange w:id="429" w:author="Gonzalo Franetovic" w:date="2023-08-10T16:57:00Z">
            <w:rPr>
              <w:color w:val="000000"/>
            </w:rPr>
          </w:rPrChange>
        </w:rPr>
        <w:t>(Edmiston, 2018)</w:t>
      </w:r>
      <w:r w:rsidRPr="002A599E">
        <w:rPr>
          <w:color w:val="000000"/>
          <w:lang w:val="en-US"/>
          <w:rPrChange w:id="430" w:author="Gonzalo Franetovic" w:date="2023-08-10T16:57:00Z">
            <w:rPr>
              <w:color w:val="000000"/>
            </w:rPr>
          </w:rPrChange>
        </w:rPr>
        <w:fldChar w:fldCharType="end"/>
      </w:r>
      <w:r w:rsidRPr="002A599E">
        <w:rPr>
          <w:lang w:val="en-US"/>
          <w:rPrChange w:id="431" w:author="Gonzalo Franetovic" w:date="2023-08-10T16:57:00Z">
            <w:rPr/>
          </w:rPrChange>
        </w:rPr>
        <w:t xml:space="preserve"> and </w:t>
      </w:r>
      <w:ins w:id="432" w:author="Gonzalo Franetovic" w:date="2023-08-09T19:37:00Z">
        <w:r w:rsidR="00760A07" w:rsidRPr="002A599E">
          <w:rPr>
            <w:rPrChange w:id="433" w:author="Gonzalo Franetovic" w:date="2023-08-10T16:57:00Z">
              <w:rPr>
                <w:highlight w:val="darkYellow"/>
              </w:rPr>
            </w:rPrChange>
          </w:rPr>
          <w:t xml:space="preserve">the </w:t>
        </w:r>
      </w:ins>
      <w:ins w:id="434" w:author="Gonzalo Franetovic" w:date="2023-08-09T19:38:00Z">
        <w:r w:rsidR="00760A07" w:rsidRPr="002A599E">
          <w:rPr>
            <w:rPrChange w:id="435" w:author="Gonzalo Franetovic" w:date="2023-08-10T16:57:00Z">
              <w:rPr>
                <w:highlight w:val="darkYellow"/>
              </w:rPr>
            </w:rPrChange>
          </w:rPr>
          <w:t>availability of</w:t>
        </w:r>
      </w:ins>
      <w:ins w:id="436" w:author="Gonzalo Franetovic" w:date="2023-08-09T19:37:00Z">
        <w:r w:rsidR="00760A07" w:rsidRPr="002A599E">
          <w:rPr>
            <w:rPrChange w:id="437" w:author="Gonzalo Franetovic" w:date="2023-08-10T16:57:00Z">
              <w:rPr>
                <w:highlight w:val="darkYellow"/>
              </w:rPr>
            </w:rPrChange>
          </w:rPr>
          <w:t xml:space="preserve"> </w:t>
        </w:r>
      </w:ins>
      <w:ins w:id="438" w:author="Gonzalo Franetovic" w:date="2023-08-09T19:38:00Z">
        <w:r w:rsidR="00760A07" w:rsidRPr="002A599E">
          <w:rPr>
            <w:rPrChange w:id="439" w:author="Gonzalo Franetovic" w:date="2023-08-10T16:57:00Z">
              <w:rPr>
                <w:highlight w:val="darkYellow"/>
              </w:rPr>
            </w:rPrChange>
          </w:rPr>
          <w:t xml:space="preserve">distributional information </w:t>
        </w:r>
      </w:ins>
      <w:ins w:id="440" w:author="Gonzalo Franetovic" w:date="2023-08-09T19:37:00Z">
        <w:r w:rsidR="00760A07" w:rsidRPr="002A599E">
          <w:rPr>
            <w:rPrChange w:id="441" w:author="Gonzalo Franetovic" w:date="2023-08-10T16:57:00Z">
              <w:rPr>
                <w:highlight w:val="darkYellow"/>
              </w:rPr>
            </w:rPrChange>
          </w:rPr>
          <w:t xml:space="preserve">in social environments </w:t>
        </w:r>
      </w:ins>
      <w:customXmlInsRangeStart w:id="442" w:author="Gonzalo Franetovic" w:date="2023-08-09T19:37:00Z"/>
      <w:sdt>
        <w:sdtPr>
          <w:rPr>
            <w:rPrChange w:id="443" w:author="Gonzalo Franetovic" w:date="2023-08-10T16:57:00Z">
              <w:rPr>
                <w:highlight w:val="yellow"/>
              </w:rPr>
            </w:rPrChange>
          </w:rPr>
          <w:alias w:val="SmartCite Citation"/>
          <w:tag w:val="0a3c846c-7570-4913-bd72-3afd46468081:a011c97d-bd9b-44e9-b300-74f3a96f2c17,0a3c846c-7570-4913-bd72-3afd46468081:321be0d4-5782-496f-99a4-10cd57b07025,0a3c846c-7570-4913-bd72-3afd46468081:57d7bb69-7f39-427c-8623-0f8e8cbbb790+"/>
          <w:id w:val="-603274011"/>
          <w:placeholder>
            <w:docPart w:val="C45770B232C6443598103D767D46886E"/>
          </w:placeholder>
        </w:sdtPr>
        <w:sdtContent>
          <w:customXmlInsRangeEnd w:id="442"/>
          <w:ins w:id="444" w:author="Gonzalo Franetovic" w:date="2023-08-10T16:49:00Z">
            <w:r w:rsidR="007B1472" w:rsidRPr="002A599E">
              <w:rPr>
                <w:color w:val="000000"/>
                <w:rPrChange w:id="445" w:author="Gonzalo Franetovic" w:date="2023-08-10T16:57:00Z">
                  <w:rPr/>
                </w:rPrChange>
              </w:rPr>
              <w:t>(</w:t>
            </w:r>
            <w:proofErr w:type="spellStart"/>
            <w:r w:rsidR="007B1472" w:rsidRPr="002A599E">
              <w:rPr>
                <w:color w:val="000000"/>
                <w:rPrChange w:id="446" w:author="Gonzalo Franetovic" w:date="2023-08-10T16:57:00Z">
                  <w:rPr/>
                </w:rPrChange>
              </w:rPr>
              <w:t>Dawtry</w:t>
            </w:r>
            <w:proofErr w:type="spellEnd"/>
            <w:r w:rsidR="007B1472" w:rsidRPr="002A599E">
              <w:rPr>
                <w:color w:val="000000"/>
                <w:rPrChange w:id="447" w:author="Gonzalo Franetovic" w:date="2023-08-10T16:57:00Z">
                  <w:rPr/>
                </w:rPrChange>
              </w:rPr>
              <w:t xml:space="preserve"> et al., 2015; Lindh et al., 2021; </w:t>
            </w:r>
            <w:proofErr w:type="spellStart"/>
            <w:r w:rsidR="007B1472" w:rsidRPr="002A599E">
              <w:rPr>
                <w:color w:val="000000"/>
                <w:rPrChange w:id="448" w:author="Gonzalo Franetovic" w:date="2023-08-10T16:57:00Z">
                  <w:rPr/>
                </w:rPrChange>
              </w:rPr>
              <w:t>Mijs</w:t>
            </w:r>
            <w:proofErr w:type="spellEnd"/>
            <w:r w:rsidR="007B1472" w:rsidRPr="002A599E">
              <w:rPr>
                <w:color w:val="000000"/>
                <w:rPrChange w:id="449" w:author="Gonzalo Franetovic" w:date="2023-08-10T16:57:00Z">
                  <w:rPr/>
                </w:rPrChange>
              </w:rPr>
              <w:t>, 2018)</w:t>
            </w:r>
          </w:ins>
          <w:customXmlInsRangeStart w:id="450" w:author="Gonzalo Franetovic" w:date="2023-08-09T19:37:00Z"/>
        </w:sdtContent>
      </w:sdt>
      <w:customXmlInsRangeEnd w:id="450"/>
      <w:ins w:id="451" w:author="Gonzalo Franetovic" w:date="2023-08-09T19:37:00Z">
        <w:r w:rsidR="00760A07" w:rsidRPr="002A599E">
          <w:rPr>
            <w:rPrChange w:id="452" w:author="Gonzalo Franetovic" w:date="2023-08-10T16:57:00Z">
              <w:rPr>
                <w:highlight w:val="darkYellow"/>
              </w:rPr>
            </w:rPrChange>
          </w:rPr>
          <w:t xml:space="preserve">, </w:t>
        </w:r>
      </w:ins>
      <w:del w:id="453" w:author="Gonzalo Franetovic" w:date="2023-08-09T19:37:00Z">
        <w:r w:rsidRPr="002A599E" w:rsidDel="00760A07">
          <w:rPr>
            <w:lang w:val="en-US"/>
            <w:rPrChange w:id="454" w:author="Gonzalo Franetovic" w:date="2023-08-10T16:57:00Z">
              <w:rPr/>
            </w:rPrChange>
          </w:rPr>
          <w:delText xml:space="preserve">by the lack of information lower-status individuals have to correctly estimate the resources held by different social groups </w:delText>
        </w:r>
        <w:r w:rsidRPr="002A599E" w:rsidDel="00760A07">
          <w:rPr>
            <w:lang w:val="en-US"/>
            <w:rPrChange w:id="455" w:author="Gonzalo Franetovic" w:date="2023-08-10T16:57:00Z">
              <w:rPr/>
            </w:rPrChange>
          </w:rPr>
          <w:fldChar w:fldCharType="begin"/>
        </w:r>
        <w:r w:rsidRPr="002A599E" w:rsidDel="00760A07">
          <w:rPr>
            <w:lang w:val="en-US"/>
            <w:rPrChange w:id="456" w:author="Gonzalo Franetovic" w:date="2023-08-10T16:57:00Z">
              <w:rPr/>
            </w:rPrChange>
          </w:rPr>
          <w:delInstrText>HYPERLINK "https://app.readcube.com/library/0a3c846c-7570-4913-bd72-3afd46468081/all?uuid=35479648334671743&amp;item_ids=0a3c846c-7570-4913-bd72-3afd46468081:d4367e94-a9ee-4abf-86c7-5f7befcbeb10,0a3c846c-7570-4913-bd72-3afd46468081:a9d67438-55f6-449c-ab11-7c29e8bea035" \h</w:delInstrText>
        </w:r>
        <w:r w:rsidRPr="002A599E" w:rsidDel="00760A07">
          <w:rPr>
            <w:lang w:val="en-US"/>
            <w:rPrChange w:id="457" w:author="Gonzalo Franetovic" w:date="2023-08-10T16:57:00Z">
              <w:rPr>
                <w:highlight w:val="yellow"/>
                <w:lang w:val="en-US"/>
              </w:rPr>
            </w:rPrChange>
          </w:rPr>
        </w:r>
        <w:r w:rsidRPr="002A599E" w:rsidDel="00760A07">
          <w:rPr>
            <w:lang w:val="en-US"/>
            <w:rPrChange w:id="458" w:author="Gonzalo Franetovic" w:date="2023-08-10T16:57:00Z">
              <w:rPr>
                <w:color w:val="000000"/>
              </w:rPr>
            </w:rPrChange>
          </w:rPr>
          <w:fldChar w:fldCharType="separate"/>
        </w:r>
        <w:r w:rsidRPr="002A599E" w:rsidDel="00760A07">
          <w:rPr>
            <w:color w:val="000000"/>
            <w:lang w:val="en-US"/>
            <w:rPrChange w:id="459" w:author="Gonzalo Franetovic" w:date="2023-08-10T16:57:00Z">
              <w:rPr>
                <w:color w:val="000000"/>
              </w:rPr>
            </w:rPrChange>
          </w:rPr>
          <w:delText>(Aalberg, 2008; Clark &amp; D’Ambrosio, 2015)</w:delText>
        </w:r>
        <w:r w:rsidRPr="002A599E" w:rsidDel="00760A07">
          <w:rPr>
            <w:color w:val="000000"/>
            <w:lang w:val="en-US"/>
            <w:rPrChange w:id="460" w:author="Gonzalo Franetovic" w:date="2023-08-10T16:57:00Z">
              <w:rPr>
                <w:color w:val="000000"/>
              </w:rPr>
            </w:rPrChange>
          </w:rPr>
          <w:fldChar w:fldCharType="end"/>
        </w:r>
      </w:del>
      <w:ins w:id="461" w:author="Gonzalo Franetovic" w:date="2023-08-04T18:06:00Z">
        <w:r w:rsidR="00542027" w:rsidRPr="002A599E">
          <w:rPr>
            <w:color w:val="000000"/>
            <w:lang w:val="en-US"/>
            <w:rPrChange w:id="462" w:author="Gonzalo Franetovic" w:date="2023-08-10T16:57:00Z">
              <w:rPr>
                <w:color w:val="000000"/>
                <w:highlight w:val="yellow"/>
              </w:rPr>
            </w:rPrChange>
          </w:rPr>
          <w:t>among other mechanisms</w:t>
        </w:r>
      </w:ins>
      <w:r w:rsidRPr="002A599E">
        <w:rPr>
          <w:lang w:val="en-US"/>
          <w:rPrChange w:id="463" w:author="Gonzalo Franetovic" w:date="2023-08-10T16:57:00Z">
            <w:rPr/>
          </w:rPrChange>
        </w:rPr>
        <w:t xml:space="preserve">. </w:t>
      </w:r>
    </w:p>
    <w:p w14:paraId="79B22736" w14:textId="44401256" w:rsidR="00D24CF1" w:rsidRPr="007B1472" w:rsidRDefault="00457C39" w:rsidP="00457C39">
      <w:pPr>
        <w:rPr>
          <w:highlight w:val="cyan"/>
          <w:lang w:val="en-US"/>
          <w:rPrChange w:id="464" w:author="Gonzalo Franetovic" w:date="2023-08-10T16:50:00Z">
            <w:rPr/>
          </w:rPrChange>
        </w:rPr>
      </w:pPr>
      <w:ins w:id="465" w:author="Gonzalo Franetovic" w:date="2023-08-04T17:50:00Z">
        <w:r w:rsidRPr="007B1472">
          <w:rPr>
            <w:highlight w:val="cyan"/>
            <w:lang w:val="en-US"/>
            <w:rPrChange w:id="466" w:author="Gonzalo Franetovic" w:date="2023-08-10T16:50:00Z">
              <w:rPr/>
            </w:rPrChange>
          </w:rPr>
          <w:t>However, Latin America has positioned itself as a scenario t</w:t>
        </w:r>
      </w:ins>
      <w:ins w:id="467" w:author="Gonzalo Franetovic" w:date="2023-08-04T17:56:00Z">
        <w:r w:rsidRPr="007B1472">
          <w:rPr>
            <w:highlight w:val="cyan"/>
            <w:lang w:val="en-US"/>
            <w:rPrChange w:id="468" w:author="Gonzalo Franetovic" w:date="2023-08-10T16:50:00Z">
              <w:rPr>
                <w:highlight w:val="yellow"/>
              </w:rPr>
            </w:rPrChange>
          </w:rPr>
          <w:t>hat</w:t>
        </w:r>
      </w:ins>
      <w:ins w:id="469" w:author="Gonzalo Franetovic" w:date="2023-08-04T17:50:00Z">
        <w:r w:rsidRPr="007B1472">
          <w:rPr>
            <w:highlight w:val="cyan"/>
            <w:lang w:val="en-US"/>
            <w:rPrChange w:id="470" w:author="Gonzalo Franetovic" w:date="2023-08-10T16:50:00Z">
              <w:rPr/>
            </w:rPrChange>
          </w:rPr>
          <w:t xml:space="preserve"> question the applicability and universality of the </w:t>
        </w:r>
      </w:ins>
      <w:ins w:id="471" w:author="Gonzalo Franetovic" w:date="2023-08-04T17:52:00Z">
        <w:r w:rsidRPr="007B1472">
          <w:rPr>
            <w:highlight w:val="cyan"/>
            <w:lang w:val="en-US"/>
            <w:rPrChange w:id="472" w:author="Gonzalo Franetovic" w:date="2023-08-10T16:50:00Z">
              <w:rPr/>
            </w:rPrChange>
          </w:rPr>
          <w:t>mainstream self-interest approach</w:t>
        </w:r>
      </w:ins>
      <w:ins w:id="473" w:author="Gonzalo Franetovic" w:date="2023-08-04T17:57:00Z">
        <w:r w:rsidRPr="007B1472">
          <w:rPr>
            <w:highlight w:val="cyan"/>
            <w:lang w:val="en-US"/>
            <w:rPrChange w:id="474" w:author="Gonzalo Franetovic" w:date="2023-08-10T16:50:00Z">
              <w:rPr>
                <w:highlight w:val="yellow"/>
              </w:rPr>
            </w:rPrChange>
          </w:rPr>
          <w:t xml:space="preserve"> </w:t>
        </w:r>
      </w:ins>
      <w:customXmlInsRangeStart w:id="475" w:author="Gonzalo Franetovic" w:date="2023-08-04T17:58:00Z"/>
      <w:sdt>
        <w:sdtPr>
          <w:rPr>
            <w:highlight w:val="cyan"/>
            <w:lang w:val="en-US"/>
            <w:rPrChange w:id="476" w:author="Gonzalo Franetovic" w:date="2023-08-10T16:50:00Z">
              <w:rPr>
                <w:highlight w:val="yellow"/>
                <w:lang w:val="en-US"/>
              </w:rPr>
            </w:rPrChange>
          </w:rPr>
          <w:alias w:val="SmartCite Citation"/>
          <w:tag w:val="0a3c846c-7570-4913-bd72-3afd46468081:25d1f825-8adf-45e9-88b8-a57cb015e4fb+"/>
          <w:id w:val="-656839470"/>
          <w:placeholder>
            <w:docPart w:val="DefaultPlaceholder_-1854013440"/>
          </w:placeholder>
        </w:sdtPr>
        <w:sdtContent>
          <w:customXmlInsRangeEnd w:id="475"/>
          <w:ins w:id="477" w:author="Gonzalo Franetovic" w:date="2023-08-10T16:49:00Z">
            <w:r w:rsidR="007B1472" w:rsidRPr="007B1472">
              <w:rPr>
                <w:color w:val="000000"/>
                <w:highlight w:val="cyan"/>
                <w:rPrChange w:id="478" w:author="Gonzalo Franetovic" w:date="2023-08-10T16:50:00Z">
                  <w:rPr/>
                </w:rPrChange>
              </w:rPr>
              <w:t>(Dion &amp; Birchfield, 2010)</w:t>
            </w:r>
          </w:ins>
          <w:customXmlInsRangeStart w:id="479" w:author="Gonzalo Franetovic" w:date="2023-08-04T17:58:00Z"/>
        </w:sdtContent>
      </w:sdt>
      <w:customXmlInsRangeEnd w:id="479"/>
      <w:ins w:id="480" w:author="Gonzalo Franetovic" w:date="2023-08-04T17:52:00Z">
        <w:r w:rsidRPr="007B1472">
          <w:rPr>
            <w:highlight w:val="cyan"/>
            <w:lang w:val="en-US"/>
            <w:rPrChange w:id="481" w:author="Gonzalo Franetovic" w:date="2023-08-10T16:50:00Z">
              <w:rPr/>
            </w:rPrChange>
          </w:rPr>
          <w:t xml:space="preserve">. </w:t>
        </w:r>
      </w:ins>
      <w:ins w:id="482" w:author="Gonzalo Franetovic" w:date="2023-08-04T17:51:00Z">
        <w:r w:rsidRPr="007B1472">
          <w:rPr>
            <w:highlight w:val="cyan"/>
            <w:lang w:val="en-US"/>
            <w:rPrChange w:id="483" w:author="Gonzalo Franetovic" w:date="2023-08-10T16:50:00Z">
              <w:rPr/>
            </w:rPrChange>
          </w:rPr>
          <w:t xml:space="preserve">Indeed, it has been found that unlike in European countries </w:t>
        </w:r>
        <w:r w:rsidRPr="007B1472">
          <w:rPr>
            <w:highlight w:val="cyan"/>
            <w:lang w:val="en-US"/>
            <w:rPrChange w:id="484" w:author="Gonzalo Franetovic" w:date="2023-08-10T16:50:00Z">
              <w:rPr/>
            </w:rPrChange>
          </w:rPr>
          <w:fldChar w:fldCharType="begin"/>
        </w:r>
        <w:r w:rsidRPr="007B1472">
          <w:rPr>
            <w:highlight w:val="cyan"/>
            <w:lang w:val="en-US"/>
            <w:rPrChange w:id="485" w:author="Gonzalo Franetovic" w:date="2023-08-10T16:50:00Z">
              <w:rPr/>
            </w:rPrChange>
          </w:rPr>
          <w:instrText>HYPERLINK "https://app.readcube.com/library/0a3c846c-7570-4913-bd72-3afd46468081/all?uuid=7443445448721774&amp;item_ids=0a3c846c-7570-4913-bd72-3afd46468081:4b427cf2-1f59-4193-bc61-e455047de368" \h</w:instrText>
        </w:r>
        <w:r w:rsidRPr="007B1472">
          <w:rPr>
            <w:highlight w:val="cyan"/>
            <w:lang w:val="en-US"/>
            <w:rPrChange w:id="486" w:author="Gonzalo Franetovic" w:date="2023-08-10T16:50:00Z">
              <w:rPr>
                <w:highlight w:val="yellow"/>
                <w:lang w:val="en-US"/>
              </w:rPr>
            </w:rPrChange>
          </w:rPr>
        </w:r>
        <w:r w:rsidRPr="007B1472">
          <w:rPr>
            <w:highlight w:val="cyan"/>
            <w:lang w:val="en-US"/>
            <w:rPrChange w:id="487" w:author="Gonzalo Franetovic" w:date="2023-08-10T16:50:00Z">
              <w:rPr>
                <w:color w:val="000000"/>
              </w:rPr>
            </w:rPrChange>
          </w:rPr>
          <w:fldChar w:fldCharType="separate"/>
        </w:r>
        <w:r w:rsidRPr="007B1472">
          <w:rPr>
            <w:color w:val="000000"/>
            <w:highlight w:val="cyan"/>
            <w:lang w:val="en-US"/>
            <w:rPrChange w:id="488" w:author="Gonzalo Franetovic" w:date="2023-08-10T16:50:00Z">
              <w:rPr>
                <w:color w:val="000000"/>
              </w:rPr>
            </w:rPrChange>
          </w:rPr>
          <w:t>(Schmidt-</w:t>
        </w:r>
        <w:proofErr w:type="spellStart"/>
        <w:r w:rsidRPr="007B1472">
          <w:rPr>
            <w:color w:val="000000"/>
            <w:highlight w:val="cyan"/>
            <w:lang w:val="en-US"/>
            <w:rPrChange w:id="489" w:author="Gonzalo Franetovic" w:date="2023-08-10T16:50:00Z">
              <w:rPr>
                <w:color w:val="000000"/>
              </w:rPr>
            </w:rPrChange>
          </w:rPr>
          <w:t>Catran</w:t>
        </w:r>
        <w:proofErr w:type="spellEnd"/>
        <w:r w:rsidRPr="007B1472">
          <w:rPr>
            <w:color w:val="000000"/>
            <w:highlight w:val="cyan"/>
            <w:lang w:val="en-US"/>
            <w:rPrChange w:id="490" w:author="Gonzalo Franetovic" w:date="2023-08-10T16:50:00Z">
              <w:rPr>
                <w:color w:val="000000"/>
              </w:rPr>
            </w:rPrChange>
          </w:rPr>
          <w:t>, 2016)</w:t>
        </w:r>
        <w:r w:rsidRPr="007B1472">
          <w:rPr>
            <w:color w:val="000000"/>
            <w:highlight w:val="cyan"/>
            <w:lang w:val="en-US"/>
            <w:rPrChange w:id="491" w:author="Gonzalo Franetovic" w:date="2023-08-10T16:50:00Z">
              <w:rPr>
                <w:color w:val="000000"/>
              </w:rPr>
            </w:rPrChange>
          </w:rPr>
          <w:fldChar w:fldCharType="end"/>
        </w:r>
        <w:r w:rsidRPr="007B1472">
          <w:rPr>
            <w:highlight w:val="cyan"/>
            <w:lang w:val="en-US"/>
            <w:rPrChange w:id="492" w:author="Gonzalo Franetovic" w:date="2023-08-10T16:50:00Z">
              <w:rPr/>
            </w:rPrChange>
          </w:rPr>
          <w:t xml:space="preserve"> in Latin America </w:t>
        </w:r>
      </w:ins>
      <w:ins w:id="493" w:author="Gonzalo Franetovic" w:date="2023-08-04T18:02:00Z">
        <w:r w:rsidR="000D240A" w:rsidRPr="007B1472">
          <w:rPr>
            <w:highlight w:val="cyan"/>
            <w:lang w:val="en-US"/>
            <w:rPrChange w:id="494" w:author="Gonzalo Franetovic" w:date="2023-08-10T16:50:00Z">
              <w:rPr>
                <w:highlight w:val="yellow"/>
              </w:rPr>
            </w:rPrChange>
          </w:rPr>
          <w:t xml:space="preserve">attitudes </w:t>
        </w:r>
      </w:ins>
      <w:ins w:id="495" w:author="Gonzalo Franetovic" w:date="2023-08-04T19:02:00Z">
        <w:r w:rsidR="00D01E63" w:rsidRPr="007B1472">
          <w:rPr>
            <w:highlight w:val="cyan"/>
            <w:lang w:val="en-US"/>
            <w:rPrChange w:id="496" w:author="Gonzalo Franetovic" w:date="2023-08-10T16:50:00Z">
              <w:rPr>
                <w:highlight w:val="yellow"/>
              </w:rPr>
            </w:rPrChange>
          </w:rPr>
          <w:t>towards inequality</w:t>
        </w:r>
      </w:ins>
      <w:ins w:id="497" w:author="Gonzalo Franetovic" w:date="2023-08-04T17:51:00Z">
        <w:r w:rsidRPr="007B1472">
          <w:rPr>
            <w:highlight w:val="cyan"/>
            <w:lang w:val="en-US"/>
            <w:rPrChange w:id="498" w:author="Gonzalo Franetovic" w:date="2023-08-10T16:50:00Z">
              <w:rPr/>
            </w:rPrChange>
          </w:rPr>
          <w:t xml:space="preserve"> </w:t>
        </w:r>
      </w:ins>
      <w:ins w:id="499" w:author="Gonzalo Franetovic" w:date="2023-08-04T18:02:00Z">
        <w:r w:rsidR="000D240A" w:rsidRPr="007B1472">
          <w:rPr>
            <w:highlight w:val="cyan"/>
            <w:lang w:val="en-US"/>
            <w:rPrChange w:id="500" w:author="Gonzalo Franetovic" w:date="2023-08-10T16:50:00Z">
              <w:rPr>
                <w:highlight w:val="yellow"/>
              </w:rPr>
            </w:rPrChange>
          </w:rPr>
          <w:t>are</w:t>
        </w:r>
      </w:ins>
      <w:ins w:id="501" w:author="Gonzalo Franetovic" w:date="2023-08-04T17:51:00Z">
        <w:r w:rsidRPr="007B1472">
          <w:rPr>
            <w:highlight w:val="cyan"/>
            <w:lang w:val="en-US"/>
            <w:rPrChange w:id="502" w:author="Gonzalo Franetovic" w:date="2023-08-10T16:50:00Z">
              <w:rPr/>
            </w:rPrChange>
          </w:rPr>
          <w:t xml:space="preserve"> not primarily determined by the objective socioeconomic position of individuals</w:t>
        </w:r>
      </w:ins>
      <w:ins w:id="503" w:author="Gonzalo Franetovic" w:date="2023-08-04T19:00:00Z">
        <w:r w:rsidR="00D01E63" w:rsidRPr="007B1472">
          <w:rPr>
            <w:highlight w:val="cyan"/>
            <w:lang w:val="en-US"/>
            <w:rPrChange w:id="504" w:author="Gonzalo Franetovic" w:date="2023-08-10T16:50:00Z">
              <w:rPr>
                <w:highlight w:val="yellow"/>
              </w:rPr>
            </w:rPrChange>
          </w:rPr>
          <w:t xml:space="preserve"> </w:t>
        </w:r>
      </w:ins>
      <w:customXmlInsRangeStart w:id="505" w:author="Gonzalo Franetovic" w:date="2023-08-04T19:01:00Z"/>
      <w:sdt>
        <w:sdtPr>
          <w:rPr>
            <w:highlight w:val="cyan"/>
            <w:lang w:val="en-US"/>
            <w:rPrChange w:id="506" w:author="Gonzalo Franetovic" w:date="2023-08-10T16:50:00Z">
              <w:rPr>
                <w:highlight w:val="yellow"/>
                <w:lang w:val="en-US"/>
              </w:rPr>
            </w:rPrChange>
          </w:rPr>
          <w:alias w:val="SmartCite Citation"/>
          <w:tag w:val="0a3c846c-7570-4913-bd72-3afd46468081:290609b6-aa67-4638-80dd-a01d30041199,0a3c846c-7570-4913-bd72-3afd46468081:f8983209-47e6-42dd-9f21-1f84856762c4,0a3c846c-7570-4913-bd72-3afd46468081:62d086d8-20ff-4d0f-ab6c-e1b9faa4e019+"/>
          <w:id w:val="-497425872"/>
          <w:placeholder>
            <w:docPart w:val="DefaultPlaceholder_-1854013440"/>
          </w:placeholder>
        </w:sdtPr>
        <w:sdtContent>
          <w:customXmlInsRangeEnd w:id="505"/>
          <w:ins w:id="507" w:author="Gonzalo Franetovic" w:date="2023-08-10T16:49:00Z">
            <w:r w:rsidR="007B1472" w:rsidRPr="007B1472">
              <w:rPr>
                <w:color w:val="000000"/>
                <w:highlight w:val="cyan"/>
                <w:rPrChange w:id="508" w:author="Gonzalo Franetovic" w:date="2023-08-10T16:50:00Z">
                  <w:rPr/>
                </w:rPrChange>
              </w:rPr>
              <w:t>(Berens, 2015; Bucca, 2016; Franetovic &amp; Castillo, 2021)</w:t>
            </w:r>
          </w:ins>
          <w:customXmlInsRangeStart w:id="509" w:author="Gonzalo Franetovic" w:date="2023-08-04T19:01:00Z"/>
        </w:sdtContent>
      </w:sdt>
      <w:customXmlInsRangeEnd w:id="509"/>
      <w:ins w:id="510" w:author="Gonzalo Franetovic" w:date="2023-08-04T17:51:00Z">
        <w:r w:rsidRPr="007B1472">
          <w:rPr>
            <w:color w:val="000000"/>
            <w:highlight w:val="cyan"/>
            <w:lang w:val="en-US"/>
            <w:rPrChange w:id="511" w:author="Gonzalo Franetovic" w:date="2023-08-10T16:50:00Z">
              <w:rPr>
                <w:color w:val="000000"/>
              </w:rPr>
            </w:rPrChange>
          </w:rPr>
          <w:t>.</w:t>
        </w:r>
      </w:ins>
      <w:ins w:id="512" w:author="Gonzalo Franetovic" w:date="2023-08-04T18:09:00Z">
        <w:r w:rsidR="008B28A0" w:rsidRPr="007B1472">
          <w:rPr>
            <w:color w:val="000000"/>
            <w:highlight w:val="cyan"/>
            <w:lang w:val="en-US"/>
            <w:rPrChange w:id="513" w:author="Gonzalo Franetovic" w:date="2023-08-10T16:50:00Z">
              <w:rPr>
                <w:color w:val="000000"/>
                <w:highlight w:val="yellow"/>
              </w:rPr>
            </w:rPrChange>
          </w:rPr>
          <w:t xml:space="preserve"> </w:t>
        </w:r>
      </w:ins>
      <w:ins w:id="514" w:author="Gonzalo Franetovic" w:date="2023-08-04T18:34:00Z">
        <w:r w:rsidR="009757AD" w:rsidRPr="007B1472">
          <w:rPr>
            <w:color w:val="000000"/>
            <w:highlight w:val="cyan"/>
            <w:lang w:val="en-US"/>
            <w:rPrChange w:id="515" w:author="Gonzalo Franetovic" w:date="2023-08-10T16:50:00Z">
              <w:rPr>
                <w:color w:val="000000"/>
                <w:highlight w:val="yellow"/>
              </w:rPr>
            </w:rPrChange>
          </w:rPr>
          <w:t>S</w:t>
        </w:r>
      </w:ins>
      <w:ins w:id="516" w:author="Gonzalo Franetovic" w:date="2023-08-04T18:16:00Z">
        <w:r w:rsidR="008B28A0" w:rsidRPr="007B1472">
          <w:rPr>
            <w:color w:val="000000"/>
            <w:highlight w:val="cyan"/>
            <w:lang w:val="en-US"/>
            <w:rPrChange w:id="517" w:author="Gonzalo Franetovic" w:date="2023-08-10T16:50:00Z">
              <w:rPr>
                <w:color w:val="000000"/>
                <w:highlight w:val="yellow"/>
              </w:rPr>
            </w:rPrChange>
          </w:rPr>
          <w:t xml:space="preserve">cholars have highlighted the </w:t>
        </w:r>
      </w:ins>
      <w:ins w:id="518" w:author="Gonzalo Franetovic" w:date="2023-08-04T18:17:00Z">
        <w:r w:rsidR="008B28A0" w:rsidRPr="007B1472">
          <w:rPr>
            <w:color w:val="000000"/>
            <w:highlight w:val="cyan"/>
            <w:lang w:val="en-US"/>
            <w:rPrChange w:id="519" w:author="Gonzalo Franetovic" w:date="2023-08-10T16:50:00Z">
              <w:rPr>
                <w:color w:val="000000"/>
                <w:highlight w:val="yellow"/>
              </w:rPr>
            </w:rPrChange>
          </w:rPr>
          <w:t>relevance</w:t>
        </w:r>
      </w:ins>
      <w:ins w:id="520" w:author="Gonzalo Franetovic" w:date="2023-08-04T18:30:00Z">
        <w:r w:rsidR="007872EA" w:rsidRPr="007B1472">
          <w:rPr>
            <w:color w:val="000000"/>
            <w:highlight w:val="cyan"/>
            <w:lang w:val="en-US"/>
            <w:rPrChange w:id="521" w:author="Gonzalo Franetovic" w:date="2023-08-10T16:50:00Z">
              <w:rPr>
                <w:color w:val="000000"/>
                <w:highlight w:val="yellow"/>
              </w:rPr>
            </w:rPrChange>
          </w:rPr>
          <w:t xml:space="preserve"> </w:t>
        </w:r>
      </w:ins>
      <w:ins w:id="522" w:author="Gonzalo Franetovic" w:date="2023-08-04T18:16:00Z">
        <w:r w:rsidR="008B28A0" w:rsidRPr="007B1472">
          <w:rPr>
            <w:color w:val="000000"/>
            <w:highlight w:val="cyan"/>
            <w:lang w:val="en-US"/>
            <w:rPrChange w:id="523" w:author="Gonzalo Franetovic" w:date="2023-08-10T16:50:00Z">
              <w:rPr>
                <w:color w:val="000000"/>
                <w:highlight w:val="yellow"/>
              </w:rPr>
            </w:rPrChange>
          </w:rPr>
          <w:t xml:space="preserve">of social </w:t>
        </w:r>
      </w:ins>
      <w:ins w:id="524" w:author="Gonzalo Franetovic" w:date="2023-08-04T18:12:00Z">
        <w:r w:rsidR="008B28A0" w:rsidRPr="007B1472">
          <w:rPr>
            <w:color w:val="000000"/>
            <w:highlight w:val="cyan"/>
            <w:lang w:val="en-US"/>
            <w:rPrChange w:id="525" w:author="Gonzalo Franetovic" w:date="2023-08-10T16:50:00Z">
              <w:rPr>
                <w:color w:val="000000"/>
                <w:highlight w:val="yellow"/>
              </w:rPr>
            </w:rPrChange>
          </w:rPr>
          <w:t xml:space="preserve">affinity </w:t>
        </w:r>
      </w:ins>
      <w:ins w:id="526" w:author="Gonzalo Franetovic" w:date="2023-08-04T18:17:00Z">
        <w:r w:rsidR="008B28A0" w:rsidRPr="007B1472">
          <w:rPr>
            <w:color w:val="000000"/>
            <w:highlight w:val="cyan"/>
            <w:lang w:val="en-US"/>
            <w:rPrChange w:id="527" w:author="Gonzalo Franetovic" w:date="2023-08-10T16:50:00Z">
              <w:rPr>
                <w:color w:val="000000"/>
                <w:highlight w:val="yellow"/>
              </w:rPr>
            </w:rPrChange>
          </w:rPr>
          <w:t xml:space="preserve">and </w:t>
        </w:r>
      </w:ins>
      <w:ins w:id="528" w:author="Gonzalo Franetovic" w:date="2023-08-04T18:22:00Z">
        <w:r w:rsidR="008B28A0" w:rsidRPr="007B1472">
          <w:rPr>
            <w:color w:val="000000"/>
            <w:highlight w:val="cyan"/>
            <w:lang w:val="en-US"/>
            <w:rPrChange w:id="529" w:author="Gonzalo Franetovic" w:date="2023-08-10T16:50:00Z">
              <w:rPr>
                <w:color w:val="000000"/>
                <w:highlight w:val="yellow"/>
              </w:rPr>
            </w:rPrChange>
          </w:rPr>
          <w:t>political attitudes</w:t>
        </w:r>
      </w:ins>
      <w:ins w:id="530" w:author="Gonzalo Franetovic" w:date="2023-08-04T18:30:00Z">
        <w:r w:rsidR="007872EA" w:rsidRPr="007B1472">
          <w:rPr>
            <w:color w:val="000000"/>
            <w:highlight w:val="cyan"/>
            <w:lang w:val="en-US"/>
            <w:rPrChange w:id="531" w:author="Gonzalo Franetovic" w:date="2023-08-10T16:50:00Z">
              <w:rPr>
                <w:color w:val="000000"/>
                <w:highlight w:val="yellow"/>
              </w:rPr>
            </w:rPrChange>
          </w:rPr>
          <w:t xml:space="preserve"> in the configuration of peoples’ attitudes towards inequality</w:t>
        </w:r>
      </w:ins>
      <w:ins w:id="532" w:author="Gonzalo Franetovic" w:date="2023-08-04T18:22:00Z">
        <w:r w:rsidR="008B28A0" w:rsidRPr="007B1472">
          <w:rPr>
            <w:color w:val="000000"/>
            <w:highlight w:val="cyan"/>
            <w:lang w:val="en-US"/>
            <w:rPrChange w:id="533" w:author="Gonzalo Franetovic" w:date="2023-08-10T16:50:00Z">
              <w:rPr>
                <w:color w:val="000000"/>
                <w:highlight w:val="yellow"/>
              </w:rPr>
            </w:rPrChange>
          </w:rPr>
          <w:t xml:space="preserve"> across the region. </w:t>
        </w:r>
      </w:ins>
      <w:ins w:id="534" w:author="Gonzalo Franetovic" w:date="2023-08-04T18:34:00Z">
        <w:r w:rsidR="009757AD" w:rsidRPr="007B1472">
          <w:rPr>
            <w:color w:val="000000"/>
            <w:highlight w:val="cyan"/>
            <w:lang w:val="en-US"/>
            <w:rPrChange w:id="535" w:author="Gonzalo Franetovic" w:date="2023-08-10T16:50:00Z">
              <w:rPr>
                <w:color w:val="000000"/>
                <w:highlight w:val="yellow"/>
              </w:rPr>
            </w:rPrChange>
          </w:rPr>
          <w:t xml:space="preserve">For instance, </w:t>
        </w:r>
      </w:ins>
      <w:ins w:id="536" w:author="Gonzalo Franetovic" w:date="2023-08-04T18:23:00Z">
        <w:r w:rsidR="007872EA" w:rsidRPr="007B1472">
          <w:rPr>
            <w:color w:val="000000"/>
            <w:highlight w:val="cyan"/>
            <w:lang w:val="en-US"/>
            <w:rPrChange w:id="537" w:author="Gonzalo Franetovic" w:date="2023-08-10T16:50:00Z">
              <w:rPr>
                <w:color w:val="000000"/>
                <w:highlight w:val="yellow"/>
              </w:rPr>
            </w:rPrChange>
          </w:rPr>
          <w:t>B</w:t>
        </w:r>
      </w:ins>
      <w:ins w:id="538" w:author="Gonzalo Franetovic" w:date="2023-08-04T18:24:00Z">
        <w:r w:rsidR="007872EA" w:rsidRPr="007B1472">
          <w:rPr>
            <w:color w:val="000000"/>
            <w:highlight w:val="cyan"/>
            <w:lang w:val="en-US"/>
            <w:rPrChange w:id="539" w:author="Gonzalo Franetovic" w:date="2023-08-10T16:50:00Z">
              <w:rPr>
                <w:color w:val="000000"/>
                <w:highlight w:val="yellow"/>
              </w:rPr>
            </w:rPrChange>
          </w:rPr>
          <w:t xml:space="preserve">orges </w:t>
        </w:r>
      </w:ins>
      <w:customXmlInsRangeStart w:id="540" w:author="Gonzalo Franetovic" w:date="2023-08-04T18:24:00Z"/>
      <w:sdt>
        <w:sdtPr>
          <w:rPr>
            <w:color w:val="000000"/>
            <w:highlight w:val="cyan"/>
            <w:lang w:val="en-US"/>
            <w:rPrChange w:id="541" w:author="Gonzalo Franetovic" w:date="2023-08-10T16:50:00Z">
              <w:rPr>
                <w:color w:val="000000"/>
                <w:highlight w:val="yellow"/>
                <w:lang w:val="en-US"/>
              </w:rPr>
            </w:rPrChange>
          </w:rPr>
          <w:alias w:val="SmartCite Citation"/>
          <w:tag w:val="0a3c846c-7570-4913-bd72-3afd46468081:b5a755db-3085-4d3b-a18e-b8fb69d0cfe4+{&quot;items&quot;:{&quot;0a3c846c-7570-4913-bd72-3afd46468081:b5a755db-3085-4d3b-a18e-b8fb69d0cfe4&quot;:{&quot;position&quot;:null,&quot;prefix&quot;:null,&quot;suffix&quot;:null,&quot;suppressAuthor&quot;:true}}}"/>
          <w:id w:val="941043173"/>
          <w:placeholder>
            <w:docPart w:val="6E67867B21E143FB81101FEA58B9F867"/>
          </w:placeholder>
        </w:sdtPr>
        <w:sdtContent>
          <w:customXmlInsRangeEnd w:id="540"/>
          <w:ins w:id="542" w:author="Gonzalo Franetovic" w:date="2023-08-10T16:49:00Z">
            <w:r w:rsidR="007B1472" w:rsidRPr="007B1472">
              <w:rPr>
                <w:color w:val="000000"/>
                <w:highlight w:val="cyan"/>
                <w:rPrChange w:id="543" w:author="Gonzalo Franetovic" w:date="2023-08-10T16:50:00Z">
                  <w:rPr/>
                </w:rPrChange>
              </w:rPr>
              <w:t>(2022)</w:t>
            </w:r>
          </w:ins>
          <w:customXmlInsRangeStart w:id="544" w:author="Gonzalo Franetovic" w:date="2023-08-04T18:24:00Z"/>
        </w:sdtContent>
      </w:sdt>
      <w:customXmlInsRangeEnd w:id="544"/>
      <w:ins w:id="545" w:author="Gonzalo Franetovic" w:date="2023-08-04T18:24:00Z">
        <w:r w:rsidR="007872EA" w:rsidRPr="007B1472">
          <w:rPr>
            <w:color w:val="000000"/>
            <w:highlight w:val="cyan"/>
            <w:lang w:val="en-US"/>
            <w:rPrChange w:id="546" w:author="Gonzalo Franetovic" w:date="2023-08-10T16:50:00Z">
              <w:rPr>
                <w:color w:val="000000"/>
                <w:highlight w:val="yellow"/>
              </w:rPr>
            </w:rPrChange>
          </w:rPr>
          <w:t xml:space="preserve"> showed that </w:t>
        </w:r>
      </w:ins>
      <w:ins w:id="547" w:author="Gonzalo Franetovic" w:date="2023-08-04T18:13:00Z">
        <w:r w:rsidR="008B28A0" w:rsidRPr="007B1472">
          <w:rPr>
            <w:color w:val="000000"/>
            <w:highlight w:val="cyan"/>
            <w:lang w:val="en-US"/>
            <w:rPrChange w:id="548" w:author="Gonzalo Franetovic" w:date="2023-08-10T16:50:00Z">
              <w:rPr>
                <w:color w:val="000000"/>
                <w:highlight w:val="yellow"/>
              </w:rPr>
            </w:rPrChange>
          </w:rPr>
          <w:t>cultural diversity</w:t>
        </w:r>
      </w:ins>
      <w:ins w:id="549" w:author="Gonzalo Franetovic" w:date="2023-08-04T18:14:00Z">
        <w:r w:rsidR="008B28A0" w:rsidRPr="007B1472">
          <w:rPr>
            <w:color w:val="000000"/>
            <w:highlight w:val="cyan"/>
            <w:lang w:val="en-US"/>
            <w:rPrChange w:id="550" w:author="Gonzalo Franetovic" w:date="2023-08-10T16:50:00Z">
              <w:rPr>
                <w:color w:val="000000"/>
                <w:highlight w:val="yellow"/>
              </w:rPr>
            </w:rPrChange>
          </w:rPr>
          <w:t xml:space="preserve"> </w:t>
        </w:r>
      </w:ins>
      <w:ins w:id="551" w:author="Gonzalo Franetovic" w:date="2023-08-04T18:24:00Z">
        <w:r w:rsidR="007872EA" w:rsidRPr="007B1472">
          <w:rPr>
            <w:color w:val="000000"/>
            <w:highlight w:val="cyan"/>
            <w:lang w:val="en-US"/>
            <w:rPrChange w:id="552" w:author="Gonzalo Franetovic" w:date="2023-08-10T16:50:00Z">
              <w:rPr>
                <w:color w:val="000000"/>
                <w:highlight w:val="yellow"/>
              </w:rPr>
            </w:rPrChange>
          </w:rPr>
          <w:t xml:space="preserve">of Latin American countries </w:t>
        </w:r>
      </w:ins>
      <w:ins w:id="553" w:author="Gonzalo Franetovic" w:date="2023-08-04T18:27:00Z">
        <w:r w:rsidR="007872EA" w:rsidRPr="007B1472">
          <w:rPr>
            <w:color w:val="000000"/>
            <w:highlight w:val="cyan"/>
            <w:lang w:val="en-US"/>
            <w:rPrChange w:id="554" w:author="Gonzalo Franetovic" w:date="2023-08-10T16:50:00Z">
              <w:rPr>
                <w:color w:val="000000"/>
                <w:highlight w:val="yellow"/>
              </w:rPr>
            </w:rPrChange>
          </w:rPr>
          <w:t>decreases</w:t>
        </w:r>
      </w:ins>
      <w:ins w:id="555" w:author="Gonzalo Franetovic" w:date="2023-08-04T18:24:00Z">
        <w:r w:rsidR="007872EA" w:rsidRPr="007B1472">
          <w:rPr>
            <w:color w:val="000000"/>
            <w:highlight w:val="cyan"/>
            <w:lang w:val="en-US"/>
            <w:rPrChange w:id="556" w:author="Gonzalo Franetovic" w:date="2023-08-10T16:50:00Z">
              <w:rPr>
                <w:color w:val="000000"/>
                <w:highlight w:val="yellow"/>
              </w:rPr>
            </w:rPrChange>
          </w:rPr>
          <w:t xml:space="preserve"> </w:t>
        </w:r>
      </w:ins>
      <w:ins w:id="557" w:author="Gonzalo Franetovic" w:date="2023-08-04T18:30:00Z">
        <w:r w:rsidR="007872EA" w:rsidRPr="007B1472">
          <w:rPr>
            <w:color w:val="000000"/>
            <w:highlight w:val="cyan"/>
            <w:lang w:val="en-US"/>
            <w:rPrChange w:id="558" w:author="Gonzalo Franetovic" w:date="2023-08-10T16:50:00Z">
              <w:rPr>
                <w:color w:val="000000"/>
                <w:highlight w:val="yellow"/>
              </w:rPr>
            </w:rPrChange>
          </w:rPr>
          <w:t>individual</w:t>
        </w:r>
      </w:ins>
      <w:ins w:id="559" w:author="Gonzalo Franetovic" w:date="2023-08-04T18:31:00Z">
        <w:r w:rsidR="007872EA" w:rsidRPr="007B1472">
          <w:rPr>
            <w:color w:val="000000"/>
            <w:highlight w:val="cyan"/>
            <w:lang w:val="en-US"/>
            <w:rPrChange w:id="560" w:author="Gonzalo Franetovic" w:date="2023-08-10T16:50:00Z">
              <w:rPr>
                <w:color w:val="000000"/>
                <w:highlight w:val="yellow"/>
              </w:rPr>
            </w:rPrChange>
          </w:rPr>
          <w:t>s’</w:t>
        </w:r>
      </w:ins>
      <w:ins w:id="561" w:author="Gonzalo Franetovic" w:date="2023-08-04T18:15:00Z">
        <w:r w:rsidR="008B28A0" w:rsidRPr="007B1472">
          <w:rPr>
            <w:color w:val="000000"/>
            <w:highlight w:val="cyan"/>
            <w:lang w:val="en-US"/>
            <w:rPrChange w:id="562" w:author="Gonzalo Franetovic" w:date="2023-08-10T16:50:00Z">
              <w:rPr>
                <w:color w:val="000000"/>
                <w:highlight w:val="yellow"/>
              </w:rPr>
            </w:rPrChange>
          </w:rPr>
          <w:t xml:space="preserve"> agree</w:t>
        </w:r>
      </w:ins>
      <w:ins w:id="563" w:author="Gonzalo Franetovic" w:date="2023-08-04T18:16:00Z">
        <w:r w:rsidR="008B28A0" w:rsidRPr="007B1472">
          <w:rPr>
            <w:color w:val="000000"/>
            <w:highlight w:val="cyan"/>
            <w:lang w:val="en-US"/>
            <w:rPrChange w:id="564" w:author="Gonzalo Franetovic" w:date="2023-08-10T16:50:00Z">
              <w:rPr>
                <w:color w:val="000000"/>
                <w:highlight w:val="yellow"/>
              </w:rPr>
            </w:rPrChange>
          </w:rPr>
          <w:t>ment with redistribution</w:t>
        </w:r>
      </w:ins>
      <w:ins w:id="565" w:author="Gonzalo Franetovic" w:date="2023-08-04T18:36:00Z">
        <w:r w:rsidR="00C74A1B" w:rsidRPr="007B1472">
          <w:rPr>
            <w:color w:val="000000"/>
            <w:highlight w:val="cyan"/>
            <w:lang w:val="en-US"/>
            <w:rPrChange w:id="566" w:author="Gonzalo Franetovic" w:date="2023-08-10T16:50:00Z">
              <w:rPr>
                <w:color w:val="000000"/>
                <w:highlight w:val="yellow"/>
              </w:rPr>
            </w:rPrChange>
          </w:rPr>
          <w:t xml:space="preserve">. </w:t>
        </w:r>
      </w:ins>
      <w:ins w:id="567" w:author="Gonzalo Franetovic" w:date="2023-08-04T18:25:00Z">
        <w:r w:rsidR="007872EA" w:rsidRPr="007B1472">
          <w:rPr>
            <w:color w:val="000000"/>
            <w:highlight w:val="cyan"/>
            <w:lang w:val="en-US"/>
            <w:rPrChange w:id="568" w:author="Gonzalo Franetovic" w:date="2023-08-10T16:50:00Z">
              <w:rPr>
                <w:color w:val="000000"/>
                <w:highlight w:val="yellow"/>
              </w:rPr>
            </w:rPrChange>
          </w:rPr>
          <w:t xml:space="preserve">Franetovic &amp; Castillo </w:t>
        </w:r>
      </w:ins>
      <w:customXmlInsRangeStart w:id="569" w:author="Gonzalo Franetovic" w:date="2023-08-04T18:25:00Z"/>
      <w:sdt>
        <w:sdtPr>
          <w:rPr>
            <w:color w:val="000000"/>
            <w:highlight w:val="cyan"/>
            <w:lang w:val="en-US"/>
            <w:rPrChange w:id="570" w:author="Gonzalo Franetovic" w:date="2023-08-10T16:50:00Z">
              <w:rPr>
                <w:color w:val="000000"/>
                <w:highlight w:val="yellow"/>
                <w:lang w:val="en-US"/>
              </w:rPr>
            </w:rPrChange>
          </w:rPr>
          <w:alias w:val="SmartCite Citation"/>
          <w:tag w:val="0a3c846c-7570-4913-bd72-3afd46468081:f8983209-47e6-42dd-9f21-1f84856762c4+{&quot;items&quot;:{&quot;0a3c846c-7570-4913-bd72-3afd46468081:f8983209-47e6-42dd-9f21-1f84856762c4&quot;:{&quot;position&quot;:null,&quot;prefix&quot;:null,&quot;suffix&quot;:null,&quot;suppressAuthor&quot;:true}}}"/>
          <w:id w:val="1585343323"/>
          <w:placeholder>
            <w:docPart w:val="DefaultPlaceholder_-1854013440"/>
          </w:placeholder>
        </w:sdtPr>
        <w:sdtContent>
          <w:customXmlInsRangeEnd w:id="569"/>
          <w:ins w:id="571" w:author="Gonzalo Franetovic" w:date="2023-08-10T16:49:00Z">
            <w:r w:rsidR="007B1472" w:rsidRPr="007B1472">
              <w:rPr>
                <w:color w:val="000000"/>
                <w:highlight w:val="cyan"/>
                <w:rPrChange w:id="572" w:author="Gonzalo Franetovic" w:date="2023-08-10T16:50:00Z">
                  <w:rPr/>
                </w:rPrChange>
              </w:rPr>
              <w:t>(2021)</w:t>
            </w:r>
          </w:ins>
          <w:customXmlInsRangeStart w:id="573" w:author="Gonzalo Franetovic" w:date="2023-08-04T18:25:00Z"/>
        </w:sdtContent>
      </w:sdt>
      <w:customXmlInsRangeEnd w:id="573"/>
      <w:ins w:id="574" w:author="Gonzalo Franetovic" w:date="2023-08-04T18:36:00Z">
        <w:r w:rsidR="00C74A1B" w:rsidRPr="007B1472">
          <w:rPr>
            <w:color w:val="000000"/>
            <w:highlight w:val="cyan"/>
            <w:lang w:val="en-US"/>
            <w:rPrChange w:id="575" w:author="Gonzalo Franetovic" w:date="2023-08-10T16:50:00Z">
              <w:rPr>
                <w:color w:val="000000"/>
                <w:highlight w:val="yellow"/>
              </w:rPr>
            </w:rPrChange>
          </w:rPr>
          <w:t xml:space="preserve">, in addition, </w:t>
        </w:r>
      </w:ins>
      <w:ins w:id="576" w:author="Gonzalo Franetovic" w:date="2023-08-04T18:28:00Z">
        <w:r w:rsidR="007872EA" w:rsidRPr="007B1472">
          <w:rPr>
            <w:color w:val="000000"/>
            <w:highlight w:val="cyan"/>
            <w:lang w:val="en-US"/>
            <w:rPrChange w:id="577" w:author="Gonzalo Franetovic" w:date="2023-08-10T16:50:00Z">
              <w:rPr>
                <w:color w:val="000000"/>
                <w:highlight w:val="yellow"/>
              </w:rPr>
            </w:rPrChange>
          </w:rPr>
          <w:t>evidenced</w:t>
        </w:r>
      </w:ins>
      <w:ins w:id="578" w:author="Gonzalo Franetovic" w:date="2023-08-04T18:25:00Z">
        <w:r w:rsidR="007872EA" w:rsidRPr="007B1472">
          <w:rPr>
            <w:color w:val="000000"/>
            <w:highlight w:val="cyan"/>
            <w:lang w:val="en-US"/>
            <w:rPrChange w:id="579" w:author="Gonzalo Franetovic" w:date="2023-08-10T16:50:00Z">
              <w:rPr>
                <w:color w:val="000000"/>
                <w:highlight w:val="yellow"/>
              </w:rPr>
            </w:rPrChange>
          </w:rPr>
          <w:t xml:space="preserve"> that</w:t>
        </w:r>
      </w:ins>
      <w:ins w:id="580" w:author="Gonzalo Franetovic" w:date="2023-08-04T18:12:00Z">
        <w:r w:rsidR="008B28A0" w:rsidRPr="007B1472">
          <w:rPr>
            <w:color w:val="000000"/>
            <w:highlight w:val="cyan"/>
            <w:lang w:val="en-US"/>
            <w:rPrChange w:id="581" w:author="Gonzalo Franetovic" w:date="2023-08-10T16:50:00Z">
              <w:rPr>
                <w:color w:val="000000"/>
                <w:highlight w:val="yellow"/>
              </w:rPr>
            </w:rPrChange>
          </w:rPr>
          <w:t xml:space="preserve"> </w:t>
        </w:r>
      </w:ins>
      <w:ins w:id="582" w:author="Gonzalo Franetovic" w:date="2023-08-04T18:37:00Z">
        <w:r w:rsidR="00C74A1B" w:rsidRPr="007B1472">
          <w:rPr>
            <w:color w:val="000000"/>
            <w:highlight w:val="cyan"/>
            <w:lang w:val="en-US"/>
            <w:rPrChange w:id="583" w:author="Gonzalo Franetovic" w:date="2023-08-10T16:50:00Z">
              <w:rPr>
                <w:color w:val="000000"/>
                <w:highlight w:val="yellow"/>
              </w:rPr>
            </w:rPrChange>
          </w:rPr>
          <w:t>income-based</w:t>
        </w:r>
      </w:ins>
      <w:ins w:id="584" w:author="Gonzalo Franetovic" w:date="2023-08-04T18:36:00Z">
        <w:r w:rsidR="00C74A1B" w:rsidRPr="007B1472">
          <w:rPr>
            <w:color w:val="000000"/>
            <w:highlight w:val="cyan"/>
            <w:lang w:val="en-US"/>
            <w:rPrChange w:id="585" w:author="Gonzalo Franetovic" w:date="2023-08-10T16:50:00Z">
              <w:rPr>
                <w:color w:val="000000"/>
                <w:highlight w:val="yellow"/>
              </w:rPr>
            </w:rPrChange>
          </w:rPr>
          <w:t xml:space="preserve"> </w:t>
        </w:r>
      </w:ins>
      <w:ins w:id="586" w:author="Gonzalo Franetovic" w:date="2023-08-04T18:35:00Z">
        <w:r w:rsidR="00C74A1B" w:rsidRPr="007B1472">
          <w:rPr>
            <w:color w:val="000000"/>
            <w:highlight w:val="cyan"/>
            <w:lang w:val="en-US"/>
            <w:rPrChange w:id="587" w:author="Gonzalo Franetovic" w:date="2023-08-10T16:50:00Z">
              <w:rPr>
                <w:color w:val="000000"/>
                <w:highlight w:val="yellow"/>
              </w:rPr>
            </w:rPrChange>
          </w:rPr>
          <w:t xml:space="preserve">differences </w:t>
        </w:r>
      </w:ins>
      <w:ins w:id="588" w:author="Gonzalo Franetovic" w:date="2023-08-04T18:36:00Z">
        <w:r w:rsidR="00C74A1B" w:rsidRPr="007B1472">
          <w:rPr>
            <w:color w:val="000000"/>
            <w:highlight w:val="cyan"/>
            <w:lang w:val="en-US"/>
            <w:rPrChange w:id="589" w:author="Gonzalo Franetovic" w:date="2023-08-10T16:50:00Z">
              <w:rPr>
                <w:color w:val="000000"/>
                <w:highlight w:val="yellow"/>
              </w:rPr>
            </w:rPrChange>
          </w:rPr>
          <w:t>in support for redistrib</w:t>
        </w:r>
      </w:ins>
      <w:ins w:id="590" w:author="Gonzalo Franetovic" w:date="2023-08-04T18:37:00Z">
        <w:r w:rsidR="00C74A1B" w:rsidRPr="007B1472">
          <w:rPr>
            <w:color w:val="000000"/>
            <w:highlight w:val="cyan"/>
            <w:lang w:val="en-US"/>
            <w:rPrChange w:id="591" w:author="Gonzalo Franetovic" w:date="2023-08-10T16:50:00Z">
              <w:rPr>
                <w:color w:val="000000"/>
                <w:highlight w:val="yellow"/>
              </w:rPr>
            </w:rPrChange>
          </w:rPr>
          <w:t xml:space="preserve">ution emerges only in certain scenarios </w:t>
        </w:r>
      </w:ins>
      <w:ins w:id="592" w:author="Gonzalo Franetovic" w:date="2023-08-04T18:35:00Z">
        <w:r w:rsidR="00C74A1B" w:rsidRPr="007B1472">
          <w:rPr>
            <w:color w:val="000000"/>
            <w:highlight w:val="cyan"/>
            <w:lang w:val="en-US"/>
            <w:rPrChange w:id="593" w:author="Gonzalo Franetovic" w:date="2023-08-10T16:50:00Z">
              <w:rPr>
                <w:color w:val="000000"/>
                <w:highlight w:val="yellow"/>
              </w:rPr>
            </w:rPrChange>
          </w:rPr>
          <w:t>of inequality and economic development</w:t>
        </w:r>
      </w:ins>
      <w:ins w:id="594" w:author="Gonzalo Franetovic" w:date="2023-08-04T18:37:00Z">
        <w:r w:rsidR="00C74A1B" w:rsidRPr="007B1472">
          <w:rPr>
            <w:color w:val="000000"/>
            <w:highlight w:val="cyan"/>
            <w:lang w:val="en-US"/>
            <w:rPrChange w:id="595" w:author="Gonzalo Franetovic" w:date="2023-08-10T16:50:00Z">
              <w:rPr>
                <w:color w:val="000000"/>
                <w:highlight w:val="yellow"/>
              </w:rPr>
            </w:rPrChange>
          </w:rPr>
          <w:t>, while</w:t>
        </w:r>
      </w:ins>
      <w:ins w:id="596" w:author="Gonzalo Franetovic" w:date="2023-08-04T18:36:00Z">
        <w:r w:rsidR="00C74A1B" w:rsidRPr="007B1472">
          <w:rPr>
            <w:color w:val="000000"/>
            <w:highlight w:val="cyan"/>
            <w:lang w:val="en-US"/>
            <w:rPrChange w:id="597" w:author="Gonzalo Franetovic" w:date="2023-08-10T16:50:00Z">
              <w:rPr>
                <w:color w:val="000000"/>
                <w:highlight w:val="yellow"/>
              </w:rPr>
            </w:rPrChange>
          </w:rPr>
          <w:t xml:space="preserve"> </w:t>
        </w:r>
      </w:ins>
      <w:ins w:id="598" w:author="Gonzalo Franetovic" w:date="2023-08-04T18:26:00Z">
        <w:r w:rsidR="007872EA" w:rsidRPr="007B1472">
          <w:rPr>
            <w:color w:val="000000"/>
            <w:highlight w:val="cyan"/>
            <w:lang w:val="en-US"/>
            <w:rPrChange w:id="599" w:author="Gonzalo Franetovic" w:date="2023-08-10T16:50:00Z">
              <w:rPr>
                <w:color w:val="000000"/>
                <w:highlight w:val="yellow"/>
              </w:rPr>
            </w:rPrChange>
          </w:rPr>
          <w:t xml:space="preserve">trust in the political system </w:t>
        </w:r>
      </w:ins>
      <w:ins w:id="600" w:author="Gonzalo Franetovic" w:date="2023-08-04T18:28:00Z">
        <w:r w:rsidR="007872EA" w:rsidRPr="007B1472">
          <w:rPr>
            <w:color w:val="000000"/>
            <w:highlight w:val="cyan"/>
            <w:lang w:val="en-US"/>
            <w:rPrChange w:id="601" w:author="Gonzalo Franetovic" w:date="2023-08-10T16:50:00Z">
              <w:rPr>
                <w:color w:val="000000"/>
              </w:rPr>
            </w:rPrChange>
          </w:rPr>
          <w:t xml:space="preserve">stands out as </w:t>
        </w:r>
      </w:ins>
      <w:ins w:id="602" w:author="Gonzalo Franetovic" w:date="2023-08-04T18:38:00Z">
        <w:r w:rsidR="00C74A1B" w:rsidRPr="007B1472">
          <w:rPr>
            <w:color w:val="000000"/>
            <w:highlight w:val="cyan"/>
            <w:lang w:val="en-US"/>
            <w:rPrChange w:id="603" w:author="Gonzalo Franetovic" w:date="2023-08-10T16:50:00Z">
              <w:rPr>
                <w:color w:val="000000"/>
                <w:highlight w:val="yellow"/>
              </w:rPr>
            </w:rPrChange>
          </w:rPr>
          <w:t>a more</w:t>
        </w:r>
      </w:ins>
      <w:ins w:id="604" w:author="Gonzalo Franetovic" w:date="2023-08-04T18:28:00Z">
        <w:r w:rsidR="007872EA" w:rsidRPr="007B1472">
          <w:rPr>
            <w:color w:val="000000"/>
            <w:highlight w:val="cyan"/>
            <w:lang w:val="en-US"/>
            <w:rPrChange w:id="605" w:author="Gonzalo Franetovic" w:date="2023-08-10T16:50:00Z">
              <w:rPr>
                <w:color w:val="000000"/>
              </w:rPr>
            </w:rPrChange>
          </w:rPr>
          <w:t xml:space="preserve"> important determinant</w:t>
        </w:r>
      </w:ins>
      <w:ins w:id="606" w:author="Gonzalo Franetovic" w:date="2023-08-04T18:37:00Z">
        <w:r w:rsidR="00C74A1B" w:rsidRPr="007B1472">
          <w:rPr>
            <w:color w:val="000000"/>
            <w:highlight w:val="cyan"/>
            <w:lang w:val="en-US"/>
            <w:rPrChange w:id="607" w:author="Gonzalo Franetovic" w:date="2023-08-10T16:50:00Z">
              <w:rPr>
                <w:color w:val="000000"/>
                <w:highlight w:val="yellow"/>
              </w:rPr>
            </w:rPrChange>
          </w:rPr>
          <w:t xml:space="preserve"> of it</w:t>
        </w:r>
      </w:ins>
      <w:ins w:id="608" w:author="Gonzalo Franetovic" w:date="2023-08-04T18:27:00Z">
        <w:r w:rsidR="007872EA" w:rsidRPr="007B1472">
          <w:rPr>
            <w:color w:val="000000"/>
            <w:highlight w:val="cyan"/>
            <w:lang w:val="en-US"/>
            <w:rPrChange w:id="609" w:author="Gonzalo Franetovic" w:date="2023-08-10T16:50:00Z">
              <w:rPr>
                <w:color w:val="000000"/>
              </w:rPr>
            </w:rPrChange>
          </w:rPr>
          <w:t>.</w:t>
        </w:r>
      </w:ins>
      <w:ins w:id="610" w:author="Gonzalo Franetovic" w:date="2023-08-04T17:53:00Z">
        <w:r w:rsidRPr="007B1472">
          <w:rPr>
            <w:color w:val="000000"/>
            <w:highlight w:val="cyan"/>
            <w:lang w:val="en-US"/>
            <w:rPrChange w:id="611" w:author="Gonzalo Franetovic" w:date="2023-08-10T16:50:00Z">
              <w:rPr>
                <w:color w:val="000000"/>
              </w:rPr>
            </w:rPrChange>
          </w:rPr>
          <w:t xml:space="preserve"> </w:t>
        </w:r>
      </w:ins>
      <w:ins w:id="612" w:author="Gonzalo Franetovic" w:date="2023-08-04T17:55:00Z">
        <w:r w:rsidRPr="007B1472">
          <w:rPr>
            <w:color w:val="000000"/>
            <w:highlight w:val="cyan"/>
            <w:lang w:val="en-US"/>
            <w:rPrChange w:id="613" w:author="Gonzalo Franetovic" w:date="2023-08-10T16:50:00Z">
              <w:rPr>
                <w:color w:val="000000"/>
              </w:rPr>
            </w:rPrChange>
          </w:rPr>
          <w:t xml:space="preserve">This behavior within the region adds to a </w:t>
        </w:r>
      </w:ins>
      <w:ins w:id="614" w:author="Gonzalo Franetovic" w:date="2023-08-04T18:05:00Z">
        <w:r w:rsidR="00542027" w:rsidRPr="007B1472">
          <w:rPr>
            <w:color w:val="000000"/>
            <w:highlight w:val="cyan"/>
            <w:lang w:val="en-US"/>
            <w:rPrChange w:id="615" w:author="Gonzalo Franetovic" w:date="2023-08-10T16:50:00Z">
              <w:rPr>
                <w:color w:val="000000"/>
                <w:highlight w:val="yellow"/>
              </w:rPr>
            </w:rPrChange>
          </w:rPr>
          <w:t>broad</w:t>
        </w:r>
      </w:ins>
      <w:ins w:id="616" w:author="Gonzalo Franetovic" w:date="2023-08-04T17:55:00Z">
        <w:r w:rsidRPr="007B1472">
          <w:rPr>
            <w:color w:val="000000"/>
            <w:highlight w:val="cyan"/>
            <w:lang w:val="en-US"/>
            <w:rPrChange w:id="617" w:author="Gonzalo Franetovic" w:date="2023-08-10T16:50:00Z">
              <w:rPr>
                <w:color w:val="000000"/>
              </w:rPr>
            </w:rPrChange>
          </w:rPr>
          <w:t xml:space="preserve"> literature that destabilizes the </w:t>
        </w:r>
      </w:ins>
      <w:ins w:id="618" w:author="Gonzalo Franetovic" w:date="2023-08-04T18:31:00Z">
        <w:r w:rsidR="007872EA" w:rsidRPr="007B1472">
          <w:rPr>
            <w:color w:val="000000"/>
            <w:highlight w:val="cyan"/>
            <w:lang w:val="en-US"/>
            <w:rPrChange w:id="619" w:author="Gonzalo Franetovic" w:date="2023-08-10T16:50:00Z">
              <w:rPr>
                <w:color w:val="000000"/>
                <w:highlight w:val="yellow"/>
              </w:rPr>
            </w:rPrChange>
          </w:rPr>
          <w:t xml:space="preserve">direct </w:t>
        </w:r>
      </w:ins>
      <w:ins w:id="620" w:author="Gonzalo Franetovic" w:date="2023-08-04T17:55:00Z">
        <w:r w:rsidRPr="007B1472">
          <w:rPr>
            <w:color w:val="000000"/>
            <w:highlight w:val="cyan"/>
            <w:lang w:val="en-US"/>
            <w:rPrChange w:id="621" w:author="Gonzalo Franetovic" w:date="2023-08-10T16:50:00Z">
              <w:rPr>
                <w:color w:val="000000"/>
              </w:rPr>
            </w:rPrChange>
          </w:rPr>
          <w:t xml:space="preserve">link between </w:t>
        </w:r>
      </w:ins>
      <w:ins w:id="622" w:author="Gonzalo Franetovic" w:date="2023-08-09T11:56:00Z">
        <w:r w:rsidR="00165D20" w:rsidRPr="007B1472">
          <w:rPr>
            <w:color w:val="000000"/>
            <w:highlight w:val="cyan"/>
            <w:lang w:val="en-US"/>
            <w:rPrChange w:id="623" w:author="Gonzalo Franetovic" w:date="2023-08-10T16:50:00Z">
              <w:rPr>
                <w:color w:val="000000"/>
                <w:highlight w:val="yellow"/>
                <w:lang w:val="en-US"/>
              </w:rPr>
            </w:rPrChange>
          </w:rPr>
          <w:t xml:space="preserve">social </w:t>
        </w:r>
      </w:ins>
      <w:ins w:id="624" w:author="Gonzalo Franetovic" w:date="2023-08-04T17:55:00Z">
        <w:r w:rsidRPr="007B1472">
          <w:rPr>
            <w:color w:val="000000"/>
            <w:highlight w:val="cyan"/>
            <w:lang w:val="en-US"/>
            <w:rPrChange w:id="625" w:author="Gonzalo Franetovic" w:date="2023-08-10T16:50:00Z">
              <w:rPr>
                <w:color w:val="000000"/>
              </w:rPr>
            </w:rPrChange>
          </w:rPr>
          <w:t>status positions and attitudes toward</w:t>
        </w:r>
      </w:ins>
      <w:ins w:id="626" w:author="Gonzalo Franetovic" w:date="2023-08-04T17:59:00Z">
        <w:r w:rsidR="00F70D6A" w:rsidRPr="007B1472">
          <w:rPr>
            <w:color w:val="000000"/>
            <w:highlight w:val="cyan"/>
            <w:lang w:val="en-US"/>
            <w:rPrChange w:id="627" w:author="Gonzalo Franetovic" w:date="2023-08-10T16:50:00Z">
              <w:rPr>
                <w:color w:val="000000"/>
                <w:highlight w:val="yellow"/>
              </w:rPr>
            </w:rPrChange>
          </w:rPr>
          <w:t>s</w:t>
        </w:r>
      </w:ins>
      <w:ins w:id="628" w:author="Gonzalo Franetovic" w:date="2023-08-04T17:55:00Z">
        <w:r w:rsidRPr="007B1472">
          <w:rPr>
            <w:color w:val="000000"/>
            <w:highlight w:val="cyan"/>
            <w:lang w:val="en-US"/>
            <w:rPrChange w:id="629" w:author="Gonzalo Franetovic" w:date="2023-08-10T16:50:00Z">
              <w:rPr>
                <w:color w:val="000000"/>
              </w:rPr>
            </w:rPrChange>
          </w:rPr>
          <w:t xml:space="preserve"> inequality, </w:t>
        </w:r>
      </w:ins>
      <w:ins w:id="630" w:author="Gonzalo Franetovic" w:date="2023-08-04T18:32:00Z">
        <w:r w:rsidR="007872EA" w:rsidRPr="007B1472">
          <w:rPr>
            <w:color w:val="000000"/>
            <w:highlight w:val="cyan"/>
            <w:lang w:val="en-US"/>
            <w:rPrChange w:id="631" w:author="Gonzalo Franetovic" w:date="2023-08-10T16:50:00Z">
              <w:rPr>
                <w:color w:val="000000"/>
              </w:rPr>
            </w:rPrChange>
          </w:rPr>
          <w:t xml:space="preserve">emphasizing </w:t>
        </w:r>
      </w:ins>
      <w:ins w:id="632" w:author="Gonzalo Franetovic" w:date="2023-08-04T17:55:00Z">
        <w:r w:rsidRPr="007B1472">
          <w:rPr>
            <w:color w:val="000000"/>
            <w:highlight w:val="cyan"/>
            <w:lang w:val="en-US"/>
            <w:rPrChange w:id="633" w:author="Gonzalo Franetovic" w:date="2023-08-10T16:50:00Z">
              <w:rPr>
                <w:color w:val="000000"/>
              </w:rPr>
            </w:rPrChange>
          </w:rPr>
          <w:t xml:space="preserve">the importance of cultural norms and normative values that go beyond mere self-interest (Etzioni, 1988; Feldman &amp; Zaller, 1992). </w:t>
        </w:r>
      </w:ins>
      <w:del w:id="634" w:author="Gonzalo Franetovic" w:date="2023-08-04T17:50:00Z">
        <w:r w:rsidRPr="007B1472" w:rsidDel="00457C39">
          <w:rPr>
            <w:highlight w:val="cyan"/>
            <w:lang w:val="en-US"/>
            <w:rPrChange w:id="635" w:author="Gonzalo Franetovic" w:date="2023-08-10T16:50:00Z">
              <w:rPr>
                <w:highlight w:val="yellow"/>
              </w:rPr>
            </w:rPrChange>
          </w:rPr>
          <w:delText>However</w:delText>
        </w:r>
        <w:r w:rsidRPr="007B1472" w:rsidDel="00457C39">
          <w:rPr>
            <w:highlight w:val="cyan"/>
            <w:lang w:val="en-US"/>
            <w:rPrChange w:id="636" w:author="Gonzalo Franetovic" w:date="2023-08-10T16:50:00Z">
              <w:rPr/>
            </w:rPrChange>
          </w:rPr>
          <w:delText xml:space="preserve">, other research </w:delText>
        </w:r>
      </w:del>
      <w:del w:id="637" w:author="Gonzalo Franetovic" w:date="2023-08-04T17:55:00Z">
        <w:r w:rsidRPr="007B1472" w:rsidDel="00457C39">
          <w:rPr>
            <w:highlight w:val="cyan"/>
            <w:lang w:val="en-US"/>
            <w:rPrChange w:id="638" w:author="Gonzalo Franetovic" w:date="2023-08-10T16:50:00Z">
              <w:rPr/>
            </w:rPrChange>
          </w:rPr>
          <w:delText xml:space="preserve">destabilise the link between status positions and attitudes towards inequality, highlighting the importance of cultural norms and normative values that go beyond mere self-interest </w:delText>
        </w:r>
        <w:r w:rsidRPr="007B1472" w:rsidDel="00457C39">
          <w:rPr>
            <w:highlight w:val="cyan"/>
            <w:lang w:val="en-US"/>
            <w:rPrChange w:id="639" w:author="Gonzalo Franetovic" w:date="2023-08-10T16:50:00Z">
              <w:rPr/>
            </w:rPrChange>
          </w:rPr>
          <w:fldChar w:fldCharType="begin"/>
        </w:r>
        <w:r w:rsidRPr="007B1472" w:rsidDel="00457C39">
          <w:rPr>
            <w:highlight w:val="cyan"/>
            <w:lang w:val="en-US"/>
            <w:rPrChange w:id="640" w:author="Gonzalo Franetovic" w:date="2023-08-10T16:50:00Z">
              <w:rPr/>
            </w:rPrChange>
          </w:rPr>
          <w:delInstrText>HYPERLINK "https://app.readcube.com/library/0a3c846c-7570-4913-bd72-3afd46468081/all?uuid=2308823528887355&amp;item_ids=0a3c846c-7570-4913-bd72-3afd46468081:78dae9cd-0f4f-4f20-8fc3-db26ab186804,0a3c846c-7570-4913-bd72-3afd46468081:e6c5b150-35ab-4508-bb15-329cc4a14435" \h</w:delInstrText>
        </w:r>
        <w:r w:rsidRPr="007B1472" w:rsidDel="00457C39">
          <w:rPr>
            <w:highlight w:val="cyan"/>
            <w:lang w:val="en-US"/>
            <w:rPrChange w:id="641" w:author="Gonzalo Franetovic" w:date="2023-08-10T16:50:00Z">
              <w:rPr>
                <w:highlight w:val="yellow"/>
                <w:lang w:val="en-US"/>
              </w:rPr>
            </w:rPrChange>
          </w:rPr>
        </w:r>
        <w:r w:rsidRPr="007B1472" w:rsidDel="00457C39">
          <w:rPr>
            <w:highlight w:val="cyan"/>
            <w:lang w:val="en-US"/>
            <w:rPrChange w:id="642" w:author="Gonzalo Franetovic" w:date="2023-08-10T16:50:00Z">
              <w:rPr>
                <w:color w:val="000000"/>
              </w:rPr>
            </w:rPrChange>
          </w:rPr>
          <w:fldChar w:fldCharType="separate"/>
        </w:r>
        <w:r w:rsidRPr="007B1472" w:rsidDel="00457C39">
          <w:rPr>
            <w:color w:val="000000"/>
            <w:highlight w:val="cyan"/>
            <w:lang w:val="en-US"/>
            <w:rPrChange w:id="643" w:author="Gonzalo Franetovic" w:date="2023-08-10T16:50:00Z">
              <w:rPr>
                <w:color w:val="000000"/>
              </w:rPr>
            </w:rPrChange>
          </w:rPr>
          <w:delText>(Etzioni, 1988; Feldman &amp; Zaller, 1992)</w:delText>
        </w:r>
        <w:r w:rsidRPr="007B1472" w:rsidDel="00457C39">
          <w:rPr>
            <w:color w:val="000000"/>
            <w:highlight w:val="cyan"/>
            <w:lang w:val="en-US"/>
            <w:rPrChange w:id="644" w:author="Gonzalo Franetovic" w:date="2023-08-10T16:50:00Z">
              <w:rPr>
                <w:color w:val="000000"/>
              </w:rPr>
            </w:rPrChange>
          </w:rPr>
          <w:fldChar w:fldCharType="end"/>
        </w:r>
        <w:r w:rsidRPr="007B1472" w:rsidDel="00457C39">
          <w:rPr>
            <w:highlight w:val="cyan"/>
            <w:lang w:val="en-US"/>
            <w:rPrChange w:id="645" w:author="Gonzalo Franetovic" w:date="2023-08-10T16:50:00Z">
              <w:rPr/>
            </w:rPrChange>
          </w:rPr>
          <w:delText xml:space="preserve">. </w:delText>
        </w:r>
      </w:del>
      <w:del w:id="646" w:author="Gonzalo Franetovic" w:date="2023-08-04T17:51:00Z">
        <w:r w:rsidRPr="007B1472" w:rsidDel="00457C39">
          <w:rPr>
            <w:highlight w:val="cyan"/>
            <w:lang w:val="en-US"/>
            <w:rPrChange w:id="647" w:author="Gonzalo Franetovic" w:date="2023-08-10T16:50:00Z">
              <w:rPr/>
            </w:rPrChange>
          </w:rPr>
          <w:delText xml:space="preserve">Indeed, it has </w:delText>
        </w:r>
        <w:r w:rsidR="004A40E2" w:rsidRPr="007B1472" w:rsidDel="00457C39">
          <w:rPr>
            <w:highlight w:val="cyan"/>
            <w:lang w:val="en-US"/>
            <w:rPrChange w:id="648" w:author="Gonzalo Franetovic" w:date="2023-08-10T16:50:00Z">
              <w:rPr/>
            </w:rPrChange>
          </w:rPr>
          <w:delText xml:space="preserve">been </w:delText>
        </w:r>
        <w:r w:rsidRPr="007B1472" w:rsidDel="00457C39">
          <w:rPr>
            <w:highlight w:val="cyan"/>
            <w:lang w:val="en-US"/>
            <w:rPrChange w:id="649" w:author="Gonzalo Franetovic" w:date="2023-08-10T16:50:00Z">
              <w:rPr/>
            </w:rPrChange>
          </w:rPr>
          <w:delText xml:space="preserve">found that unlike in European countries </w:delText>
        </w:r>
        <w:r w:rsidRPr="007B1472" w:rsidDel="00457C39">
          <w:rPr>
            <w:highlight w:val="cyan"/>
            <w:lang w:val="en-US"/>
            <w:rPrChange w:id="650" w:author="Gonzalo Franetovic" w:date="2023-08-10T16:50:00Z">
              <w:rPr/>
            </w:rPrChange>
          </w:rPr>
          <w:fldChar w:fldCharType="begin"/>
        </w:r>
        <w:r w:rsidRPr="007B1472" w:rsidDel="00457C39">
          <w:rPr>
            <w:highlight w:val="cyan"/>
            <w:lang w:val="en-US"/>
            <w:rPrChange w:id="651" w:author="Gonzalo Franetovic" w:date="2023-08-10T16:50:00Z">
              <w:rPr/>
            </w:rPrChange>
          </w:rPr>
          <w:delInstrText>HYPERLINK "https://app.readcube.com/library/0a3c846c-7570-4913-bd72-3afd46468081/all?uuid=7443445448721774&amp;item_ids=0a3c846c-7570-4913-bd72-3afd46468081:4b427cf2-1f59-4193-bc61-e455047de368" \h</w:delInstrText>
        </w:r>
        <w:r w:rsidRPr="007B1472" w:rsidDel="00457C39">
          <w:rPr>
            <w:highlight w:val="cyan"/>
            <w:lang w:val="en-US"/>
            <w:rPrChange w:id="652" w:author="Gonzalo Franetovic" w:date="2023-08-10T16:50:00Z">
              <w:rPr>
                <w:highlight w:val="yellow"/>
                <w:lang w:val="en-US"/>
              </w:rPr>
            </w:rPrChange>
          </w:rPr>
        </w:r>
        <w:r w:rsidRPr="007B1472" w:rsidDel="00457C39">
          <w:rPr>
            <w:highlight w:val="cyan"/>
            <w:lang w:val="en-US"/>
            <w:rPrChange w:id="653" w:author="Gonzalo Franetovic" w:date="2023-08-10T16:50:00Z">
              <w:rPr>
                <w:color w:val="000000"/>
              </w:rPr>
            </w:rPrChange>
          </w:rPr>
          <w:fldChar w:fldCharType="separate"/>
        </w:r>
        <w:r w:rsidRPr="007B1472" w:rsidDel="00457C39">
          <w:rPr>
            <w:color w:val="000000"/>
            <w:highlight w:val="cyan"/>
            <w:lang w:val="en-US"/>
            <w:rPrChange w:id="654" w:author="Gonzalo Franetovic" w:date="2023-08-10T16:50:00Z">
              <w:rPr>
                <w:color w:val="000000"/>
              </w:rPr>
            </w:rPrChange>
          </w:rPr>
          <w:delText>(Schmidt-Catran, 2016)</w:delText>
        </w:r>
        <w:r w:rsidRPr="007B1472" w:rsidDel="00457C39">
          <w:rPr>
            <w:color w:val="000000"/>
            <w:highlight w:val="cyan"/>
            <w:lang w:val="en-US"/>
            <w:rPrChange w:id="655" w:author="Gonzalo Franetovic" w:date="2023-08-10T16:50:00Z">
              <w:rPr>
                <w:color w:val="000000"/>
              </w:rPr>
            </w:rPrChange>
          </w:rPr>
          <w:fldChar w:fldCharType="end"/>
        </w:r>
        <w:r w:rsidRPr="007B1472" w:rsidDel="00457C39">
          <w:rPr>
            <w:highlight w:val="cyan"/>
            <w:lang w:val="en-US"/>
            <w:rPrChange w:id="656" w:author="Gonzalo Franetovic" w:date="2023-08-10T16:50:00Z">
              <w:rPr/>
            </w:rPrChange>
          </w:rPr>
          <w:delText xml:space="preserve"> in Latin America support for attitudes such as public redistribution </w:delText>
        </w:r>
        <w:r w:rsidR="004A40E2" w:rsidRPr="007B1472" w:rsidDel="00457C39">
          <w:rPr>
            <w:highlight w:val="cyan"/>
            <w:lang w:val="en-US"/>
            <w:rPrChange w:id="657" w:author="Gonzalo Franetovic" w:date="2023-08-10T16:50:00Z">
              <w:rPr/>
            </w:rPrChange>
          </w:rPr>
          <w:delText>is</w:delText>
        </w:r>
        <w:r w:rsidRPr="007B1472" w:rsidDel="00457C39">
          <w:rPr>
            <w:highlight w:val="cyan"/>
            <w:lang w:val="en-US"/>
            <w:rPrChange w:id="658" w:author="Gonzalo Franetovic" w:date="2023-08-10T16:50:00Z">
              <w:rPr/>
            </w:rPrChange>
          </w:rPr>
          <w:delText xml:space="preserve"> not primarily determined by the objective</w:delText>
        </w:r>
        <w:r w:rsidR="004A40E2" w:rsidRPr="007B1472" w:rsidDel="00457C39">
          <w:rPr>
            <w:highlight w:val="cyan"/>
            <w:lang w:val="en-US"/>
            <w:rPrChange w:id="659" w:author="Gonzalo Franetovic" w:date="2023-08-10T16:50:00Z">
              <w:rPr/>
            </w:rPrChange>
          </w:rPr>
          <w:delText xml:space="preserve"> </w:delText>
        </w:r>
        <w:r w:rsidRPr="007B1472" w:rsidDel="00457C39">
          <w:rPr>
            <w:highlight w:val="cyan"/>
            <w:lang w:val="en-US"/>
            <w:rPrChange w:id="660" w:author="Gonzalo Franetovic" w:date="2023-08-10T16:50:00Z">
              <w:rPr/>
            </w:rPrChange>
          </w:rPr>
          <w:delText xml:space="preserve">socioeconomic position of individuals </w:delText>
        </w:r>
        <w:r w:rsidRPr="007B1472" w:rsidDel="00457C39">
          <w:rPr>
            <w:highlight w:val="cyan"/>
            <w:lang w:val="en-US"/>
            <w:rPrChange w:id="661" w:author="Gonzalo Franetovic" w:date="2023-08-10T16:50:00Z">
              <w:rPr/>
            </w:rPrChange>
          </w:rPr>
          <w:fldChar w:fldCharType="begin"/>
        </w:r>
        <w:r w:rsidRPr="007B1472" w:rsidDel="00457C39">
          <w:rPr>
            <w:highlight w:val="cyan"/>
            <w:lang w:val="en-US"/>
            <w:rPrChange w:id="662" w:author="Gonzalo Franetovic" w:date="2023-08-10T16:50:00Z">
              <w:rPr/>
            </w:rPrChange>
          </w:rPr>
          <w:delInstrText>HYPERLINK "https://app.readcube.com/library/0a3c846c-7570-4913-bd72-3afd46468081/all?uuid=882600511382189&amp;item_ids=0a3c846c-7570-4913-bd72-3afd46468081:f8983209-47e6-42dd-9f21-1f84856762c4,0a3c846c-7570-4913-bd72-3afd46468081:290609b6-aa67-4638-80dd-a01d30041199" \h</w:delInstrText>
        </w:r>
        <w:r w:rsidRPr="007B1472" w:rsidDel="00457C39">
          <w:rPr>
            <w:highlight w:val="cyan"/>
            <w:lang w:val="en-US"/>
            <w:rPrChange w:id="663" w:author="Gonzalo Franetovic" w:date="2023-08-10T16:50:00Z">
              <w:rPr>
                <w:highlight w:val="yellow"/>
                <w:lang w:val="en-US"/>
              </w:rPr>
            </w:rPrChange>
          </w:rPr>
        </w:r>
        <w:r w:rsidRPr="007B1472" w:rsidDel="00457C39">
          <w:rPr>
            <w:highlight w:val="cyan"/>
            <w:lang w:val="en-US"/>
            <w:rPrChange w:id="664" w:author="Gonzalo Franetovic" w:date="2023-08-10T16:50:00Z">
              <w:rPr>
                <w:color w:val="000000"/>
              </w:rPr>
            </w:rPrChange>
          </w:rPr>
          <w:fldChar w:fldCharType="separate"/>
        </w:r>
        <w:r w:rsidRPr="007B1472" w:rsidDel="00457C39">
          <w:rPr>
            <w:color w:val="000000"/>
            <w:highlight w:val="cyan"/>
            <w:lang w:val="en-US"/>
            <w:rPrChange w:id="665" w:author="Gonzalo Franetovic" w:date="2023-08-10T16:50:00Z">
              <w:rPr>
                <w:color w:val="000000"/>
              </w:rPr>
            </w:rPrChange>
          </w:rPr>
          <w:delText>(Berens, 2015; Franetovic &amp; Castillo, 2021)</w:delText>
        </w:r>
        <w:r w:rsidRPr="007B1472" w:rsidDel="00457C39">
          <w:rPr>
            <w:color w:val="000000"/>
            <w:highlight w:val="cyan"/>
            <w:lang w:val="en-US"/>
            <w:rPrChange w:id="666" w:author="Gonzalo Franetovic" w:date="2023-08-10T16:50:00Z">
              <w:rPr>
                <w:color w:val="000000"/>
              </w:rPr>
            </w:rPrChange>
          </w:rPr>
          <w:fldChar w:fldCharType="end"/>
        </w:r>
      </w:del>
      <w:del w:id="667" w:author="Gonzalo Franetovic" w:date="2023-08-04T17:55:00Z">
        <w:r w:rsidRPr="007B1472" w:rsidDel="00457C39">
          <w:rPr>
            <w:highlight w:val="cyan"/>
            <w:lang w:val="en-US"/>
            <w:rPrChange w:id="668" w:author="Gonzalo Franetovic" w:date="2023-08-10T16:50:00Z">
              <w:rPr/>
            </w:rPrChange>
          </w:rPr>
          <w:delText xml:space="preserve">, </w:delText>
        </w:r>
      </w:del>
      <w:del w:id="669" w:author="Gonzalo Franetovic" w:date="2023-08-04T17:53:00Z">
        <w:r w:rsidRPr="007B1472" w:rsidDel="00457C39">
          <w:rPr>
            <w:highlight w:val="cyan"/>
            <w:lang w:val="en-US"/>
            <w:rPrChange w:id="670" w:author="Gonzalo Franetovic" w:date="2023-08-10T16:50:00Z">
              <w:rPr/>
            </w:rPrChange>
          </w:rPr>
          <w:delText xml:space="preserve">questioning the applicability and universality of a </w:delText>
        </w:r>
      </w:del>
      <w:del w:id="671" w:author="Gonzalo Franetovic" w:date="2023-08-04T17:52:00Z">
        <w:r w:rsidRPr="007B1472" w:rsidDel="00457C39">
          <w:rPr>
            <w:highlight w:val="cyan"/>
            <w:lang w:val="en-US"/>
            <w:rPrChange w:id="672" w:author="Gonzalo Franetovic" w:date="2023-08-10T16:50:00Z">
              <w:rPr/>
            </w:rPrChange>
          </w:rPr>
          <w:delText xml:space="preserve">self-interest approach, grounded in a utility-oriented social actor </w:delText>
        </w:r>
        <w:r w:rsidRPr="007B1472" w:rsidDel="00457C39">
          <w:rPr>
            <w:highlight w:val="cyan"/>
            <w:lang w:val="en-US"/>
            <w:rPrChange w:id="673" w:author="Gonzalo Franetovic" w:date="2023-08-10T16:50:00Z">
              <w:rPr/>
            </w:rPrChange>
          </w:rPr>
          <w:fldChar w:fldCharType="begin"/>
        </w:r>
        <w:r w:rsidRPr="007B1472" w:rsidDel="00457C39">
          <w:rPr>
            <w:highlight w:val="cyan"/>
            <w:lang w:val="en-US"/>
            <w:rPrChange w:id="674" w:author="Gonzalo Franetovic" w:date="2023-08-10T16:50:00Z">
              <w:rPr/>
            </w:rPrChange>
          </w:rPr>
          <w:delInstrText>HYPERLINK "https://app.readcube.com/library/0a3c846c-7570-4913-bd72-3afd46468081/all?uuid=5257263093877701&amp;item_ids=0a3c846c-7570-4913-bd72-3afd46468081:a8efa3d4-401b-4655-8e9e-b343941697e6,0a3c846c-7570-4913-bd72-3afd46468081:64f73899-78ec-422e-b47b-539b9670e30f,0a3c846c-7570-4913-bd72-3afd46468081:79269b17-8860-441d-bb9e-2ad14c4a7142" \h</w:delInstrText>
        </w:r>
        <w:r w:rsidRPr="007B1472" w:rsidDel="00457C39">
          <w:rPr>
            <w:highlight w:val="cyan"/>
            <w:lang w:val="en-US"/>
            <w:rPrChange w:id="675" w:author="Gonzalo Franetovic" w:date="2023-08-10T16:50:00Z">
              <w:rPr>
                <w:highlight w:val="yellow"/>
                <w:lang w:val="en-US"/>
              </w:rPr>
            </w:rPrChange>
          </w:rPr>
        </w:r>
        <w:r w:rsidRPr="007B1472" w:rsidDel="00457C39">
          <w:rPr>
            <w:highlight w:val="cyan"/>
            <w:lang w:val="en-US"/>
            <w:rPrChange w:id="676" w:author="Gonzalo Franetovic" w:date="2023-08-10T16:50:00Z">
              <w:rPr>
                <w:color w:val="000000"/>
              </w:rPr>
            </w:rPrChange>
          </w:rPr>
          <w:fldChar w:fldCharType="separate"/>
        </w:r>
        <w:r w:rsidRPr="007B1472" w:rsidDel="00457C39">
          <w:rPr>
            <w:color w:val="000000"/>
            <w:highlight w:val="cyan"/>
            <w:lang w:val="en-US"/>
            <w:rPrChange w:id="677" w:author="Gonzalo Franetovic" w:date="2023-08-10T16:50:00Z">
              <w:rPr>
                <w:color w:val="000000"/>
              </w:rPr>
            </w:rPrChange>
          </w:rPr>
          <w:delText>(Franko et al., 2013; Meltzer &amp; Richard, 1981; Wegener &amp; Liebig, 1995)</w:delText>
        </w:r>
        <w:r w:rsidRPr="007B1472" w:rsidDel="00457C39">
          <w:rPr>
            <w:color w:val="000000"/>
            <w:highlight w:val="cyan"/>
            <w:lang w:val="en-US"/>
            <w:rPrChange w:id="678" w:author="Gonzalo Franetovic" w:date="2023-08-10T16:50:00Z">
              <w:rPr>
                <w:color w:val="000000"/>
              </w:rPr>
            </w:rPrChange>
          </w:rPr>
          <w:fldChar w:fldCharType="end"/>
        </w:r>
        <w:r w:rsidRPr="007B1472" w:rsidDel="00457C39">
          <w:rPr>
            <w:highlight w:val="cyan"/>
            <w:lang w:val="en-US"/>
            <w:rPrChange w:id="679" w:author="Gonzalo Franetovic" w:date="2023-08-10T16:50:00Z">
              <w:rPr/>
            </w:rPrChange>
          </w:rPr>
          <w:delText xml:space="preserve">. </w:delText>
        </w:r>
      </w:del>
    </w:p>
    <w:p w14:paraId="42974A9D" w14:textId="394A6C02" w:rsidR="00D24CF1" w:rsidRPr="00AD13B2" w:rsidRDefault="00000000">
      <w:pPr>
        <w:rPr>
          <w:lang w:val="en-US"/>
          <w:rPrChange w:id="680" w:author="Gonzalo Franetovic" w:date="2023-08-08T09:38:00Z">
            <w:rPr/>
          </w:rPrChange>
        </w:rPr>
      </w:pPr>
      <w:proofErr w:type="gramStart"/>
      <w:r w:rsidRPr="007B1472">
        <w:rPr>
          <w:highlight w:val="cyan"/>
          <w:lang w:val="en-US"/>
          <w:rPrChange w:id="681" w:author="Gonzalo Franetovic" w:date="2023-08-10T16:50:00Z">
            <w:rPr/>
          </w:rPrChange>
        </w:rPr>
        <w:t>In particular, Chile</w:t>
      </w:r>
      <w:proofErr w:type="gramEnd"/>
      <w:r w:rsidRPr="007B1472">
        <w:rPr>
          <w:highlight w:val="cyan"/>
          <w:lang w:val="en-US"/>
          <w:rPrChange w:id="682" w:author="Gonzalo Franetovic" w:date="2023-08-10T16:50:00Z">
            <w:rPr/>
          </w:rPrChange>
        </w:rPr>
        <w:t xml:space="preserve"> is a country with vast research on attitudes towards inequality. Its high levels of economic disparities and its inclusion in 1998 in the International Social Survey Program (ISSP) have promoted a significant amount of academic work in the field. </w:t>
      </w:r>
      <w:ins w:id="683" w:author="Gonzalo Franetovic" w:date="2023-08-07T18:37:00Z">
        <w:r w:rsidR="007A30A0" w:rsidRPr="007B1472">
          <w:rPr>
            <w:highlight w:val="cyan"/>
            <w:lang w:val="en-US"/>
            <w:rPrChange w:id="684" w:author="Gonzalo Franetovic" w:date="2023-08-10T16:50:00Z">
              <w:rPr/>
            </w:rPrChange>
          </w:rPr>
          <w:t>In this regard, it has been seen that in Chile</w:t>
        </w:r>
      </w:ins>
      <w:ins w:id="685" w:author="Gonzalo Franetovic" w:date="2023-08-07T18:48:00Z">
        <w:r w:rsidR="007A30A0" w:rsidRPr="007B1472">
          <w:rPr>
            <w:highlight w:val="cyan"/>
            <w:lang w:val="en-US"/>
            <w:rPrChange w:id="686" w:author="Gonzalo Franetovic" w:date="2023-08-10T16:50:00Z">
              <w:rPr>
                <w:highlight w:val="yellow"/>
              </w:rPr>
            </w:rPrChange>
          </w:rPr>
          <w:t xml:space="preserve"> </w:t>
        </w:r>
      </w:ins>
      <w:ins w:id="687" w:author="Gonzalo Franetovic" w:date="2023-08-07T18:49:00Z">
        <w:r w:rsidR="007A30A0" w:rsidRPr="007B1472">
          <w:rPr>
            <w:highlight w:val="cyan"/>
            <w:lang w:val="en-US"/>
            <w:rPrChange w:id="688" w:author="Gonzalo Franetovic" w:date="2023-08-10T16:50:00Z">
              <w:rPr>
                <w:highlight w:val="yellow"/>
              </w:rPr>
            </w:rPrChange>
          </w:rPr>
          <w:t>prevails</w:t>
        </w:r>
      </w:ins>
      <w:ins w:id="689" w:author="Gonzalo Franetovic" w:date="2023-08-07T18:48:00Z">
        <w:r w:rsidR="007A30A0" w:rsidRPr="007B1472">
          <w:rPr>
            <w:highlight w:val="cyan"/>
            <w:lang w:val="en-US"/>
            <w:rPrChange w:id="690" w:author="Gonzalo Franetovic" w:date="2023-08-10T16:50:00Z">
              <w:rPr>
                <w:highlight w:val="yellow"/>
              </w:rPr>
            </w:rPrChange>
          </w:rPr>
          <w:t xml:space="preserve"> a </w:t>
        </w:r>
      </w:ins>
      <w:ins w:id="691" w:author="Gonzalo Franetovic" w:date="2023-08-07T18:37:00Z">
        <w:r w:rsidR="007A30A0" w:rsidRPr="007B1472">
          <w:rPr>
            <w:highlight w:val="cyan"/>
            <w:lang w:val="en-US"/>
            <w:rPrChange w:id="692" w:author="Gonzalo Franetovic" w:date="2023-08-10T16:50:00Z">
              <w:rPr/>
            </w:rPrChange>
          </w:rPr>
          <w:t>high perception of inequality, which is mostly expressed by individuals in positions of higher social status</w:t>
        </w:r>
      </w:ins>
      <w:ins w:id="693" w:author="Gonzalo Franetovic" w:date="2023-08-07T18:42:00Z">
        <w:r w:rsidR="007A30A0" w:rsidRPr="007B1472">
          <w:rPr>
            <w:highlight w:val="cyan"/>
            <w:lang w:val="en-US"/>
            <w:rPrChange w:id="694" w:author="Gonzalo Franetovic" w:date="2023-08-10T16:50:00Z">
              <w:rPr/>
            </w:rPrChange>
          </w:rPr>
          <w:t xml:space="preserve">, </w:t>
        </w:r>
      </w:ins>
      <w:ins w:id="695" w:author="Gonzalo Franetovic" w:date="2023-08-08T09:11:00Z">
        <w:r w:rsidR="00D93EB9" w:rsidRPr="007B1472">
          <w:rPr>
            <w:highlight w:val="cyan"/>
            <w:lang w:val="en-US"/>
            <w:rPrChange w:id="696" w:author="Gonzalo Franetovic" w:date="2023-08-10T16:50:00Z">
              <w:rPr>
                <w:highlight w:val="yellow"/>
                <w:lang w:val="en-US"/>
              </w:rPr>
            </w:rPrChange>
          </w:rPr>
          <w:t>especially</w:t>
        </w:r>
      </w:ins>
      <w:ins w:id="697" w:author="Gonzalo Franetovic" w:date="2023-08-07T18:42:00Z">
        <w:r w:rsidR="007A30A0" w:rsidRPr="007B1472">
          <w:rPr>
            <w:highlight w:val="cyan"/>
            <w:lang w:val="en-US"/>
            <w:rPrChange w:id="698" w:author="Gonzalo Franetovic" w:date="2023-08-10T16:50:00Z">
              <w:rPr/>
            </w:rPrChange>
          </w:rPr>
          <w:t xml:space="preserve"> in terms of education</w:t>
        </w:r>
      </w:ins>
      <w:ins w:id="699" w:author="Gonzalo Franetovic" w:date="2023-08-07T18:40:00Z">
        <w:r w:rsidR="007A30A0" w:rsidRPr="007B1472">
          <w:rPr>
            <w:highlight w:val="cyan"/>
            <w:lang w:val="en-US"/>
            <w:rPrChange w:id="700" w:author="Gonzalo Franetovic" w:date="2023-08-10T16:50:00Z">
              <w:rPr/>
            </w:rPrChange>
          </w:rPr>
          <w:t xml:space="preserve"> </w:t>
        </w:r>
      </w:ins>
      <w:del w:id="701" w:author="Gonzalo Franetovic" w:date="2023-08-07T18:37:00Z">
        <w:r w:rsidRPr="007B1472" w:rsidDel="007A30A0">
          <w:rPr>
            <w:highlight w:val="cyan"/>
            <w:lang w:val="en-US"/>
            <w:rPrChange w:id="702" w:author="Gonzalo Franetovic" w:date="2023-08-10T16:50:00Z">
              <w:rPr/>
            </w:rPrChange>
          </w:rPr>
          <w:delText>In this regard, it has been seen that in Chile</w:delText>
        </w:r>
      </w:del>
      <w:del w:id="703" w:author="Gonzalo Franetovic" w:date="2023-08-04T19:32:00Z">
        <w:r w:rsidRPr="007B1472" w:rsidDel="000D08F8">
          <w:rPr>
            <w:highlight w:val="cyan"/>
            <w:lang w:val="en-US"/>
            <w:rPrChange w:id="704" w:author="Gonzalo Franetovic" w:date="2023-08-10T16:50:00Z">
              <w:rPr/>
            </w:rPrChange>
          </w:rPr>
          <w:delText xml:space="preserve"> </w:delText>
        </w:r>
      </w:del>
      <w:del w:id="705" w:author="Gonzalo Franetovic" w:date="2023-08-07T18:37:00Z">
        <w:r w:rsidRPr="007B1472" w:rsidDel="007A30A0">
          <w:rPr>
            <w:highlight w:val="cyan"/>
            <w:lang w:val="en-US"/>
            <w:rPrChange w:id="706" w:author="Gonzalo Franetovic" w:date="2023-08-10T16:50:00Z">
              <w:rPr/>
            </w:rPrChange>
          </w:rPr>
          <w:delText>people's education plays an important role</w:delText>
        </w:r>
      </w:del>
      <w:del w:id="707" w:author="Gonzalo Franetovic" w:date="2023-08-04T18:46:00Z">
        <w:r w:rsidRPr="007B1472" w:rsidDel="002B17D1">
          <w:rPr>
            <w:highlight w:val="cyan"/>
            <w:lang w:val="en-US"/>
            <w:rPrChange w:id="708" w:author="Gonzalo Franetovic" w:date="2023-08-10T16:50:00Z">
              <w:rPr/>
            </w:rPrChange>
          </w:rPr>
          <w:delText>,</w:delText>
        </w:r>
      </w:del>
      <w:del w:id="709" w:author="Gonzalo Franetovic" w:date="2023-08-07T18:37:00Z">
        <w:r w:rsidRPr="007B1472" w:rsidDel="007A30A0">
          <w:rPr>
            <w:highlight w:val="cyan"/>
            <w:lang w:val="en-US"/>
            <w:rPrChange w:id="710" w:author="Gonzalo Franetovic" w:date="2023-08-10T16:50:00Z">
              <w:rPr/>
            </w:rPrChange>
          </w:rPr>
          <w:delText xml:space="preserve"> </w:delText>
        </w:r>
      </w:del>
      <w:del w:id="711" w:author="Gonzalo Franetovic" w:date="2023-08-04T19:32:00Z">
        <w:r w:rsidRPr="007B1472" w:rsidDel="000D08F8">
          <w:rPr>
            <w:highlight w:val="cyan"/>
            <w:lang w:val="en-US"/>
            <w:rPrChange w:id="712" w:author="Gonzalo Franetovic" w:date="2023-08-10T16:50:00Z">
              <w:rPr/>
            </w:rPrChange>
          </w:rPr>
          <w:delText xml:space="preserve">increasing </w:delText>
        </w:r>
      </w:del>
      <w:del w:id="713" w:author="Gonzalo Franetovic" w:date="2023-08-07T18:37:00Z">
        <w:r w:rsidRPr="007B1472" w:rsidDel="007A30A0">
          <w:rPr>
            <w:highlight w:val="cyan"/>
            <w:lang w:val="en-US"/>
            <w:rPrChange w:id="714" w:author="Gonzalo Franetovic" w:date="2023-08-10T16:50:00Z">
              <w:rPr/>
            </w:rPrChange>
          </w:rPr>
          <w:delText xml:space="preserve">perception of inequality </w:delText>
        </w:r>
      </w:del>
      <w:r w:rsidRPr="007B1472">
        <w:rPr>
          <w:highlight w:val="cyan"/>
          <w:lang w:val="en-US"/>
          <w:rPrChange w:id="715" w:author="Gonzalo Franetovic" w:date="2023-08-10T16:50:00Z">
            <w:rPr/>
          </w:rPrChange>
        </w:rPr>
        <w:fldChar w:fldCharType="begin"/>
      </w:r>
      <w:r w:rsidRPr="007B1472">
        <w:rPr>
          <w:highlight w:val="cyan"/>
          <w:lang w:val="en-US"/>
          <w:rPrChange w:id="716" w:author="Gonzalo Franetovic" w:date="2023-08-10T16:50:00Z">
            <w:rPr/>
          </w:rPrChange>
        </w:rPr>
        <w:instrText>HYPERLINK "https://app.readcube.com/library/0a3c846c-7570-4913-bd72-3afd46468081/all?uuid=29252465591923327&amp;item_ids=0a3c846c-7570-4913-bd72-3afd46468081:10305cb5-888d-4e51-876f-11cc0593f8c8" \h</w:instrText>
      </w:r>
      <w:r w:rsidRPr="007B1472">
        <w:rPr>
          <w:highlight w:val="cyan"/>
          <w:lang w:val="en-US"/>
          <w:rPrChange w:id="717" w:author="Gonzalo Franetovic" w:date="2023-08-10T16:50:00Z">
            <w:rPr>
              <w:highlight w:val="yellow"/>
              <w:lang w:val="en-US"/>
            </w:rPr>
          </w:rPrChange>
        </w:rPr>
      </w:r>
      <w:r w:rsidRPr="007B1472">
        <w:rPr>
          <w:highlight w:val="cyan"/>
          <w:lang w:val="en-US"/>
          <w:rPrChange w:id="718" w:author="Gonzalo Franetovic" w:date="2023-08-10T16:50:00Z">
            <w:rPr>
              <w:color w:val="000000"/>
            </w:rPr>
          </w:rPrChange>
        </w:rPr>
        <w:fldChar w:fldCharType="separate"/>
      </w:r>
      <w:r w:rsidRPr="007B1472">
        <w:rPr>
          <w:color w:val="000000"/>
          <w:highlight w:val="cyan"/>
          <w:lang w:val="en-US"/>
          <w:rPrChange w:id="719" w:author="Gonzalo Franetovic" w:date="2023-08-10T16:50:00Z">
            <w:rPr>
              <w:color w:val="000000"/>
            </w:rPr>
          </w:rPrChange>
        </w:rPr>
        <w:t>(Castillo et al., 2012)</w:t>
      </w:r>
      <w:r w:rsidRPr="007B1472">
        <w:rPr>
          <w:color w:val="000000"/>
          <w:highlight w:val="cyan"/>
          <w:lang w:val="en-US"/>
          <w:rPrChange w:id="720" w:author="Gonzalo Franetovic" w:date="2023-08-10T16:50:00Z">
            <w:rPr>
              <w:color w:val="000000"/>
            </w:rPr>
          </w:rPrChange>
        </w:rPr>
        <w:fldChar w:fldCharType="end"/>
      </w:r>
      <w:ins w:id="721" w:author="Gonzalo Franetovic" w:date="2023-08-09T11:56:00Z">
        <w:r w:rsidR="00165D20" w:rsidRPr="007B1472">
          <w:rPr>
            <w:color w:val="000000"/>
            <w:highlight w:val="cyan"/>
            <w:lang w:val="en-US"/>
            <w:rPrChange w:id="722" w:author="Gonzalo Franetovic" w:date="2023-08-10T16:50:00Z">
              <w:rPr>
                <w:color w:val="000000"/>
                <w:highlight w:val="yellow"/>
                <w:lang w:val="en-US"/>
              </w:rPr>
            </w:rPrChange>
          </w:rPr>
          <w:t>.</w:t>
        </w:r>
      </w:ins>
      <w:ins w:id="723" w:author="Gonzalo Franetovic" w:date="2023-08-04T19:34:00Z">
        <w:r w:rsidR="000D08F8" w:rsidRPr="007B1472">
          <w:rPr>
            <w:color w:val="000000"/>
            <w:highlight w:val="cyan"/>
            <w:lang w:val="en-US"/>
            <w:rPrChange w:id="724" w:author="Gonzalo Franetovic" w:date="2023-08-10T16:50:00Z">
              <w:rPr>
                <w:color w:val="000000"/>
              </w:rPr>
            </w:rPrChange>
          </w:rPr>
          <w:t xml:space="preserve"> </w:t>
        </w:r>
      </w:ins>
      <w:del w:id="725" w:author="Gonzalo Franetovic" w:date="2023-08-04T18:46:00Z">
        <w:r w:rsidRPr="007B1472" w:rsidDel="002B17D1">
          <w:rPr>
            <w:highlight w:val="cyan"/>
            <w:lang w:val="en-US"/>
            <w:rPrChange w:id="726" w:author="Gonzalo Franetovic" w:date="2023-08-10T16:50:00Z">
              <w:rPr/>
            </w:rPrChange>
          </w:rPr>
          <w:delText xml:space="preserve">. However, there is evidence </w:delText>
        </w:r>
      </w:del>
      <w:del w:id="727" w:author="Gonzalo Franetovic" w:date="2023-08-04T19:33:00Z">
        <w:r w:rsidRPr="007B1472" w:rsidDel="000D08F8">
          <w:rPr>
            <w:highlight w:val="cyan"/>
            <w:lang w:val="en-US"/>
            <w:rPrChange w:id="728" w:author="Gonzalo Franetovic" w:date="2023-08-10T16:50:00Z">
              <w:rPr/>
            </w:rPrChange>
          </w:rPr>
          <w:delText xml:space="preserve">that </w:delText>
        </w:r>
      </w:del>
      <w:del w:id="729" w:author="Gonzalo Franetovic" w:date="2023-08-07T18:42:00Z">
        <w:r w:rsidRPr="007B1472" w:rsidDel="007A30A0">
          <w:rPr>
            <w:highlight w:val="cyan"/>
            <w:lang w:val="en-US"/>
            <w:rPrChange w:id="730" w:author="Gonzalo Franetovic" w:date="2023-08-10T16:50:00Z">
              <w:rPr/>
            </w:rPrChange>
          </w:rPr>
          <w:delText xml:space="preserve">belief in public redistribution is not explained </w:delText>
        </w:r>
      </w:del>
      <w:del w:id="731" w:author="Gonzalo Franetovic" w:date="2023-08-04T18:45:00Z">
        <w:r w:rsidRPr="007B1472" w:rsidDel="002B17D1">
          <w:rPr>
            <w:highlight w:val="cyan"/>
            <w:lang w:val="en-US"/>
            <w:rPrChange w:id="732" w:author="Gonzalo Franetovic" w:date="2023-08-10T16:50:00Z">
              <w:rPr/>
            </w:rPrChange>
          </w:rPr>
          <w:delText xml:space="preserve">by income </w:delText>
        </w:r>
        <w:r w:rsidRPr="007B1472" w:rsidDel="002B17D1">
          <w:rPr>
            <w:highlight w:val="cyan"/>
            <w:lang w:val="en-US"/>
            <w:rPrChange w:id="733" w:author="Gonzalo Franetovic" w:date="2023-08-10T16:50:00Z">
              <w:rPr/>
            </w:rPrChange>
          </w:rPr>
          <w:fldChar w:fldCharType="begin"/>
        </w:r>
        <w:r w:rsidRPr="007B1472" w:rsidDel="002B17D1">
          <w:rPr>
            <w:highlight w:val="cyan"/>
            <w:lang w:val="en-US"/>
            <w:rPrChange w:id="734" w:author="Gonzalo Franetovic" w:date="2023-08-10T16:50:00Z">
              <w:rPr/>
            </w:rPrChange>
          </w:rPr>
          <w:delInstrText>HYPERLINK "https://app.readcube.com/library/0a3c846c-7570-4913-bd72-3afd46468081/all?uuid=2655121143974696&amp;item_ids=0a3c846c-7570-4913-bd72-3afd46468081:f8983209-47e6-42dd-9f21-1f84856762c4" \h</w:delInstrText>
        </w:r>
        <w:r w:rsidRPr="007B1472" w:rsidDel="002B17D1">
          <w:rPr>
            <w:highlight w:val="cyan"/>
            <w:lang w:val="en-US"/>
            <w:rPrChange w:id="735" w:author="Gonzalo Franetovic" w:date="2023-08-10T16:50:00Z">
              <w:rPr>
                <w:highlight w:val="yellow"/>
                <w:lang w:val="en-US"/>
              </w:rPr>
            </w:rPrChange>
          </w:rPr>
        </w:r>
        <w:r w:rsidRPr="007B1472" w:rsidDel="002B17D1">
          <w:rPr>
            <w:highlight w:val="cyan"/>
            <w:lang w:val="en-US"/>
            <w:rPrChange w:id="736" w:author="Gonzalo Franetovic" w:date="2023-08-10T16:50:00Z">
              <w:rPr>
                <w:color w:val="000000"/>
              </w:rPr>
            </w:rPrChange>
          </w:rPr>
          <w:fldChar w:fldCharType="separate"/>
        </w:r>
        <w:r w:rsidRPr="007B1472" w:rsidDel="002B17D1">
          <w:rPr>
            <w:color w:val="000000"/>
            <w:highlight w:val="cyan"/>
            <w:lang w:val="en-US"/>
            <w:rPrChange w:id="737" w:author="Gonzalo Franetovic" w:date="2023-08-10T16:50:00Z">
              <w:rPr>
                <w:color w:val="000000"/>
              </w:rPr>
            </w:rPrChange>
          </w:rPr>
          <w:delText>(Franetovic &amp; Castillo, 2021)</w:delText>
        </w:r>
        <w:r w:rsidRPr="007B1472" w:rsidDel="002B17D1">
          <w:rPr>
            <w:color w:val="000000"/>
            <w:highlight w:val="cyan"/>
            <w:lang w:val="en-US"/>
            <w:rPrChange w:id="738" w:author="Gonzalo Franetovic" w:date="2023-08-10T16:50:00Z">
              <w:rPr>
                <w:color w:val="000000"/>
              </w:rPr>
            </w:rPrChange>
          </w:rPr>
          <w:fldChar w:fldCharType="end"/>
        </w:r>
        <w:r w:rsidRPr="007B1472" w:rsidDel="002B17D1">
          <w:rPr>
            <w:highlight w:val="cyan"/>
            <w:lang w:val="en-US"/>
            <w:rPrChange w:id="739" w:author="Gonzalo Franetovic" w:date="2023-08-10T16:50:00Z">
              <w:rPr/>
            </w:rPrChange>
          </w:rPr>
          <w:delText xml:space="preserve"> or </w:delText>
        </w:r>
      </w:del>
      <w:del w:id="740" w:author="Gonzalo Franetovic" w:date="2023-08-07T18:42:00Z">
        <w:r w:rsidRPr="007B1472" w:rsidDel="007A30A0">
          <w:rPr>
            <w:highlight w:val="cyan"/>
            <w:lang w:val="en-US"/>
            <w:rPrChange w:id="741" w:author="Gonzalo Franetovic" w:date="2023-08-10T16:50:00Z">
              <w:rPr/>
            </w:rPrChange>
          </w:rPr>
          <w:delText xml:space="preserve">political preferences </w:delText>
        </w:r>
        <w:r w:rsidRPr="007B1472" w:rsidDel="007A30A0">
          <w:rPr>
            <w:highlight w:val="cyan"/>
            <w:lang w:val="en-US"/>
            <w:rPrChange w:id="742" w:author="Gonzalo Franetovic" w:date="2023-08-10T16:50:00Z">
              <w:rPr/>
            </w:rPrChange>
          </w:rPr>
          <w:fldChar w:fldCharType="begin"/>
        </w:r>
        <w:r w:rsidRPr="007B1472" w:rsidDel="007A30A0">
          <w:rPr>
            <w:highlight w:val="cyan"/>
            <w:lang w:val="en-US"/>
            <w:rPrChange w:id="743" w:author="Gonzalo Franetovic" w:date="2023-08-10T16:50:00Z">
              <w:rPr/>
            </w:rPrChange>
          </w:rPr>
          <w:delInstrText>HYPERLINK "https://app.readcube.com/library/0a3c846c-7570-4913-bd72-3afd46468081/all?uuid=9696042503395136&amp;item_ids=0a3c846c-7570-4913-bd72-3afd46468081:5839deff-6753-41aa-b537-65e53c973424" \h</w:delInstrText>
        </w:r>
        <w:r w:rsidRPr="007B1472" w:rsidDel="007A30A0">
          <w:rPr>
            <w:highlight w:val="cyan"/>
            <w:lang w:val="en-US"/>
            <w:rPrChange w:id="744" w:author="Gonzalo Franetovic" w:date="2023-08-10T16:50:00Z">
              <w:rPr>
                <w:highlight w:val="yellow"/>
                <w:lang w:val="en-US"/>
              </w:rPr>
            </w:rPrChange>
          </w:rPr>
        </w:r>
        <w:r w:rsidRPr="007B1472" w:rsidDel="007A30A0">
          <w:rPr>
            <w:highlight w:val="cyan"/>
            <w:lang w:val="en-US"/>
            <w:rPrChange w:id="745" w:author="Gonzalo Franetovic" w:date="2023-08-10T16:50:00Z">
              <w:rPr>
                <w:color w:val="000000"/>
              </w:rPr>
            </w:rPrChange>
          </w:rPr>
          <w:fldChar w:fldCharType="separate"/>
        </w:r>
        <w:r w:rsidRPr="007B1472" w:rsidDel="007A30A0">
          <w:rPr>
            <w:color w:val="000000"/>
            <w:highlight w:val="cyan"/>
            <w:lang w:val="en-US"/>
            <w:rPrChange w:id="746" w:author="Gonzalo Franetovic" w:date="2023-08-10T16:50:00Z">
              <w:rPr>
                <w:color w:val="000000"/>
              </w:rPr>
            </w:rPrChange>
          </w:rPr>
          <w:delText>(Castillo et al., 2013)</w:delText>
        </w:r>
        <w:r w:rsidRPr="007B1472" w:rsidDel="007A30A0">
          <w:rPr>
            <w:color w:val="000000"/>
            <w:highlight w:val="cyan"/>
            <w:lang w:val="en-US"/>
            <w:rPrChange w:id="747" w:author="Gonzalo Franetovic" w:date="2023-08-10T16:50:00Z">
              <w:rPr>
                <w:color w:val="000000"/>
              </w:rPr>
            </w:rPrChange>
          </w:rPr>
          <w:fldChar w:fldCharType="end"/>
        </w:r>
        <w:r w:rsidRPr="007B1472" w:rsidDel="007A30A0">
          <w:rPr>
            <w:highlight w:val="cyan"/>
            <w:lang w:val="en-US"/>
            <w:rPrChange w:id="748" w:author="Gonzalo Franetovic" w:date="2023-08-10T16:50:00Z">
              <w:rPr/>
            </w:rPrChange>
          </w:rPr>
          <w:delText xml:space="preserve">. </w:delText>
        </w:r>
      </w:del>
      <w:ins w:id="749" w:author="Gonzalo Franetovic" w:date="2023-08-07T18:44:00Z">
        <w:r w:rsidR="007A30A0" w:rsidRPr="007B1472">
          <w:rPr>
            <w:highlight w:val="cyan"/>
            <w:lang w:val="en-US"/>
            <w:rPrChange w:id="750" w:author="Gonzalo Franetovic" w:date="2023-08-10T16:50:00Z">
              <w:rPr>
                <w:highlight w:val="yellow"/>
              </w:rPr>
            </w:rPrChange>
          </w:rPr>
          <w:t>Also,</w:t>
        </w:r>
      </w:ins>
      <w:ins w:id="751" w:author="Gonzalo Franetovic" w:date="2023-08-07T16:16:00Z">
        <w:r w:rsidR="00463207" w:rsidRPr="007B1472">
          <w:rPr>
            <w:highlight w:val="cyan"/>
            <w:lang w:val="en-US"/>
            <w:rPrChange w:id="752" w:author="Gonzalo Franetovic" w:date="2023-08-10T16:50:00Z">
              <w:rPr/>
            </w:rPrChange>
          </w:rPr>
          <w:t xml:space="preserve"> people </w:t>
        </w:r>
      </w:ins>
      <w:ins w:id="753" w:author="Gonzalo Franetovic" w:date="2023-08-07T18:44:00Z">
        <w:r w:rsidR="007A30A0" w:rsidRPr="007B1472">
          <w:rPr>
            <w:highlight w:val="cyan"/>
            <w:lang w:val="en-US"/>
            <w:rPrChange w:id="754" w:author="Gonzalo Franetovic" w:date="2023-08-10T16:50:00Z">
              <w:rPr>
                <w:highlight w:val="yellow"/>
              </w:rPr>
            </w:rPrChange>
          </w:rPr>
          <w:t>tend</w:t>
        </w:r>
      </w:ins>
      <w:ins w:id="755" w:author="Gonzalo Franetovic" w:date="2023-08-07T16:16:00Z">
        <w:r w:rsidR="00463207" w:rsidRPr="007B1472">
          <w:rPr>
            <w:highlight w:val="cyan"/>
            <w:lang w:val="en-US"/>
            <w:rPrChange w:id="756" w:author="Gonzalo Franetovic" w:date="2023-08-10T16:50:00Z">
              <w:rPr/>
            </w:rPrChange>
          </w:rPr>
          <w:t xml:space="preserve"> to hold egalitarian beliefs </w:t>
        </w:r>
      </w:ins>
      <w:customXmlInsRangeStart w:id="757" w:author="Gonzalo Franetovic" w:date="2023-08-07T16:16:00Z"/>
      <w:sdt>
        <w:sdtPr>
          <w:rPr>
            <w:highlight w:val="cyan"/>
            <w:lang w:val="en-US"/>
            <w:rPrChange w:id="758" w:author="Gonzalo Franetovic" w:date="2023-08-10T16:50:00Z">
              <w:rPr>
                <w:highlight w:val="yellow"/>
                <w:lang w:val="en-US"/>
              </w:rPr>
            </w:rPrChange>
          </w:rPr>
          <w:alias w:val="SmartCite Citation"/>
          <w:tag w:val="0a3c846c-7570-4913-bd72-3afd46468081:add97cc9-a7a3-497d-b485-5a8e7f061712,0a3c846c-7570-4913-bd72-3afd46468081:c58586e4-38b4-4060-931d-5f894fdfd5ab+"/>
          <w:id w:val="590588661"/>
          <w:placeholder>
            <w:docPart w:val="A2833F2C58D14EC98409D006D4F1F6E4"/>
          </w:placeholder>
        </w:sdtPr>
        <w:sdtContent>
          <w:customXmlInsRangeEnd w:id="757"/>
          <w:ins w:id="759" w:author="Gonzalo Franetovic" w:date="2023-08-10T16:49:00Z">
            <w:r w:rsidR="007B1472" w:rsidRPr="007B1472">
              <w:rPr>
                <w:color w:val="000000"/>
                <w:highlight w:val="cyan"/>
                <w:rPrChange w:id="760" w:author="Gonzalo Franetovic" w:date="2023-08-10T16:50:00Z">
                  <w:rPr/>
                </w:rPrChange>
              </w:rPr>
              <w:t>(</w:t>
            </w:r>
            <w:proofErr w:type="spellStart"/>
            <w:r w:rsidR="007B1472" w:rsidRPr="007B1472">
              <w:rPr>
                <w:color w:val="000000"/>
                <w:highlight w:val="cyan"/>
                <w:rPrChange w:id="761" w:author="Gonzalo Franetovic" w:date="2023-08-10T16:50:00Z">
                  <w:rPr/>
                </w:rPrChange>
              </w:rPr>
              <w:t>Garretón</w:t>
            </w:r>
            <w:proofErr w:type="spellEnd"/>
            <w:r w:rsidR="007B1472" w:rsidRPr="007B1472">
              <w:rPr>
                <w:color w:val="000000"/>
                <w:highlight w:val="cyan"/>
                <w:rPrChange w:id="762" w:author="Gonzalo Franetovic" w:date="2023-08-10T16:50:00Z">
                  <w:rPr/>
                </w:rPrChange>
              </w:rPr>
              <w:t xml:space="preserve"> &amp; </w:t>
            </w:r>
            <w:proofErr w:type="spellStart"/>
            <w:r w:rsidR="007B1472" w:rsidRPr="007B1472">
              <w:rPr>
                <w:color w:val="000000"/>
                <w:highlight w:val="cyan"/>
                <w:rPrChange w:id="763" w:author="Gonzalo Franetovic" w:date="2023-08-10T16:50:00Z">
                  <w:rPr/>
                </w:rPrChange>
              </w:rPr>
              <w:t>Cumsille</w:t>
            </w:r>
            <w:proofErr w:type="spellEnd"/>
            <w:r w:rsidR="007B1472" w:rsidRPr="007B1472">
              <w:rPr>
                <w:color w:val="000000"/>
                <w:highlight w:val="cyan"/>
                <w:rPrChange w:id="764" w:author="Gonzalo Franetovic" w:date="2023-08-10T16:50:00Z">
                  <w:rPr/>
                </w:rPrChange>
              </w:rPr>
              <w:t>, 2000; Méndez, 2016)</w:t>
            </w:r>
          </w:ins>
          <w:customXmlInsRangeStart w:id="765" w:author="Gonzalo Franetovic" w:date="2023-08-07T16:16:00Z"/>
        </w:sdtContent>
      </w:sdt>
      <w:customXmlInsRangeEnd w:id="765"/>
      <w:ins w:id="766" w:author="Gonzalo Franetovic" w:date="2023-08-07T16:16:00Z">
        <w:r w:rsidR="00463207" w:rsidRPr="007B1472">
          <w:rPr>
            <w:highlight w:val="cyan"/>
            <w:lang w:val="en-US"/>
            <w:rPrChange w:id="767" w:author="Gonzalo Franetovic" w:date="2023-08-10T16:50:00Z">
              <w:rPr/>
            </w:rPrChange>
          </w:rPr>
          <w:t xml:space="preserve">, </w:t>
        </w:r>
      </w:ins>
      <w:ins w:id="768" w:author="Gonzalo Franetovic" w:date="2023-08-08T09:10:00Z">
        <w:r w:rsidR="00D93EB9" w:rsidRPr="007B1472">
          <w:rPr>
            <w:highlight w:val="cyan"/>
            <w:lang w:val="en-US"/>
            <w:rPrChange w:id="769" w:author="Gonzalo Franetovic" w:date="2023-08-10T16:50:00Z">
              <w:rPr>
                <w:highlight w:val="yellow"/>
                <w:lang w:val="en-US"/>
              </w:rPr>
            </w:rPrChange>
          </w:rPr>
          <w:t>coexisting</w:t>
        </w:r>
      </w:ins>
      <w:ins w:id="770" w:author="Gonzalo Franetovic" w:date="2023-08-07T16:16:00Z">
        <w:r w:rsidR="00463207" w:rsidRPr="007B1472">
          <w:rPr>
            <w:highlight w:val="cyan"/>
            <w:lang w:val="en-US"/>
            <w:rPrChange w:id="771" w:author="Gonzalo Franetovic" w:date="2023-08-10T16:50:00Z">
              <w:rPr/>
            </w:rPrChange>
          </w:rPr>
          <w:t xml:space="preserve"> simultaneously with individualistic values </w:t>
        </w:r>
      </w:ins>
      <w:customXmlInsRangeStart w:id="772" w:author="Gonzalo Franetovic" w:date="2023-08-07T16:16:00Z"/>
      <w:sdt>
        <w:sdtPr>
          <w:rPr>
            <w:highlight w:val="cyan"/>
            <w:lang w:val="en-US"/>
            <w:rPrChange w:id="773" w:author="Gonzalo Franetovic" w:date="2023-08-10T16:50:00Z">
              <w:rPr>
                <w:highlight w:val="yellow"/>
                <w:lang w:val="en-US"/>
              </w:rPr>
            </w:rPrChange>
          </w:rPr>
          <w:alias w:val="SmartCite Citation"/>
          <w:tag w:val="0a3c846c-7570-4913-bd72-3afd46468081:3cbc5516-6671-4f05-8c97-0b1963c97c20+"/>
          <w:id w:val="791476948"/>
          <w:placeholder>
            <w:docPart w:val="1DA5AAAA74294BC98127B46A24C1357B"/>
          </w:placeholder>
        </w:sdtPr>
        <w:sdtContent>
          <w:customXmlInsRangeEnd w:id="772"/>
          <w:ins w:id="774" w:author="Gonzalo Franetovic" w:date="2023-08-10T16:49:00Z">
            <w:r w:rsidR="007B1472" w:rsidRPr="007B1472">
              <w:rPr>
                <w:color w:val="000000"/>
                <w:highlight w:val="cyan"/>
                <w:rPrChange w:id="775" w:author="Gonzalo Franetovic" w:date="2023-08-10T16:50:00Z">
                  <w:rPr/>
                </w:rPrChange>
              </w:rPr>
              <w:t>(Puga, 2010)</w:t>
            </w:r>
          </w:ins>
          <w:customXmlInsRangeStart w:id="776" w:author="Gonzalo Franetovic" w:date="2023-08-07T16:16:00Z"/>
        </w:sdtContent>
      </w:sdt>
      <w:customXmlInsRangeEnd w:id="776"/>
      <w:ins w:id="777" w:author="Gonzalo Franetovic" w:date="2023-08-08T09:13:00Z">
        <w:r w:rsidR="00D93EB9" w:rsidRPr="007B1472">
          <w:rPr>
            <w:highlight w:val="cyan"/>
            <w:lang w:val="en-US"/>
            <w:rPrChange w:id="778" w:author="Gonzalo Franetovic" w:date="2023-08-10T16:50:00Z">
              <w:rPr>
                <w:highlight w:val="yellow"/>
                <w:lang w:val="en-US"/>
              </w:rPr>
            </w:rPrChange>
          </w:rPr>
          <w:t xml:space="preserve">. </w:t>
        </w:r>
        <w:r w:rsidR="00D93EB9" w:rsidRPr="007B1472">
          <w:rPr>
            <w:highlight w:val="cyan"/>
            <w:lang w:val="en-US"/>
            <w:rPrChange w:id="779" w:author="Gonzalo Franetovic" w:date="2023-08-10T16:50:00Z">
              <w:rPr>
                <w:lang w:val="en-US"/>
              </w:rPr>
            </w:rPrChange>
          </w:rPr>
          <w:t xml:space="preserve">These meritocratic orientations have been </w:t>
        </w:r>
      </w:ins>
      <w:ins w:id="780" w:author="Gonzalo Franetovic" w:date="2023-08-08T09:14:00Z">
        <w:r w:rsidR="00D93EB9" w:rsidRPr="007B1472">
          <w:rPr>
            <w:highlight w:val="cyan"/>
            <w:lang w:val="en-US"/>
            <w:rPrChange w:id="781" w:author="Gonzalo Franetovic" w:date="2023-08-10T16:50:00Z">
              <w:rPr>
                <w:lang w:val="en-US"/>
              </w:rPr>
            </w:rPrChange>
          </w:rPr>
          <w:t xml:space="preserve">shown </w:t>
        </w:r>
      </w:ins>
      <w:ins w:id="782" w:author="Gonzalo Franetovic" w:date="2023-08-08T09:13:00Z">
        <w:r w:rsidR="00D93EB9" w:rsidRPr="007B1472">
          <w:rPr>
            <w:highlight w:val="cyan"/>
            <w:lang w:val="en-US"/>
            <w:rPrChange w:id="783" w:author="Gonzalo Franetovic" w:date="2023-08-10T16:50:00Z">
              <w:rPr>
                <w:lang w:val="en-US"/>
              </w:rPr>
            </w:rPrChange>
          </w:rPr>
          <w:t xml:space="preserve">to be related to </w:t>
        </w:r>
      </w:ins>
      <w:ins w:id="784" w:author="Gonzalo Franetovic" w:date="2023-08-08T09:16:00Z">
        <w:r w:rsidR="00D93EB9" w:rsidRPr="007B1472">
          <w:rPr>
            <w:highlight w:val="cyan"/>
            <w:lang w:val="en-US"/>
            <w:rPrChange w:id="785" w:author="Gonzalo Franetovic" w:date="2023-08-10T16:50:00Z">
              <w:rPr>
                <w:lang w:val="en-US"/>
              </w:rPr>
            </w:rPrChange>
          </w:rPr>
          <w:t xml:space="preserve">individuals' perception of inequality </w:t>
        </w:r>
      </w:ins>
      <w:customXmlInsRangeStart w:id="786" w:author="Gonzalo Franetovic" w:date="2023-08-08T09:14:00Z"/>
      <w:sdt>
        <w:sdtPr>
          <w:rPr>
            <w:highlight w:val="cyan"/>
            <w:lang w:val="en-US"/>
            <w:rPrChange w:id="787" w:author="Gonzalo Franetovic" w:date="2023-08-10T16:50:00Z">
              <w:rPr>
                <w:highlight w:val="yellow"/>
                <w:lang w:val="en-US"/>
              </w:rPr>
            </w:rPrChange>
          </w:rPr>
          <w:alias w:val="SmartCite Citation"/>
          <w:tag w:val="0a3c846c-7570-4913-bd72-3afd46468081:25544abb-f299-4960-ac46-f4c0013a1512+"/>
          <w:id w:val="-196316992"/>
          <w:placeholder>
            <w:docPart w:val="A28F301EA2D545AE9572D946E7B75C6E"/>
          </w:placeholder>
        </w:sdtPr>
        <w:sdtContent>
          <w:customXmlInsRangeEnd w:id="786"/>
          <w:ins w:id="788" w:author="Gonzalo Franetovic" w:date="2023-08-10T16:49:00Z">
            <w:r w:rsidR="007B1472" w:rsidRPr="007B1472">
              <w:rPr>
                <w:color w:val="000000"/>
                <w:highlight w:val="cyan"/>
                <w:rPrChange w:id="789" w:author="Gonzalo Franetovic" w:date="2023-08-10T16:50:00Z">
                  <w:rPr/>
                </w:rPrChange>
              </w:rPr>
              <w:t>(Castillo et al., 2019)</w:t>
            </w:r>
          </w:ins>
          <w:customXmlInsRangeStart w:id="790" w:author="Gonzalo Franetovic" w:date="2023-08-08T09:14:00Z"/>
        </w:sdtContent>
      </w:sdt>
      <w:customXmlInsRangeEnd w:id="790"/>
      <w:ins w:id="791" w:author="Gonzalo Franetovic" w:date="2023-08-08T09:14:00Z">
        <w:r w:rsidR="00D93EB9" w:rsidRPr="007B1472">
          <w:rPr>
            <w:highlight w:val="cyan"/>
            <w:lang w:val="en-US"/>
            <w:rPrChange w:id="792" w:author="Gonzalo Franetovic" w:date="2023-08-10T16:50:00Z">
              <w:rPr>
                <w:highlight w:val="yellow"/>
                <w:lang w:val="en-US"/>
              </w:rPr>
            </w:rPrChange>
          </w:rPr>
          <w:t xml:space="preserve"> </w:t>
        </w:r>
      </w:ins>
      <w:ins w:id="793" w:author="Gonzalo Franetovic" w:date="2023-08-08T09:08:00Z">
        <w:r w:rsidR="00D93EB9" w:rsidRPr="007B1472">
          <w:rPr>
            <w:highlight w:val="cyan"/>
            <w:lang w:val="en-US"/>
            <w:rPrChange w:id="794" w:author="Gonzalo Franetovic" w:date="2023-08-10T16:50:00Z">
              <w:rPr>
                <w:lang w:val="en-US"/>
              </w:rPr>
            </w:rPrChange>
          </w:rPr>
          <w:t xml:space="preserve">and a </w:t>
        </w:r>
      </w:ins>
      <w:ins w:id="795" w:author="Gonzalo Franetovic" w:date="2023-08-07T16:26:00Z">
        <w:r w:rsidR="00463207" w:rsidRPr="007B1472">
          <w:rPr>
            <w:highlight w:val="cyan"/>
            <w:lang w:val="en-US"/>
            <w:rPrChange w:id="796" w:author="Gonzalo Franetovic" w:date="2023-08-10T16:50:00Z">
              <w:rPr/>
            </w:rPrChange>
          </w:rPr>
          <w:t xml:space="preserve">steady </w:t>
        </w:r>
      </w:ins>
      <w:ins w:id="797" w:author="Gonzalo Franetovic" w:date="2023-08-07T16:19:00Z">
        <w:r w:rsidR="00463207" w:rsidRPr="007B1472">
          <w:rPr>
            <w:highlight w:val="cyan"/>
            <w:lang w:val="en-US"/>
            <w:rPrChange w:id="798" w:author="Gonzalo Franetovic" w:date="2023-08-10T16:50:00Z">
              <w:rPr/>
            </w:rPrChange>
          </w:rPr>
          <w:t xml:space="preserve">legitimization of </w:t>
        </w:r>
      </w:ins>
      <w:ins w:id="799" w:author="Gonzalo Franetovic" w:date="2023-08-08T09:15:00Z">
        <w:r w:rsidR="00D93EB9" w:rsidRPr="007B1472">
          <w:rPr>
            <w:highlight w:val="cyan"/>
            <w:lang w:val="en-US"/>
            <w:rPrChange w:id="800" w:author="Gonzalo Franetovic" w:date="2023-08-10T16:50:00Z">
              <w:rPr>
                <w:lang w:val="en-US"/>
              </w:rPr>
            </w:rPrChange>
          </w:rPr>
          <w:t xml:space="preserve">wage </w:t>
        </w:r>
      </w:ins>
      <w:ins w:id="801" w:author="Gonzalo Franetovic" w:date="2023-08-07T16:19:00Z">
        <w:r w:rsidR="00463207" w:rsidRPr="007B1472">
          <w:rPr>
            <w:highlight w:val="cyan"/>
            <w:lang w:val="en-US"/>
            <w:rPrChange w:id="802" w:author="Gonzalo Franetovic" w:date="2023-08-10T16:50:00Z">
              <w:rPr/>
            </w:rPrChange>
          </w:rPr>
          <w:t xml:space="preserve">inequalities </w:t>
        </w:r>
      </w:ins>
      <w:ins w:id="803" w:author="Gonzalo Franetovic" w:date="2023-08-07T16:27:00Z">
        <w:r w:rsidR="00463207" w:rsidRPr="007B1472">
          <w:rPr>
            <w:highlight w:val="cyan"/>
            <w:lang w:val="en-US"/>
            <w:rPrChange w:id="804" w:author="Gonzalo Franetovic" w:date="2023-08-10T16:50:00Z">
              <w:rPr/>
            </w:rPrChange>
          </w:rPr>
          <w:t>throughout the last decades</w:t>
        </w:r>
      </w:ins>
      <w:ins w:id="805" w:author="Gonzalo Franetovic" w:date="2023-08-07T16:19:00Z">
        <w:r w:rsidR="00463207" w:rsidRPr="007B1472">
          <w:rPr>
            <w:highlight w:val="cyan"/>
            <w:lang w:val="en-US"/>
            <w:rPrChange w:id="806" w:author="Gonzalo Franetovic" w:date="2023-08-10T16:50:00Z">
              <w:rPr/>
            </w:rPrChange>
          </w:rPr>
          <w:t xml:space="preserve"> </w:t>
        </w:r>
      </w:ins>
      <w:customXmlInsRangeStart w:id="807" w:author="Gonzalo Franetovic" w:date="2023-08-07T16:16:00Z"/>
      <w:sdt>
        <w:sdtPr>
          <w:rPr>
            <w:highlight w:val="cyan"/>
            <w:lang w:val="en-US"/>
            <w:rPrChange w:id="808" w:author="Gonzalo Franetovic" w:date="2023-08-10T16:50:00Z">
              <w:rPr>
                <w:highlight w:val="yellow"/>
                <w:lang w:val="en-US"/>
              </w:rPr>
            </w:rPrChange>
          </w:rPr>
          <w:alias w:val="SmartCite Citation"/>
          <w:tag w:val="0a3c846c-7570-4913-bd72-3afd46468081:67539644-af05-4052-92bc-bc84bfea1294,0a3c846c-7570-4913-bd72-3afd46468081:de29abe5-f431-4903-8a11-33e92a569bc7+"/>
          <w:id w:val="1939101572"/>
          <w:placeholder>
            <w:docPart w:val="DefaultPlaceholder_-1854013440"/>
          </w:placeholder>
        </w:sdtPr>
        <w:sdtContent>
          <w:customXmlInsRangeEnd w:id="807"/>
          <w:ins w:id="809" w:author="Gonzalo Franetovic" w:date="2023-08-10T16:49:00Z">
            <w:r w:rsidR="007B1472" w:rsidRPr="007B1472">
              <w:rPr>
                <w:color w:val="000000"/>
                <w:highlight w:val="cyan"/>
                <w:rPrChange w:id="810" w:author="Gonzalo Franetovic" w:date="2023-08-10T16:50:00Z">
                  <w:rPr/>
                </w:rPrChange>
              </w:rPr>
              <w:t>(Castillo, 2009, 2012)</w:t>
            </w:r>
          </w:ins>
          <w:customXmlInsRangeStart w:id="811" w:author="Gonzalo Franetovic" w:date="2023-08-07T16:16:00Z"/>
        </w:sdtContent>
      </w:sdt>
      <w:customXmlInsRangeEnd w:id="811"/>
      <w:ins w:id="812" w:author="Gonzalo Franetovic" w:date="2023-08-07T16:16:00Z">
        <w:r w:rsidR="00463207" w:rsidRPr="007B1472">
          <w:rPr>
            <w:highlight w:val="cyan"/>
            <w:lang w:val="en-US"/>
            <w:rPrChange w:id="813" w:author="Gonzalo Franetovic" w:date="2023-08-10T16:50:00Z">
              <w:rPr/>
            </w:rPrChange>
          </w:rPr>
          <w:t xml:space="preserve">. </w:t>
        </w:r>
      </w:ins>
      <w:del w:id="814" w:author="Gonzalo Franetovic" w:date="2023-08-07T16:16:00Z">
        <w:r w:rsidRPr="007B1472" w:rsidDel="00463207">
          <w:rPr>
            <w:highlight w:val="cyan"/>
            <w:lang w:val="en-US"/>
            <w:rPrChange w:id="815" w:author="Gonzalo Franetovic" w:date="2023-08-10T16:50:00Z">
              <w:rPr/>
            </w:rPrChange>
          </w:rPr>
          <w:delText>The literature has also shown that in Chile</w:delText>
        </w:r>
      </w:del>
      <w:del w:id="816" w:author="Gonzalo Franetovic" w:date="2023-08-07T15:52:00Z">
        <w:r w:rsidRPr="007B1472" w:rsidDel="00463207">
          <w:rPr>
            <w:highlight w:val="cyan"/>
            <w:lang w:val="en-US"/>
            <w:rPrChange w:id="817" w:author="Gonzalo Franetovic" w:date="2023-08-10T16:50:00Z">
              <w:rPr/>
            </w:rPrChange>
          </w:rPr>
          <w:delText xml:space="preserve"> </w:delText>
        </w:r>
      </w:del>
      <w:ins w:id="818" w:author="Gonzalo Franetovic" w:date="2023-08-08T09:04:00Z">
        <w:r w:rsidR="00D93EB9" w:rsidRPr="007B1472">
          <w:rPr>
            <w:highlight w:val="cyan"/>
            <w:lang w:val="en-US"/>
            <w:rPrChange w:id="819" w:author="Gonzalo Franetovic" w:date="2023-08-10T16:50:00Z">
              <w:rPr>
                <w:lang w:val="en-US"/>
              </w:rPr>
            </w:rPrChange>
          </w:rPr>
          <w:t xml:space="preserve">Interestingly, </w:t>
        </w:r>
      </w:ins>
      <w:ins w:id="820" w:author="Gonzalo Franetovic" w:date="2023-08-07T18:10:00Z">
        <w:r w:rsidR="007B3451" w:rsidRPr="007B1472">
          <w:rPr>
            <w:highlight w:val="cyan"/>
            <w:lang w:val="en-US"/>
            <w:rPrChange w:id="821" w:author="Gonzalo Franetovic" w:date="2023-08-10T16:50:00Z">
              <w:rPr/>
            </w:rPrChange>
          </w:rPr>
          <w:t>compared to other countries</w:t>
        </w:r>
      </w:ins>
      <w:ins w:id="822" w:author="Gonzalo Franetovic" w:date="2023-08-07T18:11:00Z">
        <w:r w:rsidR="007B3451" w:rsidRPr="007B1472">
          <w:rPr>
            <w:highlight w:val="cyan"/>
            <w:lang w:val="en-US"/>
            <w:rPrChange w:id="823" w:author="Gonzalo Franetovic" w:date="2023-08-10T16:50:00Z">
              <w:rPr/>
            </w:rPrChange>
          </w:rPr>
          <w:t>, Chile has one of the lowest rates of judgments of income distribution as fair</w:t>
        </w:r>
      </w:ins>
      <w:ins w:id="824" w:author="Gonzalo Franetovic" w:date="2023-08-07T18:10:00Z">
        <w:r w:rsidR="007B3451" w:rsidRPr="007B1472">
          <w:rPr>
            <w:highlight w:val="cyan"/>
            <w:lang w:val="en-US"/>
            <w:rPrChange w:id="825" w:author="Gonzalo Franetovic" w:date="2023-08-10T16:50:00Z">
              <w:rPr>
                <w:highlight w:val="yellow"/>
              </w:rPr>
            </w:rPrChange>
          </w:rPr>
          <w:t xml:space="preserve"> </w:t>
        </w:r>
      </w:ins>
      <w:customXmlInsRangeStart w:id="826" w:author="Gonzalo Franetovic" w:date="2023-08-07T18:10:00Z"/>
      <w:sdt>
        <w:sdtPr>
          <w:rPr>
            <w:highlight w:val="cyan"/>
            <w:lang w:val="en-US"/>
            <w:rPrChange w:id="827" w:author="Gonzalo Franetovic" w:date="2023-08-10T16:50:00Z">
              <w:rPr>
                <w:highlight w:val="yellow"/>
                <w:lang w:val="en-US"/>
              </w:rPr>
            </w:rPrChange>
          </w:rPr>
          <w:alias w:val="SmartCite Citation"/>
          <w:tag w:val="0a3c846c-7570-4913-bd72-3afd46468081:a60bf175-ae3e-4907-a0fc-fa7189268417+"/>
          <w:id w:val="703903004"/>
          <w:placeholder>
            <w:docPart w:val="4A64ADA231F84E9EAD161B5BA7D082C9"/>
          </w:placeholder>
        </w:sdtPr>
        <w:sdtContent>
          <w:customXmlInsRangeEnd w:id="826"/>
          <w:ins w:id="828" w:author="Gonzalo Franetovic" w:date="2023-08-10T16:49:00Z">
            <w:r w:rsidR="007B1472" w:rsidRPr="007B1472">
              <w:rPr>
                <w:color w:val="000000"/>
                <w:highlight w:val="cyan"/>
                <w:rPrChange w:id="829" w:author="Gonzalo Franetovic" w:date="2023-08-10T16:50:00Z">
                  <w:rPr/>
                </w:rPrChange>
              </w:rPr>
              <w:t>(Moya et al., 2023)</w:t>
            </w:r>
          </w:ins>
          <w:customXmlInsRangeStart w:id="830" w:author="Gonzalo Franetovic" w:date="2023-08-07T18:10:00Z"/>
        </w:sdtContent>
      </w:sdt>
      <w:customXmlInsRangeEnd w:id="830"/>
      <w:ins w:id="831" w:author="Gonzalo Franetovic" w:date="2023-08-07T18:10:00Z">
        <w:r w:rsidR="007B3451" w:rsidRPr="007B1472">
          <w:rPr>
            <w:highlight w:val="cyan"/>
            <w:lang w:val="en-US"/>
            <w:rPrChange w:id="832" w:author="Gonzalo Franetovic" w:date="2023-08-10T16:50:00Z">
              <w:rPr/>
            </w:rPrChange>
          </w:rPr>
          <w:t xml:space="preserve">, </w:t>
        </w:r>
      </w:ins>
      <w:ins w:id="833" w:author="Gonzalo Franetovic" w:date="2023-08-07T18:12:00Z">
        <w:r w:rsidR="007B3451" w:rsidRPr="007B1472">
          <w:rPr>
            <w:highlight w:val="cyan"/>
            <w:lang w:val="en-US"/>
            <w:rPrChange w:id="834" w:author="Gonzalo Franetovic" w:date="2023-08-10T16:50:00Z">
              <w:rPr/>
            </w:rPrChange>
          </w:rPr>
          <w:t xml:space="preserve">which differ by income and occupation, but not so much by </w:t>
        </w:r>
      </w:ins>
      <w:ins w:id="835" w:author="Gonzalo Franetovic" w:date="2023-08-08T09:17:00Z">
        <w:r w:rsidR="00D93EB9" w:rsidRPr="007B1472">
          <w:rPr>
            <w:highlight w:val="cyan"/>
            <w:lang w:val="en-US"/>
            <w:rPrChange w:id="836" w:author="Gonzalo Franetovic" w:date="2023-08-10T16:50:00Z">
              <w:rPr>
                <w:lang w:val="en-US"/>
              </w:rPr>
            </w:rPrChange>
          </w:rPr>
          <w:t xml:space="preserve">educational level </w:t>
        </w:r>
      </w:ins>
      <w:customXmlInsRangeStart w:id="837" w:author="Gonzalo Franetovic" w:date="2023-08-07T18:10:00Z"/>
      <w:sdt>
        <w:sdtPr>
          <w:rPr>
            <w:highlight w:val="cyan"/>
            <w:lang w:val="en-US"/>
            <w:rPrChange w:id="838" w:author="Gonzalo Franetovic" w:date="2023-08-10T16:50:00Z">
              <w:rPr>
                <w:highlight w:val="yellow"/>
                <w:lang w:val="en-US"/>
              </w:rPr>
            </w:rPrChange>
          </w:rPr>
          <w:alias w:val="SmartCite Citation"/>
          <w:tag w:val="0a3c846c-7570-4913-bd72-3afd46468081:5fb665bc-ce48-4446-860d-d613113f7cde+"/>
          <w:id w:val="1255020464"/>
          <w:placeholder>
            <w:docPart w:val="FCA007153DC3420FB978F1006F8C1C11"/>
          </w:placeholder>
        </w:sdtPr>
        <w:sdtContent>
          <w:customXmlInsRangeEnd w:id="837"/>
          <w:ins w:id="839" w:author="Gonzalo Franetovic" w:date="2023-08-10T16:49:00Z">
            <w:r w:rsidR="007B1472" w:rsidRPr="007B1472">
              <w:rPr>
                <w:color w:val="000000"/>
                <w:highlight w:val="cyan"/>
                <w:rPrChange w:id="840" w:author="Gonzalo Franetovic" w:date="2023-08-10T16:50:00Z">
                  <w:rPr/>
                </w:rPrChange>
              </w:rPr>
              <w:t>(Mac-Clure et al., 2019)</w:t>
            </w:r>
          </w:ins>
          <w:customXmlInsRangeStart w:id="841" w:author="Gonzalo Franetovic" w:date="2023-08-07T18:10:00Z"/>
        </w:sdtContent>
      </w:sdt>
      <w:customXmlInsRangeEnd w:id="841"/>
      <w:ins w:id="842" w:author="Gonzalo Franetovic" w:date="2023-08-07T18:47:00Z">
        <w:r w:rsidR="007A30A0" w:rsidRPr="007B1472">
          <w:rPr>
            <w:highlight w:val="cyan"/>
            <w:lang w:val="en-US"/>
            <w:rPrChange w:id="843" w:author="Gonzalo Franetovic" w:date="2023-08-10T16:50:00Z">
              <w:rPr/>
            </w:rPrChange>
          </w:rPr>
          <w:t>.</w:t>
        </w:r>
      </w:ins>
      <w:ins w:id="844" w:author="Gonzalo Franetovic" w:date="2023-08-08T09:18:00Z">
        <w:r w:rsidR="00D93EB9" w:rsidRPr="007B1472">
          <w:rPr>
            <w:highlight w:val="cyan"/>
            <w:lang w:val="en-US"/>
            <w:rPrChange w:id="845" w:author="Gonzalo Franetovic" w:date="2023-08-10T16:50:00Z">
              <w:rPr>
                <w:highlight w:val="yellow"/>
                <w:lang w:val="en-US"/>
              </w:rPr>
            </w:rPrChange>
          </w:rPr>
          <w:t xml:space="preserve"> The </w:t>
        </w:r>
      </w:ins>
      <w:ins w:id="846" w:author="Gonzalo Franetovic" w:date="2023-08-07T18:47:00Z">
        <w:r w:rsidR="007A30A0" w:rsidRPr="007B1472">
          <w:rPr>
            <w:highlight w:val="cyan"/>
            <w:lang w:val="en-US"/>
            <w:rPrChange w:id="847" w:author="Gonzalo Franetovic" w:date="2023-08-10T16:50:00Z">
              <w:rPr/>
            </w:rPrChange>
          </w:rPr>
          <w:t xml:space="preserve">belief in public redistribution in Chile </w:t>
        </w:r>
      </w:ins>
      <w:ins w:id="848" w:author="Gonzalo Franetovic" w:date="2023-08-08T09:18:00Z">
        <w:r w:rsidR="00D93EB9" w:rsidRPr="007B1472">
          <w:rPr>
            <w:highlight w:val="cyan"/>
            <w:lang w:val="en-US"/>
            <w:rPrChange w:id="849" w:author="Gonzalo Franetovic" w:date="2023-08-10T16:50:00Z">
              <w:rPr>
                <w:highlight w:val="yellow"/>
                <w:lang w:val="en-US"/>
              </w:rPr>
            </w:rPrChange>
          </w:rPr>
          <w:t>is</w:t>
        </w:r>
      </w:ins>
      <w:ins w:id="850" w:author="Gonzalo Franetovic" w:date="2023-08-07T18:47:00Z">
        <w:r w:rsidR="007A30A0" w:rsidRPr="007B1472">
          <w:rPr>
            <w:highlight w:val="cyan"/>
            <w:lang w:val="en-US"/>
            <w:rPrChange w:id="851" w:author="Gonzalo Franetovic" w:date="2023-08-10T16:50:00Z">
              <w:rPr/>
            </w:rPrChange>
          </w:rPr>
          <w:t xml:space="preserve"> among the highest in Latin America </w:t>
        </w:r>
      </w:ins>
      <w:customXmlInsRangeStart w:id="852" w:author="Gonzalo Franetovic" w:date="2023-08-07T18:47:00Z"/>
      <w:sdt>
        <w:sdtPr>
          <w:rPr>
            <w:highlight w:val="cyan"/>
            <w:lang w:val="en-US"/>
            <w:rPrChange w:id="853" w:author="Gonzalo Franetovic" w:date="2023-08-10T16:50:00Z">
              <w:rPr>
                <w:highlight w:val="yellow"/>
                <w:lang w:val="en-US"/>
              </w:rPr>
            </w:rPrChange>
          </w:rPr>
          <w:alias w:val="SmartCite Citation"/>
          <w:tag w:val="0a3c846c-7570-4913-bd72-3afd46468081:f8983209-47e6-42dd-9f21-1f84856762c4+"/>
          <w:id w:val="2044015870"/>
          <w:placeholder>
            <w:docPart w:val="DefaultPlaceholder_-1854013440"/>
          </w:placeholder>
        </w:sdtPr>
        <w:sdtContent>
          <w:customXmlInsRangeEnd w:id="852"/>
          <w:ins w:id="854" w:author="Gonzalo Franetovic" w:date="2023-08-10T16:49:00Z">
            <w:r w:rsidR="007B1472" w:rsidRPr="007B1472">
              <w:rPr>
                <w:color w:val="000000"/>
                <w:highlight w:val="cyan"/>
                <w:rPrChange w:id="855" w:author="Gonzalo Franetovic" w:date="2023-08-10T16:50:00Z">
                  <w:rPr/>
                </w:rPrChange>
              </w:rPr>
              <w:t>(Franetovic &amp; Castillo, 2021)</w:t>
            </w:r>
          </w:ins>
          <w:customXmlInsRangeStart w:id="856" w:author="Gonzalo Franetovic" w:date="2023-08-07T18:47:00Z"/>
        </w:sdtContent>
      </w:sdt>
      <w:customXmlInsRangeEnd w:id="856"/>
      <w:ins w:id="857" w:author="Gonzalo Franetovic" w:date="2023-08-07T18:47:00Z">
        <w:r w:rsidR="007A30A0" w:rsidRPr="007B1472">
          <w:rPr>
            <w:highlight w:val="cyan"/>
            <w:lang w:val="en-US"/>
            <w:rPrChange w:id="858" w:author="Gonzalo Franetovic" w:date="2023-08-10T16:50:00Z">
              <w:rPr/>
            </w:rPrChange>
          </w:rPr>
          <w:t xml:space="preserve"> and have not been found to be explained by people's political party preferences</w:t>
        </w:r>
      </w:ins>
      <w:ins w:id="859" w:author="Gonzalo Franetovic" w:date="2023-08-07T18:48:00Z">
        <w:r w:rsidR="007A30A0" w:rsidRPr="007B1472">
          <w:rPr>
            <w:highlight w:val="cyan"/>
            <w:lang w:val="en-US"/>
            <w:rPrChange w:id="860" w:author="Gonzalo Franetovic" w:date="2023-08-10T16:50:00Z">
              <w:rPr/>
            </w:rPrChange>
          </w:rPr>
          <w:t xml:space="preserve"> </w:t>
        </w:r>
      </w:ins>
      <w:ins w:id="861" w:author="Gonzalo Franetovic" w:date="2023-08-07T18:45:00Z">
        <w:r w:rsidR="007A30A0" w:rsidRPr="007B1472">
          <w:rPr>
            <w:highlight w:val="cyan"/>
            <w:lang w:val="en-US"/>
            <w:rPrChange w:id="862" w:author="Gonzalo Franetovic" w:date="2023-08-10T16:50:00Z">
              <w:rPr>
                <w:highlight w:val="yellow"/>
              </w:rPr>
            </w:rPrChange>
          </w:rPr>
          <w:fldChar w:fldCharType="begin"/>
        </w:r>
        <w:r w:rsidR="007A30A0" w:rsidRPr="007B1472">
          <w:rPr>
            <w:highlight w:val="cyan"/>
            <w:lang w:val="en-US"/>
            <w:rPrChange w:id="863" w:author="Gonzalo Franetovic" w:date="2023-08-10T16:50:00Z">
              <w:rPr>
                <w:highlight w:val="yellow"/>
              </w:rPr>
            </w:rPrChange>
          </w:rPr>
          <w:instrText>HYPERLINK "https://app.readcube.com/library/0a3c846c-7570-4913-bd72-3afd46468081/all?uuid=9696042503395136&amp;item_ids=0a3c846c-7570-4913-bd72-3afd46468081:5839deff-6753-41aa-b537-65e53c973424" \h</w:instrText>
        </w:r>
        <w:r w:rsidR="007A30A0" w:rsidRPr="007B1472">
          <w:rPr>
            <w:highlight w:val="cyan"/>
            <w:lang w:val="en-US"/>
            <w:rPrChange w:id="864" w:author="Gonzalo Franetovic" w:date="2023-08-10T16:50:00Z">
              <w:rPr>
                <w:highlight w:val="yellow"/>
                <w:lang w:val="en-US"/>
              </w:rPr>
            </w:rPrChange>
          </w:rPr>
        </w:r>
        <w:r w:rsidR="007A30A0" w:rsidRPr="007B1472">
          <w:rPr>
            <w:highlight w:val="cyan"/>
            <w:lang w:val="en-US"/>
            <w:rPrChange w:id="865" w:author="Gonzalo Franetovic" w:date="2023-08-10T16:50:00Z">
              <w:rPr>
                <w:color w:val="000000"/>
                <w:highlight w:val="yellow"/>
              </w:rPr>
            </w:rPrChange>
          </w:rPr>
          <w:fldChar w:fldCharType="separate"/>
        </w:r>
        <w:r w:rsidR="007A30A0" w:rsidRPr="007B1472">
          <w:rPr>
            <w:color w:val="000000"/>
            <w:highlight w:val="cyan"/>
            <w:lang w:val="en-US"/>
            <w:rPrChange w:id="866" w:author="Gonzalo Franetovic" w:date="2023-08-10T16:50:00Z">
              <w:rPr>
                <w:color w:val="000000"/>
                <w:highlight w:val="yellow"/>
              </w:rPr>
            </w:rPrChange>
          </w:rPr>
          <w:t>(Castillo et al., 2013)</w:t>
        </w:r>
        <w:r w:rsidR="007A30A0" w:rsidRPr="007B1472">
          <w:rPr>
            <w:color w:val="000000"/>
            <w:highlight w:val="cyan"/>
            <w:lang w:val="en-US"/>
            <w:rPrChange w:id="867" w:author="Gonzalo Franetovic" w:date="2023-08-10T16:50:00Z">
              <w:rPr>
                <w:color w:val="000000"/>
                <w:highlight w:val="yellow"/>
              </w:rPr>
            </w:rPrChange>
          </w:rPr>
          <w:fldChar w:fldCharType="end"/>
        </w:r>
        <w:r w:rsidR="007A30A0" w:rsidRPr="007B1472">
          <w:rPr>
            <w:highlight w:val="cyan"/>
            <w:lang w:val="en-US"/>
            <w:rPrChange w:id="868" w:author="Gonzalo Franetovic" w:date="2023-08-10T16:50:00Z">
              <w:rPr>
                <w:highlight w:val="yellow"/>
              </w:rPr>
            </w:rPrChange>
          </w:rPr>
          <w:t>.</w:t>
        </w:r>
      </w:ins>
      <w:ins w:id="869" w:author="Gonzalo Franetovic" w:date="2023-08-07T16:49:00Z">
        <w:r w:rsidR="00463207" w:rsidRPr="007B1472">
          <w:rPr>
            <w:highlight w:val="cyan"/>
            <w:lang w:val="en-US"/>
            <w:rPrChange w:id="870" w:author="Gonzalo Franetovic" w:date="2023-08-10T16:50:00Z">
              <w:rPr/>
            </w:rPrChange>
          </w:rPr>
          <w:t xml:space="preserve"> </w:t>
        </w:r>
      </w:ins>
      <w:ins w:id="871" w:author="Gonzalo Franetovic" w:date="2023-08-07T18:50:00Z">
        <w:r w:rsidR="007A30A0" w:rsidRPr="007B1472">
          <w:rPr>
            <w:highlight w:val="cyan"/>
            <w:lang w:val="en-US"/>
            <w:rPrChange w:id="872" w:author="Gonzalo Franetovic" w:date="2023-08-10T16:50:00Z">
              <w:rPr>
                <w:highlight w:val="yellow"/>
                <w:lang w:val="en-US"/>
              </w:rPr>
            </w:rPrChange>
          </w:rPr>
          <w:t>In addition, m</w:t>
        </w:r>
      </w:ins>
      <w:del w:id="873" w:author="Gonzalo Franetovic" w:date="2023-08-07T15:44:00Z">
        <w:r w:rsidRPr="007B1472" w:rsidDel="00463207">
          <w:rPr>
            <w:highlight w:val="cyan"/>
            <w:lang w:val="en-US"/>
            <w:rPrChange w:id="874" w:author="Gonzalo Franetovic" w:date="2023-08-10T16:50:00Z">
              <w:rPr/>
            </w:rPrChange>
          </w:rPr>
          <w:delText>m</w:delText>
        </w:r>
      </w:del>
      <w:r w:rsidRPr="007B1472">
        <w:rPr>
          <w:highlight w:val="cyan"/>
          <w:lang w:val="en-US"/>
          <w:rPrChange w:id="875" w:author="Gonzalo Franetovic" w:date="2023-08-10T16:50:00Z">
            <w:rPr/>
          </w:rPrChange>
        </w:rPr>
        <w:t xml:space="preserve">ost people critically judge the tax system </w:t>
      </w:r>
      <w:r w:rsidRPr="007B1472">
        <w:rPr>
          <w:highlight w:val="cyan"/>
          <w:lang w:val="en-US"/>
          <w:rPrChange w:id="876" w:author="Gonzalo Franetovic" w:date="2023-08-10T16:50:00Z">
            <w:rPr/>
          </w:rPrChange>
        </w:rPr>
        <w:fldChar w:fldCharType="begin"/>
      </w:r>
      <w:r w:rsidRPr="007B1472">
        <w:rPr>
          <w:highlight w:val="cyan"/>
          <w:lang w:val="en-US"/>
          <w:rPrChange w:id="877" w:author="Gonzalo Franetovic" w:date="2023-08-10T16:50:00Z">
            <w:rPr/>
          </w:rPrChange>
        </w:rPr>
        <w:instrText>HYPERLINK "https://app.readcube.com/library/0a3c846c-7570-4913-bd72-3afd46468081/all?uuid=9174087098437864&amp;item_ids=0a3c846c-7570-4913-bd72-3afd46468081:a0b5844b-739b-4db8-a978-68070bc52d00" \h</w:instrText>
      </w:r>
      <w:r w:rsidRPr="007B1472">
        <w:rPr>
          <w:highlight w:val="cyan"/>
          <w:lang w:val="en-US"/>
          <w:rPrChange w:id="878" w:author="Gonzalo Franetovic" w:date="2023-08-10T16:50:00Z">
            <w:rPr>
              <w:highlight w:val="yellow"/>
              <w:lang w:val="en-US"/>
            </w:rPr>
          </w:rPrChange>
        </w:rPr>
      </w:r>
      <w:r w:rsidRPr="007B1472">
        <w:rPr>
          <w:highlight w:val="cyan"/>
          <w:lang w:val="en-US"/>
          <w:rPrChange w:id="879" w:author="Gonzalo Franetovic" w:date="2023-08-10T16:50:00Z">
            <w:rPr>
              <w:color w:val="000000"/>
            </w:rPr>
          </w:rPrChange>
        </w:rPr>
        <w:fldChar w:fldCharType="separate"/>
      </w:r>
      <w:r w:rsidRPr="007B1472">
        <w:rPr>
          <w:color w:val="000000"/>
          <w:highlight w:val="cyan"/>
          <w:lang w:val="en-US"/>
          <w:rPrChange w:id="880" w:author="Gonzalo Franetovic" w:date="2023-08-10T16:50:00Z">
            <w:rPr>
              <w:color w:val="000000"/>
            </w:rPr>
          </w:rPrChange>
        </w:rPr>
        <w:t>(Atria, 2022)</w:t>
      </w:r>
      <w:r w:rsidRPr="007B1472">
        <w:rPr>
          <w:color w:val="000000"/>
          <w:highlight w:val="cyan"/>
          <w:lang w:val="en-US"/>
          <w:rPrChange w:id="881" w:author="Gonzalo Franetovic" w:date="2023-08-10T16:50:00Z">
            <w:rPr>
              <w:color w:val="000000"/>
            </w:rPr>
          </w:rPrChange>
        </w:rPr>
        <w:fldChar w:fldCharType="end"/>
      </w:r>
      <w:r w:rsidRPr="007B1472">
        <w:rPr>
          <w:highlight w:val="cyan"/>
          <w:lang w:val="en-US"/>
          <w:rPrChange w:id="882" w:author="Gonzalo Franetovic" w:date="2023-08-10T16:50:00Z">
            <w:rPr/>
          </w:rPrChange>
        </w:rPr>
        <w:t xml:space="preserve"> and </w:t>
      </w:r>
      <w:del w:id="883" w:author="Gonzalo Franetovic" w:date="2023-08-07T16:16:00Z">
        <w:r w:rsidRPr="007B1472" w:rsidDel="00463207">
          <w:rPr>
            <w:highlight w:val="cyan"/>
            <w:lang w:val="en-US"/>
            <w:rPrChange w:id="884" w:author="Gonzalo Franetovic" w:date="2023-08-10T16:50:00Z">
              <w:rPr/>
            </w:rPrChange>
          </w:rPr>
          <w:delText xml:space="preserve">that </w:delText>
        </w:r>
      </w:del>
      <w:r w:rsidRPr="007B1472">
        <w:rPr>
          <w:highlight w:val="cyan"/>
          <w:lang w:val="en-US"/>
          <w:rPrChange w:id="885" w:author="Gonzalo Franetovic" w:date="2023-08-10T16:50:00Z">
            <w:rPr/>
          </w:rPrChange>
        </w:rPr>
        <w:t>the perception of tax</w:t>
      </w:r>
      <w:r w:rsidR="004A40E2" w:rsidRPr="007B1472">
        <w:rPr>
          <w:highlight w:val="cyan"/>
          <w:lang w:val="en-US"/>
          <w:rPrChange w:id="886" w:author="Gonzalo Franetovic" w:date="2023-08-10T16:50:00Z">
            <w:rPr/>
          </w:rPrChange>
        </w:rPr>
        <w:t xml:space="preserve"> </w:t>
      </w:r>
      <w:r w:rsidRPr="007B1472">
        <w:rPr>
          <w:highlight w:val="cyan"/>
          <w:lang w:val="en-US"/>
          <w:rPrChange w:id="887" w:author="Gonzalo Franetovic" w:date="2023-08-10T16:50:00Z">
            <w:rPr/>
          </w:rPrChange>
        </w:rPr>
        <w:t xml:space="preserve">regressivity and the </w:t>
      </w:r>
      <w:del w:id="888" w:author="Gonzalo Franetovic" w:date="2023-08-04T17:11:00Z">
        <w:r w:rsidRPr="007B1472" w:rsidDel="0084016D">
          <w:rPr>
            <w:highlight w:val="cyan"/>
            <w:lang w:val="en-US"/>
            <w:rPrChange w:id="889" w:author="Gonzalo Franetovic" w:date="2023-08-10T16:50:00Z">
              <w:rPr/>
            </w:rPrChange>
          </w:rPr>
          <w:delText xml:space="preserve">belief in its </w:delText>
        </w:r>
      </w:del>
      <w:ins w:id="890" w:author="Gonzalo Franetovic" w:date="2023-08-04T17:11:00Z">
        <w:r w:rsidR="0084016D" w:rsidRPr="007B1472">
          <w:rPr>
            <w:highlight w:val="cyan"/>
            <w:lang w:val="en-US"/>
            <w:rPrChange w:id="891" w:author="Gonzalo Franetovic" w:date="2023-08-10T16:50:00Z">
              <w:rPr/>
            </w:rPrChange>
          </w:rPr>
          <w:t xml:space="preserve">agreement with tax </w:t>
        </w:r>
      </w:ins>
      <w:r w:rsidRPr="007B1472">
        <w:rPr>
          <w:highlight w:val="cyan"/>
          <w:lang w:val="en-US"/>
          <w:rPrChange w:id="892" w:author="Gonzalo Franetovic" w:date="2023-08-10T16:50:00Z">
            <w:rPr/>
          </w:rPrChange>
        </w:rPr>
        <w:t xml:space="preserve">progressivity are positively associated with the perception of inequality and the belief in public redistribution </w:t>
      </w:r>
      <w:r w:rsidRPr="007B1472">
        <w:rPr>
          <w:highlight w:val="cyan"/>
          <w:lang w:val="en-US"/>
          <w:rPrChange w:id="893" w:author="Gonzalo Franetovic" w:date="2023-08-10T16:50:00Z">
            <w:rPr/>
          </w:rPrChange>
        </w:rPr>
        <w:lastRenderedPageBreak/>
        <w:fldChar w:fldCharType="begin"/>
      </w:r>
      <w:r w:rsidRPr="007B1472">
        <w:rPr>
          <w:highlight w:val="cyan"/>
          <w:lang w:val="en-US"/>
          <w:rPrChange w:id="894" w:author="Gonzalo Franetovic" w:date="2023-08-10T16:50:00Z">
            <w:rPr/>
          </w:rPrChange>
        </w:rPr>
        <w:instrText>HYPERLINK "https://app.readcube.com/library/0a3c846c-7570-4913-bd72-3afd46468081/all?uuid=1489557818592302&amp;item_ids=0a3c846c-7570-4913-bd72-3afd46468081:058f8dc0-59d9-4642-b32a-847339849372" \h</w:instrText>
      </w:r>
      <w:r w:rsidRPr="007B1472">
        <w:rPr>
          <w:highlight w:val="cyan"/>
          <w:lang w:val="en-US"/>
          <w:rPrChange w:id="895" w:author="Gonzalo Franetovic" w:date="2023-08-10T16:50:00Z">
            <w:rPr>
              <w:highlight w:val="yellow"/>
              <w:lang w:val="en-US"/>
            </w:rPr>
          </w:rPrChange>
        </w:rPr>
      </w:r>
      <w:r w:rsidRPr="007B1472">
        <w:rPr>
          <w:highlight w:val="cyan"/>
          <w:lang w:val="en-US"/>
          <w:rPrChange w:id="896" w:author="Gonzalo Franetovic" w:date="2023-08-10T16:50:00Z">
            <w:rPr>
              <w:color w:val="000000"/>
            </w:rPr>
          </w:rPrChange>
        </w:rPr>
        <w:fldChar w:fldCharType="separate"/>
      </w:r>
      <w:r w:rsidRPr="007B1472">
        <w:rPr>
          <w:color w:val="000000"/>
          <w:highlight w:val="cyan"/>
          <w:lang w:val="en-US"/>
          <w:rPrChange w:id="897" w:author="Gonzalo Franetovic" w:date="2023-08-10T16:50:00Z">
            <w:rPr>
              <w:color w:val="000000"/>
            </w:rPr>
          </w:rPrChange>
        </w:rPr>
        <w:t>(Castillo &amp; Olivos, 2014)</w:t>
      </w:r>
      <w:r w:rsidRPr="007B1472">
        <w:rPr>
          <w:color w:val="000000"/>
          <w:highlight w:val="cyan"/>
          <w:lang w:val="en-US"/>
          <w:rPrChange w:id="898" w:author="Gonzalo Franetovic" w:date="2023-08-10T16:50:00Z">
            <w:rPr>
              <w:color w:val="000000"/>
            </w:rPr>
          </w:rPrChange>
        </w:rPr>
        <w:fldChar w:fldCharType="end"/>
      </w:r>
      <w:r w:rsidRPr="007B1472">
        <w:rPr>
          <w:highlight w:val="cyan"/>
          <w:lang w:val="en-US"/>
          <w:rPrChange w:id="899" w:author="Gonzalo Franetovic" w:date="2023-08-10T16:50:00Z">
            <w:rPr/>
          </w:rPrChange>
        </w:rPr>
        <w:t xml:space="preserve">. </w:t>
      </w:r>
      <w:ins w:id="900" w:author="Gonzalo Franetovic" w:date="2023-08-08T09:24:00Z">
        <w:r w:rsidR="00D93EB9" w:rsidRPr="007B1472">
          <w:rPr>
            <w:highlight w:val="cyan"/>
            <w:lang w:val="en-US"/>
            <w:rPrChange w:id="901" w:author="Gonzalo Franetovic" w:date="2023-08-10T16:50:00Z">
              <w:rPr>
                <w:lang w:val="en-US"/>
              </w:rPr>
            </w:rPrChange>
          </w:rPr>
          <w:t xml:space="preserve">However, most of these valuable contributions have focused on identifying trends and predictors. To date, no effort has incorporated a holistic approach, capable of understanding </w:t>
        </w:r>
      </w:ins>
      <w:ins w:id="902" w:author="Gonzalo Franetovic" w:date="2023-08-08T09:25:00Z">
        <w:r w:rsidR="00D93EB9" w:rsidRPr="007B1472">
          <w:rPr>
            <w:highlight w:val="cyan"/>
            <w:lang w:val="en-US"/>
            <w:rPrChange w:id="903" w:author="Gonzalo Franetovic" w:date="2023-08-10T16:50:00Z">
              <w:rPr>
                <w:lang w:val="en-US"/>
              </w:rPr>
            </w:rPrChange>
          </w:rPr>
          <w:t xml:space="preserve">how the wide range of attitudes towards inequality are related to each other in Chile </w:t>
        </w:r>
      </w:ins>
      <w:ins w:id="904" w:author="Gonzalo Franetovic" w:date="2023-08-08T09:24:00Z">
        <w:r w:rsidR="00D93EB9" w:rsidRPr="007B1472">
          <w:rPr>
            <w:highlight w:val="cyan"/>
            <w:lang w:val="en-US"/>
            <w:rPrChange w:id="905" w:author="Gonzalo Franetovic" w:date="2023-08-10T16:50:00Z">
              <w:rPr>
                <w:lang w:val="en-US"/>
              </w:rPr>
            </w:rPrChange>
          </w:rPr>
          <w:t xml:space="preserve">and how these structures differ according to the position of individuals on the social </w:t>
        </w:r>
      </w:ins>
      <w:ins w:id="906" w:author="Gonzalo Franetovic" w:date="2023-08-09T11:58:00Z">
        <w:r w:rsidR="00165D20" w:rsidRPr="007B1472">
          <w:rPr>
            <w:highlight w:val="cyan"/>
            <w:lang w:val="en-US"/>
            <w:rPrChange w:id="907" w:author="Gonzalo Franetovic" w:date="2023-08-10T16:50:00Z">
              <w:rPr>
                <w:highlight w:val="yellow"/>
                <w:lang w:val="en-US"/>
              </w:rPr>
            </w:rPrChange>
          </w:rPr>
          <w:t>ladder</w:t>
        </w:r>
      </w:ins>
      <w:ins w:id="908" w:author="Gonzalo Franetovic" w:date="2023-08-08T09:24:00Z">
        <w:r w:rsidR="00D93EB9" w:rsidRPr="007B1472">
          <w:rPr>
            <w:highlight w:val="cyan"/>
            <w:lang w:val="en-US"/>
            <w:rPrChange w:id="909" w:author="Gonzalo Franetovic" w:date="2023-08-10T16:50:00Z">
              <w:rPr>
                <w:lang w:val="en-US"/>
              </w:rPr>
            </w:rPrChange>
          </w:rPr>
          <w:t>.</w:t>
        </w:r>
        <w:r w:rsidR="00D93EB9" w:rsidRPr="00AD13B2">
          <w:rPr>
            <w:lang w:val="en-US"/>
          </w:rPr>
          <w:t xml:space="preserve"> </w:t>
        </w:r>
      </w:ins>
      <w:del w:id="910" w:author="Gonzalo Franetovic" w:date="2023-08-08T09:24:00Z">
        <w:r w:rsidRPr="00AD13B2" w:rsidDel="00D93EB9">
          <w:rPr>
            <w:highlight w:val="yellow"/>
            <w:lang w:val="en-US"/>
            <w:rPrChange w:id="911" w:author="Gonzalo Franetovic" w:date="2023-08-08T09:38:00Z">
              <w:rPr/>
            </w:rPrChange>
          </w:rPr>
          <w:delText>However, none of these efforts have incorporated a holistic approach capable of understanding how the wide range of attitudes towards inequality relate to one another and how these associations differ according to individuals’ position in social structure.</w:delText>
        </w:r>
        <w:r w:rsidRPr="00AD13B2" w:rsidDel="00D93EB9">
          <w:rPr>
            <w:lang w:val="en-US"/>
            <w:rPrChange w:id="912" w:author="Gonzalo Franetovic" w:date="2023-08-08T09:38:00Z">
              <w:rPr/>
            </w:rPrChange>
          </w:rPr>
          <w:delText xml:space="preserve"> </w:delText>
        </w:r>
      </w:del>
    </w:p>
    <w:p w14:paraId="41163696" w14:textId="77777777" w:rsidR="00D24CF1" w:rsidRDefault="00000000">
      <w:pPr>
        <w:pStyle w:val="Ttulo2"/>
        <w:rPr>
          <w:sz w:val="24"/>
          <w:szCs w:val="24"/>
        </w:rPr>
      </w:pPr>
      <w:bookmarkStart w:id="913" w:name="_q59b19qig0vf" w:colFirst="0" w:colLast="0"/>
      <w:bookmarkEnd w:id="913"/>
      <w:r>
        <w:t>2.2 Attitudes networks</w:t>
      </w:r>
    </w:p>
    <w:p w14:paraId="0C38F243" w14:textId="4D831494" w:rsidR="00D24CF1" w:rsidRDefault="00000000">
      <w:r>
        <w:t>As anticipated above, attitudes towards inequality are usually measured through perceptions, beliefs</w:t>
      </w:r>
      <w:r w:rsidR="005E264C">
        <w:t>,</w:t>
      </w:r>
      <w:r>
        <w:t xml:space="preserve"> and judgments about </w:t>
      </w:r>
      <w:r w:rsidR="005E264C">
        <w:t xml:space="preserve">the </w:t>
      </w:r>
      <w:r>
        <w:t xml:space="preserve">magnitude and principles </w:t>
      </w:r>
      <w:r w:rsidR="005E264C">
        <w:t>of</w:t>
      </w:r>
      <w:r>
        <w:t xml:space="preserve"> inequality </w:t>
      </w:r>
      <w:hyperlink r:id="rId16">
        <w:r>
          <w:rPr>
            <w:color w:val="000000"/>
          </w:rPr>
          <w:t>(Janmaat, 2013)</w:t>
        </w:r>
      </w:hyperlink>
      <w:r>
        <w:t xml:space="preserve">. </w:t>
      </w:r>
      <w:r w:rsidR="005E264C" w:rsidRPr="005E264C">
        <w:rPr>
          <w:highlight w:val="yellow"/>
        </w:rPr>
        <w:t>However, researchers tend to study these components unsystematically, and in isolation.</w:t>
      </w:r>
      <w:r w:rsidR="005E264C">
        <w:t xml:space="preserve">  </w:t>
      </w:r>
      <w:r>
        <w:t xml:space="preserve">To overcome this limitation, we propose to study attitudes towards inequality through the lens of the </w:t>
      </w:r>
      <w:ins w:id="914" w:author="Gonzalo Franetovic" w:date="2023-08-09T17:06:00Z">
        <w:r w:rsidR="00267B41">
          <w:t>Causal Attitude Network [</w:t>
        </w:r>
      </w:ins>
      <w:r>
        <w:t>CAN</w:t>
      </w:r>
      <w:ins w:id="915" w:author="Gonzalo Franetovic" w:date="2023-08-09T17:06:00Z">
        <w:r w:rsidR="00267B41">
          <w:t>]</w:t>
        </w:r>
      </w:ins>
      <w:r>
        <w:t xml:space="preserve"> model</w:t>
      </w:r>
      <w:del w:id="916" w:author="Gonzalo Franetovic" w:date="2023-08-09T11:59:00Z">
        <w:r w:rsidDel="00213760">
          <w:delText xml:space="preserve"> </w:delText>
        </w:r>
      </w:del>
      <w:r>
        <w:t xml:space="preserve"> </w:t>
      </w:r>
      <w:hyperlink r:id="rId17">
        <w:r>
          <w:rPr>
            <w:color w:val="000000"/>
          </w:rPr>
          <w:t>(Dalege et al., 2016)</w:t>
        </w:r>
      </w:hyperlink>
      <w:r>
        <w:t xml:space="preserve">. In this framework, attitudes are </w:t>
      </w:r>
      <w:r w:rsidR="00906B1A">
        <w:t>conceptualized</w:t>
      </w:r>
      <w:r>
        <w:t xml:space="preserve"> and measured as networks of interacting evaluative reactions. These lower-order reactions are the individual survey items, thus the set of perceptions, beliefs, and judgments about inequality. These are graphically represented as nodes forming a network whose weighted, undirected edges can be estimated from real data </w:t>
      </w:r>
      <w:hyperlink r:id="rId18">
        <w:r>
          <w:rPr>
            <w:color w:val="000000"/>
          </w:rPr>
          <w:t>(Dalege et al., 2017)</w:t>
        </w:r>
      </w:hyperlink>
      <w:r>
        <w:t xml:space="preserve">. In this paper, these edges are interpretable as regularised partial correlations between survey items (see Methods section). Importantly, this approach qualifies between-item correlations as indicative of direct causal influence between the components of attitudes towards inequality. This constitutes the main difference between the CAN and latent variable measurement approaches, as the latter assumes that between-item correlations are spurious, being caused by an antecedent, unobservable variable </w:t>
      </w:r>
      <w:hyperlink r:id="rId19">
        <w:r>
          <w:rPr>
            <w:color w:val="000000"/>
          </w:rPr>
          <w:t>(Dalege et al., 2018)</w:t>
        </w:r>
      </w:hyperlink>
      <w:r>
        <w:t xml:space="preserve">. </w:t>
      </w:r>
    </w:p>
    <w:p w14:paraId="6D9B6B63" w14:textId="5A6BA2B8" w:rsidR="001D2F0E" w:rsidRPr="00AB54EC" w:rsidRDefault="00F41E46" w:rsidP="00C76638">
      <w:pPr>
        <w:rPr>
          <w:highlight w:val="yellow"/>
        </w:rPr>
      </w:pPr>
      <w:r w:rsidRPr="00AB54EC">
        <w:rPr>
          <w:highlight w:val="yellow"/>
        </w:rPr>
        <w:t xml:space="preserve">This work shows that this innovative framework can improve our understanding of the </w:t>
      </w:r>
      <w:r w:rsidRPr="00AB54EC">
        <w:rPr>
          <w:i/>
          <w:iCs/>
          <w:highlight w:val="yellow"/>
        </w:rPr>
        <w:t>structure</w:t>
      </w:r>
      <w:r w:rsidRPr="00AB54EC">
        <w:rPr>
          <w:highlight w:val="yellow"/>
        </w:rPr>
        <w:t xml:space="preserve"> of attitudes towards inequality in Chile, cumulating on the past research which focused on their </w:t>
      </w:r>
      <w:r w:rsidRPr="00AB54EC">
        <w:rPr>
          <w:i/>
          <w:iCs/>
          <w:highlight w:val="yellow"/>
        </w:rPr>
        <w:t>levels</w:t>
      </w:r>
      <w:r w:rsidRPr="00AB54EC">
        <w:rPr>
          <w:highlight w:val="yellow"/>
        </w:rPr>
        <w:t xml:space="preserve"> instead. To do so, the remainder of this Section </w:t>
      </w:r>
      <w:r w:rsidR="00D27336" w:rsidRPr="00AB54EC">
        <w:rPr>
          <w:highlight w:val="yellow"/>
        </w:rPr>
        <w:t>discusses</w:t>
      </w:r>
      <w:r w:rsidRPr="00AB54EC">
        <w:rPr>
          <w:highlight w:val="yellow"/>
        </w:rPr>
        <w:t xml:space="preserve"> our research </w:t>
      </w:r>
      <w:r w:rsidR="00D27336" w:rsidRPr="00AB54EC">
        <w:rPr>
          <w:highlight w:val="yellow"/>
        </w:rPr>
        <w:t>hypotheses</w:t>
      </w:r>
      <w:r w:rsidRPr="00AB54EC">
        <w:rPr>
          <w:highlight w:val="yellow"/>
        </w:rPr>
        <w:t xml:space="preserve">. </w:t>
      </w:r>
      <w:r w:rsidR="00C76638" w:rsidRPr="00AB54EC">
        <w:rPr>
          <w:highlight w:val="yellow"/>
        </w:rPr>
        <w:t xml:space="preserve">Social justice research has shown that attitudes towards inequality are </w:t>
      </w:r>
      <w:r w:rsidRPr="00AB54EC">
        <w:rPr>
          <w:highlight w:val="yellow"/>
        </w:rPr>
        <w:t xml:space="preserve">empirically </w:t>
      </w:r>
      <w:r w:rsidR="00C76638" w:rsidRPr="00AB54EC">
        <w:rPr>
          <w:highlight w:val="yellow"/>
        </w:rPr>
        <w:t xml:space="preserve">related to the ones towards redistribution </w:t>
      </w:r>
      <w:hyperlink r:id="rId20">
        <w:r w:rsidR="00C76638" w:rsidRPr="00AB54EC">
          <w:rPr>
            <w:color w:val="000000"/>
            <w:highlight w:val="yellow"/>
          </w:rPr>
          <w:t xml:space="preserve">(Choi, 2021; </w:t>
        </w:r>
        <w:proofErr w:type="spellStart"/>
        <w:r w:rsidR="00C76638" w:rsidRPr="00AB54EC">
          <w:rPr>
            <w:color w:val="000000"/>
            <w:highlight w:val="yellow"/>
          </w:rPr>
          <w:t>Fatke</w:t>
        </w:r>
        <w:proofErr w:type="spellEnd"/>
        <w:r w:rsidR="00C76638" w:rsidRPr="00AB54EC">
          <w:rPr>
            <w:color w:val="000000"/>
            <w:highlight w:val="yellow"/>
          </w:rPr>
          <w:t>, 2018; García‐Sánchez et al., 2020)</w:t>
        </w:r>
      </w:hyperlink>
      <w:r w:rsidR="00C76638" w:rsidRPr="00AB54EC">
        <w:rPr>
          <w:highlight w:val="yellow"/>
        </w:rPr>
        <w:t xml:space="preserve">, taxation </w:t>
      </w:r>
      <w:hyperlink r:id="rId21">
        <w:r w:rsidR="00C76638" w:rsidRPr="00AB54EC">
          <w:rPr>
            <w:color w:val="000000"/>
            <w:highlight w:val="yellow"/>
          </w:rPr>
          <w:t>(Alm &amp; Torgler, 2006; Barnes, 2015; Franko et al., 2013)</w:t>
        </w:r>
      </w:hyperlink>
      <w:r w:rsidR="00C76638" w:rsidRPr="00AB54EC">
        <w:rPr>
          <w:highlight w:val="yellow"/>
        </w:rPr>
        <w:t xml:space="preserve">, and wages </w:t>
      </w:r>
      <w:r w:rsidRPr="0084115D">
        <w:rPr>
          <w:highlight w:val="yellow"/>
          <w:rPrChange w:id="917" w:author="Gonzalo Franetovic" w:date="2023-08-09T17:42:00Z">
            <w:rPr/>
          </w:rPrChange>
        </w:rPr>
        <w:fldChar w:fldCharType="begin"/>
      </w:r>
      <w:r w:rsidRPr="0084115D">
        <w:rPr>
          <w:highlight w:val="yellow"/>
          <w:rPrChange w:id="918" w:author="Gonzalo Franetovic" w:date="2023-08-09T17:42:00Z">
            <w:rPr/>
          </w:rPrChange>
        </w:rPr>
        <w:instrText>HYPERLINK "https://app.readcube.com/library/0a3c846c-7570-4913-bd72-3afd46468081/all?uuid=5062265773555624&amp;item_ids=0a3c846c-7570-4913-bd72-3afd46468081:82038a60-7e56-4476-bf1f-5e139deb9d12,0a3c846c-7570-4913-bd72-3afd46468081:f8444d46-f0f4-42a3-8bcc-c1bbe7c96906,0a3c846c-7570-4913-bd72-3afd46468081:f387503d-0e65-4ed0-991a-035ad167d616,0a3c846c-7570-4913-bd72-3afd46468081:67539644-af05-4052-92bc-bc84bfea1294" \h</w:instrText>
      </w:r>
      <w:r w:rsidRPr="003164DB">
        <w:rPr>
          <w:highlight w:val="yellow"/>
        </w:rPr>
      </w:r>
      <w:r w:rsidRPr="0084115D">
        <w:rPr>
          <w:highlight w:val="yellow"/>
          <w:rPrChange w:id="919" w:author="Gonzalo Franetovic" w:date="2023-08-09T17:42:00Z">
            <w:rPr>
              <w:color w:val="000000"/>
              <w:highlight w:val="yellow"/>
            </w:rPr>
          </w:rPrChange>
        </w:rPr>
        <w:fldChar w:fldCharType="separate"/>
      </w:r>
      <w:r w:rsidR="00C76638" w:rsidRPr="0084115D">
        <w:rPr>
          <w:color w:val="000000"/>
          <w:highlight w:val="yellow"/>
        </w:rPr>
        <w:t>(Castillo, 2009; Evans et al., 2010; Frank et al., 2015; Osberg &amp; Smeeding, 2006)</w:t>
      </w:r>
      <w:r w:rsidRPr="0084115D">
        <w:rPr>
          <w:color w:val="000000"/>
          <w:highlight w:val="yellow"/>
        </w:rPr>
        <w:fldChar w:fldCharType="end"/>
      </w:r>
      <w:r w:rsidR="00C76638" w:rsidRPr="0084115D">
        <w:rPr>
          <w:highlight w:val="yellow"/>
        </w:rPr>
        <w:t xml:space="preserve">. Since </w:t>
      </w:r>
      <w:r w:rsidR="001D2F0E" w:rsidRPr="0084115D">
        <w:rPr>
          <w:highlight w:val="yellow"/>
        </w:rPr>
        <w:t xml:space="preserve">people understand inequality through perceptions, beliefs, and judgments about </w:t>
      </w:r>
      <w:r w:rsidR="00C76638" w:rsidRPr="0084115D">
        <w:rPr>
          <w:highlight w:val="yellow"/>
        </w:rPr>
        <w:t xml:space="preserve">these topics, </w:t>
      </w:r>
      <w:ins w:id="920" w:author="Gonzalo Franetovic" w:date="2023-08-09T17:42:00Z">
        <w:r w:rsidR="0084115D" w:rsidRPr="0084115D">
          <w:rPr>
            <w:highlight w:val="yellow"/>
            <w:rPrChange w:id="921" w:author="Gonzalo Franetovic" w:date="2023-08-09T17:42:00Z">
              <w:rPr/>
            </w:rPrChange>
          </w:rPr>
          <w:t xml:space="preserve">we hypothesize that </w:t>
        </w:r>
      </w:ins>
      <w:del w:id="922" w:author="Gonzalo Franetovic" w:date="2023-08-09T17:42:00Z">
        <w:r w:rsidR="00C76638" w:rsidRPr="0084115D" w:rsidDel="0084115D">
          <w:rPr>
            <w:highlight w:val="yellow"/>
          </w:rPr>
          <w:delText xml:space="preserve">we </w:delText>
        </w:r>
      </w:del>
      <w:del w:id="923" w:author="Gonzalo Franetovic" w:date="2023-08-09T17:40:00Z">
        <w:r w:rsidR="00C76638" w:rsidRPr="0084115D" w:rsidDel="006057EA">
          <w:rPr>
            <w:highlight w:val="yellow"/>
          </w:rPr>
          <w:delText xml:space="preserve">expect </w:delText>
        </w:r>
      </w:del>
      <w:del w:id="924" w:author="Gonzalo Franetovic" w:date="2023-08-09T17:42:00Z">
        <w:r w:rsidR="00C76638" w:rsidRPr="0084115D" w:rsidDel="0084115D">
          <w:rPr>
            <w:highlight w:val="yellow"/>
          </w:rPr>
          <w:delText>that</w:delText>
        </w:r>
      </w:del>
      <w:r w:rsidR="001D2F0E" w:rsidRPr="0084115D">
        <w:rPr>
          <w:highlight w:val="yellow"/>
        </w:rPr>
        <w:t>:</w:t>
      </w:r>
    </w:p>
    <w:p w14:paraId="467193FA" w14:textId="2B8608BD" w:rsidR="00D27336" w:rsidRPr="00AB54EC" w:rsidRDefault="001D2F0E" w:rsidP="00C76638">
      <w:pPr>
        <w:rPr>
          <w:highlight w:val="yellow"/>
        </w:rPr>
      </w:pPr>
      <w:del w:id="925" w:author="Gonzalo Franetovic" w:date="2023-08-09T17:42:00Z">
        <w:r w:rsidRPr="00AB54EC" w:rsidDel="0084115D">
          <w:rPr>
            <w:i/>
            <w:iCs/>
            <w:highlight w:val="yellow"/>
          </w:rPr>
          <w:delText xml:space="preserve">Hypothesis </w:delText>
        </w:r>
      </w:del>
      <w:ins w:id="926" w:author="Gonzalo Franetovic" w:date="2023-08-09T17:42:00Z">
        <w:r w:rsidR="0084115D">
          <w:rPr>
            <w:i/>
            <w:iCs/>
            <w:highlight w:val="yellow"/>
          </w:rPr>
          <w:t>H</w:t>
        </w:r>
      </w:ins>
      <w:r w:rsidRPr="00AB54EC">
        <w:rPr>
          <w:i/>
          <w:iCs/>
          <w:highlight w:val="yellow"/>
        </w:rPr>
        <w:t>1:</w:t>
      </w:r>
      <w:r w:rsidR="00C76638" w:rsidRPr="00AB54EC">
        <w:rPr>
          <w:highlight w:val="yellow"/>
        </w:rPr>
        <w:t xml:space="preserve"> </w:t>
      </w:r>
      <w:ins w:id="927" w:author="Gonzalo Franetovic" w:date="2023-08-04T16:37:00Z">
        <w:r w:rsidR="007859EC">
          <w:rPr>
            <w:highlight w:val="yellow"/>
          </w:rPr>
          <w:t>P</w:t>
        </w:r>
      </w:ins>
      <w:del w:id="928" w:author="Gonzalo Franetovic" w:date="2023-08-04T16:37:00Z">
        <w:r w:rsidRPr="00AB54EC" w:rsidDel="007859EC">
          <w:rPr>
            <w:highlight w:val="yellow"/>
          </w:rPr>
          <w:delText>p</w:delText>
        </w:r>
      </w:del>
      <w:r w:rsidRPr="00AB54EC">
        <w:rPr>
          <w:highlight w:val="yellow"/>
        </w:rPr>
        <w:t xml:space="preserve">eople’s </w:t>
      </w:r>
      <w:r w:rsidR="00C76638" w:rsidRPr="00AB54EC">
        <w:rPr>
          <w:highlight w:val="yellow"/>
        </w:rPr>
        <w:t>evaluative reactions towards inequality, redistribution, taxation, and wages will form a fully connected attitude network in Chile.</w:t>
      </w:r>
    </w:p>
    <w:p w14:paraId="61DDAC1A" w14:textId="4B4ADEB9" w:rsidR="001D2F0E" w:rsidRPr="00AB54EC" w:rsidRDefault="00D27336" w:rsidP="00C76638">
      <w:pPr>
        <w:rPr>
          <w:highlight w:val="yellow"/>
        </w:rPr>
      </w:pPr>
      <w:r w:rsidRPr="00AB54EC">
        <w:rPr>
          <w:highlight w:val="yellow"/>
        </w:rPr>
        <w:t>In the Results</w:t>
      </w:r>
      <w:ins w:id="929" w:author="Gonzalo Franetovic" w:date="2023-08-09T12:05:00Z">
        <w:r w:rsidR="00213760">
          <w:rPr>
            <w:highlight w:val="yellow"/>
          </w:rPr>
          <w:t xml:space="preserve"> section</w:t>
        </w:r>
      </w:ins>
      <w:r w:rsidR="005E264C" w:rsidRPr="00AB54EC">
        <w:rPr>
          <w:highlight w:val="yellow"/>
        </w:rPr>
        <w:t>,</w:t>
      </w:r>
      <w:r w:rsidRPr="00AB54EC">
        <w:rPr>
          <w:highlight w:val="yellow"/>
        </w:rPr>
        <w:t xml:space="preserve"> we will focus on the structural characteristic </w:t>
      </w:r>
      <w:r w:rsidR="005E264C" w:rsidRPr="00AB54EC">
        <w:rPr>
          <w:highlight w:val="yellow"/>
        </w:rPr>
        <w:t>of</w:t>
      </w:r>
      <w:r w:rsidRPr="00AB54EC">
        <w:rPr>
          <w:highlight w:val="yellow"/>
        </w:rPr>
        <w:t xml:space="preserve"> the </w:t>
      </w:r>
      <w:r w:rsidR="005E264C" w:rsidRPr="00AB54EC">
        <w:rPr>
          <w:highlight w:val="yellow"/>
        </w:rPr>
        <w:t>attitudes</w:t>
      </w:r>
      <w:r w:rsidRPr="00AB54EC">
        <w:rPr>
          <w:highlight w:val="yellow"/>
        </w:rPr>
        <w:t xml:space="preserve"> towards inequality</w:t>
      </w:r>
      <w:r w:rsidR="005E264C" w:rsidRPr="00AB54EC">
        <w:rPr>
          <w:highlight w:val="yellow"/>
        </w:rPr>
        <w:t xml:space="preserve"> network</w:t>
      </w:r>
      <w:r w:rsidRPr="00AB54EC">
        <w:rPr>
          <w:highlight w:val="yellow"/>
        </w:rPr>
        <w:t xml:space="preserve">. We will report on the centrality of its nodes, and on its connectivity. This is rooted </w:t>
      </w:r>
      <w:r w:rsidR="005E264C" w:rsidRPr="00AB54EC">
        <w:rPr>
          <w:highlight w:val="yellow"/>
        </w:rPr>
        <w:t>in</w:t>
      </w:r>
      <w:r w:rsidRPr="00AB54EC">
        <w:rPr>
          <w:highlight w:val="yellow"/>
        </w:rPr>
        <w:t xml:space="preserve"> previous research adopting a network approach to the study of other sociopolitical attitudes. Indeed, scholars exploited the CAN model to retrieve the structure of attitudes towards post-national citizenship (Schlicht-</w:t>
      </w:r>
      <w:proofErr w:type="spellStart"/>
      <w:r w:rsidRPr="00AB54EC">
        <w:rPr>
          <w:highlight w:val="yellow"/>
        </w:rPr>
        <w:t>Schmälzle</w:t>
      </w:r>
      <w:proofErr w:type="spellEnd"/>
      <w:r w:rsidRPr="00AB54EC">
        <w:rPr>
          <w:highlight w:val="yellow"/>
        </w:rPr>
        <w:t xml:space="preserve"> et al., 2018), job satisfaction (Carter et al., 2020)</w:t>
      </w:r>
      <w:r w:rsidR="00BE2D1E" w:rsidRPr="00AB54EC">
        <w:rPr>
          <w:highlight w:val="yellow"/>
        </w:rPr>
        <w:t xml:space="preserve">, preventive </w:t>
      </w:r>
      <w:proofErr w:type="spellStart"/>
      <w:r w:rsidR="00BE2D1E" w:rsidRPr="00AB54EC">
        <w:rPr>
          <w:highlight w:val="yellow"/>
        </w:rPr>
        <w:t>behaviors</w:t>
      </w:r>
      <w:proofErr w:type="spellEnd"/>
      <w:r w:rsidR="00BE2D1E" w:rsidRPr="00AB54EC">
        <w:rPr>
          <w:highlight w:val="yellow"/>
        </w:rPr>
        <w:t xml:space="preserve"> against COVID-19 (Chambon et al., 2022), and bio-based plastic (Zwicker et al., 2020). Among these contributions, those which examined node centrality showed that the most relevant nodes in the attitude network are important predictors of attitude change </w:t>
      </w:r>
      <w:hyperlink r:id="rId22">
        <w:r w:rsidR="00BE2D1E" w:rsidRPr="00AB54EC">
          <w:rPr>
            <w:color w:val="000000"/>
            <w:highlight w:val="yellow"/>
          </w:rPr>
          <w:t>(Carter et al., 2020; Chambon et al., 2022; Zwicker et al., 2020)</w:t>
        </w:r>
      </w:hyperlink>
      <w:r w:rsidR="00BE2D1E" w:rsidRPr="00AB54EC">
        <w:rPr>
          <w:highlight w:val="yellow"/>
        </w:rPr>
        <w:t xml:space="preserve">, since </w:t>
      </w:r>
      <w:r w:rsidR="00135765" w:rsidRPr="00AB54EC">
        <w:rPr>
          <w:highlight w:val="yellow"/>
        </w:rPr>
        <w:t xml:space="preserve">change in the status of </w:t>
      </w:r>
      <w:r w:rsidR="00BE2D1E" w:rsidRPr="00AB54EC">
        <w:rPr>
          <w:highlight w:val="yellow"/>
        </w:rPr>
        <w:t xml:space="preserve">central -rather than peripheral nodes- trigger larger readjustment processes </w:t>
      </w:r>
      <w:hyperlink r:id="rId23">
        <w:r w:rsidR="00BE2D1E" w:rsidRPr="00AB54EC">
          <w:rPr>
            <w:color w:val="000000"/>
            <w:highlight w:val="yellow"/>
          </w:rPr>
          <w:t>(Dalege et al., 2017; Schlicht-</w:t>
        </w:r>
        <w:proofErr w:type="spellStart"/>
        <w:r w:rsidR="00BE2D1E" w:rsidRPr="00AB54EC">
          <w:rPr>
            <w:color w:val="000000"/>
            <w:highlight w:val="yellow"/>
          </w:rPr>
          <w:t>Schmälzle</w:t>
        </w:r>
        <w:proofErr w:type="spellEnd"/>
        <w:r w:rsidR="00BE2D1E" w:rsidRPr="00AB54EC">
          <w:rPr>
            <w:color w:val="000000"/>
            <w:highlight w:val="yellow"/>
          </w:rPr>
          <w:t xml:space="preserve"> et al., 2018)</w:t>
        </w:r>
      </w:hyperlink>
      <w:r w:rsidR="00BE2D1E" w:rsidRPr="00AB54EC">
        <w:rPr>
          <w:highlight w:val="yellow"/>
        </w:rPr>
        <w:t xml:space="preserve">. Therefore, this paper will investigate the centrality </w:t>
      </w:r>
      <w:r w:rsidR="005E264C" w:rsidRPr="00AB54EC">
        <w:rPr>
          <w:highlight w:val="yellow"/>
        </w:rPr>
        <w:t>metric</w:t>
      </w:r>
      <w:r w:rsidR="00BE2D1E" w:rsidRPr="00AB54EC">
        <w:rPr>
          <w:highlight w:val="yellow"/>
        </w:rPr>
        <w:t xml:space="preserve">. Additionally, researchers who focused on </w:t>
      </w:r>
      <w:r w:rsidR="00135765" w:rsidRPr="00AB54EC">
        <w:rPr>
          <w:highlight w:val="yellow"/>
        </w:rPr>
        <w:t xml:space="preserve">the cohesiveness of attitude </w:t>
      </w:r>
      <w:r w:rsidR="00135765" w:rsidRPr="00AB54EC">
        <w:rPr>
          <w:highlight w:val="yellow"/>
        </w:rPr>
        <w:lastRenderedPageBreak/>
        <w:t xml:space="preserve">networks showed that their connectivity predicts attitude strength </w:t>
      </w:r>
      <w:hyperlink r:id="rId24">
        <w:r w:rsidR="00135765" w:rsidRPr="00AB54EC">
          <w:rPr>
            <w:color w:val="000000"/>
            <w:highlight w:val="yellow"/>
          </w:rPr>
          <w:t>(Dalege et al., 2019)</w:t>
        </w:r>
      </w:hyperlink>
      <w:r w:rsidR="00135765" w:rsidRPr="00AB54EC">
        <w:rPr>
          <w:color w:val="000000"/>
          <w:highlight w:val="yellow"/>
        </w:rPr>
        <w:t xml:space="preserve">. Indeed, an attitude network is highly connected when respondents express coherent answers to the selected survey items, and internally coherent attitudes are also associated with attitude networks that are stable over time (ibid.). Therefore, this paper investigates the cohesion of the attitude network. </w:t>
      </w:r>
      <w:r w:rsidR="005E264C" w:rsidRPr="00AB54EC">
        <w:rPr>
          <w:color w:val="000000"/>
          <w:highlight w:val="yellow"/>
        </w:rPr>
        <w:t>As</w:t>
      </w:r>
      <w:r w:rsidRPr="00AB54EC">
        <w:rPr>
          <w:highlight w:val="yellow"/>
        </w:rPr>
        <w:t xml:space="preserve"> specified </w:t>
      </w:r>
      <w:r w:rsidR="00C90269" w:rsidRPr="00AB54EC">
        <w:rPr>
          <w:highlight w:val="yellow"/>
        </w:rPr>
        <w:t xml:space="preserve">in </w:t>
      </w:r>
      <w:r w:rsidRPr="00AB54EC">
        <w:rPr>
          <w:highlight w:val="yellow"/>
        </w:rPr>
        <w:t>Section 3.3</w:t>
      </w:r>
      <w:r w:rsidR="00C90269" w:rsidRPr="00AB54EC">
        <w:rPr>
          <w:highlight w:val="yellow"/>
        </w:rPr>
        <w:t>,</w:t>
      </w:r>
      <w:r w:rsidRPr="00AB54EC">
        <w:rPr>
          <w:highlight w:val="yellow"/>
        </w:rPr>
        <w:t xml:space="preserve"> testing H1 requires the estimation of the attitude network at the population level. </w:t>
      </w:r>
      <w:r w:rsidR="00C90269" w:rsidRPr="00AB54EC">
        <w:rPr>
          <w:highlight w:val="yellow"/>
        </w:rPr>
        <w:t>Yet</w:t>
      </w:r>
      <w:r w:rsidRPr="00AB54EC">
        <w:rPr>
          <w:highlight w:val="yellow"/>
        </w:rPr>
        <w:t>,</w:t>
      </w:r>
      <w:r w:rsidR="00865999" w:rsidRPr="00AB54EC">
        <w:rPr>
          <w:highlight w:val="yellow"/>
        </w:rPr>
        <w:t xml:space="preserve"> </w:t>
      </w:r>
      <w:r w:rsidR="001B2F69" w:rsidRPr="00AB54EC">
        <w:rPr>
          <w:highlight w:val="yellow"/>
        </w:rPr>
        <w:t xml:space="preserve">it is possible that </w:t>
      </w:r>
      <w:r w:rsidRPr="00AB54EC">
        <w:rPr>
          <w:highlight w:val="yellow"/>
        </w:rPr>
        <w:t>estimating CAN</w:t>
      </w:r>
      <w:r w:rsidR="001B2F69" w:rsidRPr="00AB54EC">
        <w:rPr>
          <w:highlight w:val="yellow"/>
        </w:rPr>
        <w:t xml:space="preserve"> </w:t>
      </w:r>
      <w:r w:rsidRPr="00AB54EC">
        <w:rPr>
          <w:highlight w:val="yellow"/>
        </w:rPr>
        <w:t>on the full sample</w:t>
      </w:r>
      <w:r w:rsidR="001B2F69" w:rsidRPr="00AB54EC">
        <w:rPr>
          <w:highlight w:val="yellow"/>
        </w:rPr>
        <w:t xml:space="preserve"> </w:t>
      </w:r>
      <w:r w:rsidR="00F41E46" w:rsidRPr="00AB54EC">
        <w:rPr>
          <w:highlight w:val="yellow"/>
        </w:rPr>
        <w:t xml:space="preserve">will hide </w:t>
      </w:r>
      <w:r w:rsidRPr="00AB54EC">
        <w:rPr>
          <w:highlight w:val="yellow"/>
        </w:rPr>
        <w:t xml:space="preserve">the </w:t>
      </w:r>
      <w:r w:rsidR="00F41E46" w:rsidRPr="00AB54EC">
        <w:rPr>
          <w:highlight w:val="yellow"/>
        </w:rPr>
        <w:t xml:space="preserve">heterogeneity </w:t>
      </w:r>
      <w:r w:rsidRPr="00AB54EC">
        <w:rPr>
          <w:highlight w:val="yellow"/>
        </w:rPr>
        <w:t xml:space="preserve">characterizing different social status groups. Indeed, </w:t>
      </w:r>
      <w:r w:rsidR="00865999" w:rsidRPr="00AB54EC">
        <w:rPr>
          <w:highlight w:val="yellow"/>
        </w:rPr>
        <w:t>scholars have shown that the levels of attitudes towards inequality vary across different conditions of income</w:t>
      </w:r>
      <w:del w:id="930" w:author="Gonzalo Franetovic" w:date="2023-08-08T18:53:00Z">
        <w:r w:rsidR="00865999" w:rsidRPr="00AB54EC" w:rsidDel="0075156B">
          <w:rPr>
            <w:highlight w:val="yellow"/>
          </w:rPr>
          <w:delText xml:space="preserve"> ()</w:delText>
        </w:r>
      </w:del>
      <w:r w:rsidR="00865999" w:rsidRPr="00AB54EC">
        <w:rPr>
          <w:highlight w:val="yellow"/>
        </w:rPr>
        <w:t>, education</w:t>
      </w:r>
      <w:del w:id="931" w:author="Gonzalo Franetovic" w:date="2023-08-08T18:53:00Z">
        <w:r w:rsidR="00865999" w:rsidRPr="00AB54EC" w:rsidDel="0075156B">
          <w:rPr>
            <w:highlight w:val="yellow"/>
          </w:rPr>
          <w:delText xml:space="preserve"> (),</w:delText>
        </w:r>
      </w:del>
      <w:r w:rsidR="00865999" w:rsidRPr="00AB54EC">
        <w:rPr>
          <w:highlight w:val="yellow"/>
        </w:rPr>
        <w:t xml:space="preserve"> and social class</w:t>
      </w:r>
      <w:ins w:id="932" w:author="Gonzalo Franetovic" w:date="2023-08-08T18:54:00Z">
        <w:r w:rsidR="0075156B">
          <w:rPr>
            <w:highlight w:val="yellow"/>
          </w:rPr>
          <w:t xml:space="preserve"> </w:t>
        </w:r>
      </w:ins>
      <w:customXmlInsRangeStart w:id="933" w:author="Gonzalo Franetovic" w:date="2023-08-08T18:55:00Z"/>
      <w:sdt>
        <w:sdtPr>
          <w:rPr>
            <w:highlight w:val="yellow"/>
          </w:rPr>
          <w:alias w:val="SmartCite Citation"/>
          <w:tag w:val="0a3c846c-7570-4913-bd72-3afd46468081:f619fd25-fec4-42ca-bc9a-b074f37ded95,0a3c846c-7570-4913-bd72-3afd46468081:79269b17-8860-441d-bb9e-2ad14c4a7142,0a3c846c-7570-4913-bd72-3afd46468081:2cc04218-4b65-4307-8d54-dcf391d63e15+"/>
          <w:id w:val="748242906"/>
          <w:placeholder>
            <w:docPart w:val="DefaultPlaceholder_-1854013440"/>
          </w:placeholder>
        </w:sdtPr>
        <w:sdtContent>
          <w:customXmlInsRangeEnd w:id="933"/>
          <w:ins w:id="934" w:author="Gonzalo Franetovic" w:date="2023-08-10T16:49:00Z">
            <w:r w:rsidR="007B1472" w:rsidRPr="007B1472">
              <w:rPr>
                <w:color w:val="000000"/>
                <w:highlight w:val="yellow"/>
                <w:rPrChange w:id="935" w:author="Gonzalo Franetovic" w:date="2023-08-10T16:49:00Z">
                  <w:rPr/>
                </w:rPrChange>
              </w:rPr>
              <w:t>(Bobzien, 2020; Franko et al., 2013; Lindh &amp; McCall, 2020)</w:t>
            </w:r>
          </w:ins>
          <w:customXmlInsRangeStart w:id="936" w:author="Gonzalo Franetovic" w:date="2023-08-08T18:55:00Z"/>
        </w:sdtContent>
      </w:sdt>
      <w:customXmlInsRangeEnd w:id="936"/>
      <w:ins w:id="937" w:author="Gonzalo Franetovic" w:date="2023-08-08T18:55:00Z">
        <w:r w:rsidR="0075156B">
          <w:rPr>
            <w:highlight w:val="yellow"/>
          </w:rPr>
          <w:t>.</w:t>
        </w:r>
      </w:ins>
      <w:del w:id="938" w:author="Gonzalo Franetovic" w:date="2023-08-08T18:52:00Z">
        <w:r w:rsidR="00865999" w:rsidRPr="00AB54EC" w:rsidDel="0075156B">
          <w:rPr>
            <w:highlight w:val="yellow"/>
          </w:rPr>
          <w:delText xml:space="preserve"> (</w:delText>
        </w:r>
        <w:r w:rsidR="00865999" w:rsidRPr="00AB54EC" w:rsidDel="0075156B">
          <w:rPr>
            <w:color w:val="FF0000"/>
            <w:highlight w:val="yellow"/>
          </w:rPr>
          <w:delText>Arvid Lindh1 and Leslie McCall</w:delText>
        </w:r>
        <w:r w:rsidR="00865999" w:rsidRPr="00AB54EC" w:rsidDel="0075156B">
          <w:rPr>
            <w:highlight w:val="yellow"/>
          </w:rPr>
          <w:delText>)</w:delText>
        </w:r>
      </w:del>
      <w:del w:id="939" w:author="Gonzalo Franetovic" w:date="2023-08-08T18:55:00Z">
        <w:r w:rsidR="00865999" w:rsidRPr="00AB54EC" w:rsidDel="0075156B">
          <w:rPr>
            <w:highlight w:val="yellow"/>
          </w:rPr>
          <w:delText>.</w:delText>
        </w:r>
      </w:del>
      <w:r w:rsidR="00865999" w:rsidRPr="00AB54EC">
        <w:rPr>
          <w:highlight w:val="yellow"/>
        </w:rPr>
        <w:t xml:space="preserve"> Yet, whether differences in levels are mirrored in differences in structure is still unclear, since no research has examined this topic until now. </w:t>
      </w:r>
      <w:r w:rsidRPr="00AB54EC">
        <w:rPr>
          <w:highlight w:val="yellow"/>
        </w:rPr>
        <w:t xml:space="preserve">Therefore, we investigate </w:t>
      </w:r>
      <w:r w:rsidR="00C90269" w:rsidRPr="00AB54EC">
        <w:rPr>
          <w:highlight w:val="yellow"/>
        </w:rPr>
        <w:t xml:space="preserve">the </w:t>
      </w:r>
      <w:r w:rsidRPr="00AB54EC">
        <w:rPr>
          <w:highlight w:val="yellow"/>
        </w:rPr>
        <w:t>two structural features of attitude networks</w:t>
      </w:r>
      <w:r w:rsidR="00BE2D1E" w:rsidRPr="00AB54EC">
        <w:rPr>
          <w:highlight w:val="yellow"/>
        </w:rPr>
        <w:t xml:space="preserve"> </w:t>
      </w:r>
      <w:r w:rsidR="00C90269" w:rsidRPr="00AB54EC">
        <w:rPr>
          <w:highlight w:val="yellow"/>
        </w:rPr>
        <w:t>forecasting that</w:t>
      </w:r>
      <w:r w:rsidR="00BE2D1E" w:rsidRPr="00AB54EC">
        <w:rPr>
          <w:highlight w:val="yellow"/>
        </w:rPr>
        <w:t xml:space="preserve">: </w:t>
      </w:r>
    </w:p>
    <w:p w14:paraId="417A70FF" w14:textId="2A5CEC9E" w:rsidR="00C90269" w:rsidRPr="00AB54EC" w:rsidRDefault="00C90269" w:rsidP="00C90269">
      <w:pPr>
        <w:rPr>
          <w:highlight w:val="yellow"/>
        </w:rPr>
      </w:pPr>
      <w:r w:rsidRPr="00AB54EC">
        <w:rPr>
          <w:i/>
          <w:iCs/>
          <w:highlight w:val="yellow"/>
        </w:rPr>
        <w:t>H</w:t>
      </w:r>
      <w:del w:id="940" w:author="Gonzalo Franetovic" w:date="2023-08-09T17:42:00Z">
        <w:r w:rsidRPr="00AB54EC" w:rsidDel="0084115D">
          <w:rPr>
            <w:i/>
            <w:iCs/>
            <w:highlight w:val="yellow"/>
          </w:rPr>
          <w:delText xml:space="preserve">ypothesis </w:delText>
        </w:r>
      </w:del>
      <w:r w:rsidR="00AB54EC">
        <w:rPr>
          <w:i/>
          <w:iCs/>
          <w:highlight w:val="yellow"/>
        </w:rPr>
        <w:t>2</w:t>
      </w:r>
      <w:r w:rsidRPr="00AB54EC">
        <w:rPr>
          <w:i/>
          <w:iCs/>
          <w:highlight w:val="yellow"/>
        </w:rPr>
        <w:t>:</w:t>
      </w:r>
      <w:r w:rsidRPr="00AB54EC">
        <w:rPr>
          <w:highlight w:val="yellow"/>
        </w:rPr>
        <w:t xml:space="preserve"> Structural differences </w:t>
      </w:r>
      <w:ins w:id="941" w:author="Gonzalo Franetovic" w:date="2023-08-09T12:10:00Z">
        <w:r w:rsidR="00213760">
          <w:t xml:space="preserve">in </w:t>
        </w:r>
      </w:ins>
      <w:ins w:id="942" w:author="Gonzalo Franetovic" w:date="2023-08-09T12:09:00Z">
        <w:r w:rsidR="00213760" w:rsidRPr="00213760">
          <w:t>centrality and connectivity</w:t>
        </w:r>
      </w:ins>
      <w:ins w:id="943" w:author="Gonzalo Franetovic" w:date="2023-08-09T12:10:00Z">
        <w:r w:rsidR="00213760">
          <w:t xml:space="preserve"> </w:t>
        </w:r>
      </w:ins>
      <w:r w:rsidRPr="00AB54EC">
        <w:rPr>
          <w:highlight w:val="yellow"/>
        </w:rPr>
        <w:t xml:space="preserve">will emerge between the attitude towards inequality networks of low and high social status groups in </w:t>
      </w:r>
      <w:proofErr w:type="gramStart"/>
      <w:r w:rsidRPr="00AB54EC">
        <w:rPr>
          <w:highlight w:val="yellow"/>
        </w:rPr>
        <w:t>Chile</w:t>
      </w:r>
      <w:proofErr w:type="gramEnd"/>
    </w:p>
    <w:p w14:paraId="158D0D1E" w14:textId="4B265A9A" w:rsidR="00C90269" w:rsidRPr="00AB54EC" w:rsidRDefault="00C90269" w:rsidP="00C90269">
      <w:pPr>
        <w:rPr>
          <w:highlight w:val="yellow"/>
        </w:rPr>
      </w:pPr>
      <w:r w:rsidRPr="00AB54EC">
        <w:rPr>
          <w:highlight w:val="yellow"/>
        </w:rPr>
        <w:t xml:space="preserve">Finally, we want </w:t>
      </w:r>
      <w:r w:rsidR="005E264C" w:rsidRPr="00AB54EC">
        <w:rPr>
          <w:highlight w:val="yellow"/>
        </w:rPr>
        <w:t>to investigate the dimensionality of attitudes towards inequality in Chile. This will give important insights into the associations existing between the selected evaluative reactions</w:t>
      </w:r>
      <w:r w:rsidR="009B2F99" w:rsidRPr="00AB54EC">
        <w:rPr>
          <w:highlight w:val="yellow"/>
        </w:rPr>
        <w:t>.</w:t>
      </w:r>
      <w:r w:rsidR="005E264C" w:rsidRPr="00AB54EC">
        <w:rPr>
          <w:highlight w:val="yellow"/>
        </w:rPr>
        <w:t xml:space="preserve"> </w:t>
      </w:r>
      <w:r w:rsidR="009B2F99" w:rsidRPr="00AB54EC">
        <w:rPr>
          <w:highlight w:val="yellow"/>
        </w:rPr>
        <w:t xml:space="preserve">The study of the dimensionality of these </w:t>
      </w:r>
      <w:r w:rsidR="005E264C" w:rsidRPr="00AB54EC">
        <w:rPr>
          <w:highlight w:val="yellow"/>
        </w:rPr>
        <w:t xml:space="preserve">attitudes </w:t>
      </w:r>
      <w:r w:rsidR="009B2F99" w:rsidRPr="00AB54EC">
        <w:rPr>
          <w:highlight w:val="yellow"/>
        </w:rPr>
        <w:t xml:space="preserve">is not new to the </w:t>
      </w:r>
      <w:ins w:id="944" w:author="Gonzalo Franetovic" w:date="2023-08-09T12:11:00Z">
        <w:r w:rsidR="00213760">
          <w:rPr>
            <w:highlight w:val="yellow"/>
          </w:rPr>
          <w:t>s</w:t>
        </w:r>
      </w:ins>
      <w:del w:id="945" w:author="Gonzalo Franetovic" w:date="2023-08-09T12:11:00Z">
        <w:r w:rsidR="009B2F99" w:rsidRPr="00AB54EC" w:rsidDel="00213760">
          <w:rPr>
            <w:highlight w:val="yellow"/>
          </w:rPr>
          <w:delText>S</w:delText>
        </w:r>
      </w:del>
      <w:r w:rsidR="009B2F99" w:rsidRPr="00AB54EC">
        <w:rPr>
          <w:highlight w:val="yellow"/>
        </w:rPr>
        <w:t xml:space="preserve">ocial </w:t>
      </w:r>
      <w:ins w:id="946" w:author="Gonzalo Franetovic" w:date="2023-08-09T12:11:00Z">
        <w:r w:rsidR="00213760">
          <w:rPr>
            <w:highlight w:val="yellow"/>
          </w:rPr>
          <w:t>j</w:t>
        </w:r>
      </w:ins>
      <w:del w:id="947" w:author="Gonzalo Franetovic" w:date="2023-08-09T12:11:00Z">
        <w:r w:rsidR="009B2F99" w:rsidRPr="00AB54EC" w:rsidDel="00213760">
          <w:rPr>
            <w:highlight w:val="yellow"/>
          </w:rPr>
          <w:delText>J</w:delText>
        </w:r>
      </w:del>
      <w:r w:rsidR="009B2F99" w:rsidRPr="00AB54EC">
        <w:rPr>
          <w:highlight w:val="yellow"/>
        </w:rPr>
        <w:t>ustice literature, where r</w:t>
      </w:r>
      <w:r w:rsidR="005E264C" w:rsidRPr="00AB54EC">
        <w:rPr>
          <w:highlight w:val="yellow"/>
        </w:rPr>
        <w:t xml:space="preserve">esearchers tend to aggregate variables that tap </w:t>
      </w:r>
      <w:r w:rsidR="009B2F99" w:rsidRPr="00AB54EC">
        <w:rPr>
          <w:highlight w:val="yellow"/>
        </w:rPr>
        <w:t>into the same</w:t>
      </w:r>
      <w:r w:rsidR="005E264C" w:rsidRPr="00AB54EC">
        <w:rPr>
          <w:highlight w:val="yellow"/>
        </w:rPr>
        <w:t xml:space="preserve"> dimension into </w:t>
      </w:r>
      <w:r w:rsidR="009B2F99" w:rsidRPr="00AB54EC">
        <w:rPr>
          <w:highlight w:val="yellow"/>
        </w:rPr>
        <w:t xml:space="preserve">mean </w:t>
      </w:r>
      <w:r w:rsidR="005E264C" w:rsidRPr="00AB54EC">
        <w:rPr>
          <w:highlight w:val="yellow"/>
        </w:rPr>
        <w:t xml:space="preserve">indices </w:t>
      </w:r>
      <w:hyperlink r:id="rId25">
        <w:r w:rsidR="005E264C" w:rsidRPr="00AB54EC">
          <w:rPr>
            <w:color w:val="000000"/>
            <w:highlight w:val="yellow"/>
          </w:rPr>
          <w:t>(e.g. Kluegel &amp; Smith, 1986)</w:t>
        </w:r>
      </w:hyperlink>
      <w:r w:rsidR="005E264C" w:rsidRPr="00AB54EC">
        <w:rPr>
          <w:highlight w:val="yellow"/>
        </w:rPr>
        <w:t xml:space="preserve">, conforming at least implicitly to a latent variable measurement approach. </w:t>
      </w:r>
      <w:r w:rsidR="009B2F99" w:rsidRPr="00AB54EC">
        <w:rPr>
          <w:highlight w:val="yellow"/>
        </w:rPr>
        <w:t>There are two</w:t>
      </w:r>
      <w:r w:rsidR="005E264C" w:rsidRPr="00AB54EC">
        <w:rPr>
          <w:highlight w:val="yellow"/>
        </w:rPr>
        <w:t xml:space="preserve"> critical flaw</w:t>
      </w:r>
      <w:r w:rsidR="009B2F99" w:rsidRPr="00AB54EC">
        <w:rPr>
          <w:highlight w:val="yellow"/>
        </w:rPr>
        <w:t>s</w:t>
      </w:r>
      <w:r w:rsidR="005E264C" w:rsidRPr="00AB54EC">
        <w:rPr>
          <w:highlight w:val="yellow"/>
        </w:rPr>
        <w:t xml:space="preserve"> in </w:t>
      </w:r>
      <w:r w:rsidR="009B2F99" w:rsidRPr="00AB54EC">
        <w:rPr>
          <w:highlight w:val="yellow"/>
        </w:rPr>
        <w:t>the traditional factor analytic</w:t>
      </w:r>
      <w:r w:rsidR="005E264C" w:rsidRPr="00AB54EC">
        <w:rPr>
          <w:highlight w:val="yellow"/>
        </w:rPr>
        <w:t xml:space="preserve"> </w:t>
      </w:r>
      <w:r w:rsidR="009B2F99" w:rsidRPr="00AB54EC">
        <w:rPr>
          <w:highlight w:val="yellow"/>
        </w:rPr>
        <w:t xml:space="preserve">strategy. </w:t>
      </w:r>
      <w:commentRangeStart w:id="948"/>
      <w:r w:rsidR="009B2F99" w:rsidRPr="00267B41">
        <w:rPr>
          <w:highlight w:val="lightGray"/>
          <w:rPrChange w:id="949" w:author="Gonzalo Franetovic" w:date="2023-08-09T17:12:00Z">
            <w:rPr>
              <w:highlight w:val="yellow"/>
            </w:rPr>
          </w:rPrChange>
        </w:rPr>
        <w:t xml:space="preserve">First, with this </w:t>
      </w:r>
      <w:r w:rsidR="005E264C" w:rsidRPr="00267B41">
        <w:rPr>
          <w:highlight w:val="lightGray"/>
          <w:rPrChange w:id="950" w:author="Gonzalo Franetovic" w:date="2023-08-09T17:12:00Z">
            <w:rPr>
              <w:highlight w:val="yellow"/>
            </w:rPr>
          </w:rPrChange>
        </w:rPr>
        <w:t xml:space="preserve">operationalization </w:t>
      </w:r>
      <w:r w:rsidR="009B2F99" w:rsidRPr="00267B41">
        <w:rPr>
          <w:highlight w:val="lightGray"/>
          <w:rPrChange w:id="951" w:author="Gonzalo Franetovic" w:date="2023-08-09T17:12:00Z">
            <w:rPr>
              <w:highlight w:val="yellow"/>
            </w:rPr>
          </w:rPrChange>
        </w:rPr>
        <w:t>the</w:t>
      </w:r>
      <w:r w:rsidR="005E264C" w:rsidRPr="00267B41">
        <w:rPr>
          <w:highlight w:val="lightGray"/>
          <w:rPrChange w:id="952" w:author="Gonzalo Franetovic" w:date="2023-08-09T17:12:00Z">
            <w:rPr>
              <w:highlight w:val="yellow"/>
            </w:rPr>
          </w:rPrChange>
        </w:rPr>
        <w:t xml:space="preserve"> relationships among indicators of the same dimension</w:t>
      </w:r>
      <w:r w:rsidR="009B2F99" w:rsidRPr="00267B41">
        <w:rPr>
          <w:highlight w:val="lightGray"/>
          <w:rPrChange w:id="953" w:author="Gonzalo Franetovic" w:date="2023-08-09T17:12:00Z">
            <w:rPr>
              <w:highlight w:val="yellow"/>
            </w:rPr>
          </w:rPrChange>
        </w:rPr>
        <w:t>s</w:t>
      </w:r>
      <w:r w:rsidR="005E264C" w:rsidRPr="00267B41">
        <w:rPr>
          <w:highlight w:val="lightGray"/>
          <w:rPrChange w:id="954" w:author="Gonzalo Franetovic" w:date="2023-08-09T17:12:00Z">
            <w:rPr>
              <w:highlight w:val="yellow"/>
            </w:rPr>
          </w:rPrChange>
        </w:rPr>
        <w:t xml:space="preserve"> are </w:t>
      </w:r>
      <w:proofErr w:type="spellStart"/>
      <w:r w:rsidR="005E264C" w:rsidRPr="00267B41">
        <w:rPr>
          <w:highlight w:val="lightGray"/>
          <w:rPrChange w:id="955" w:author="Gonzalo Franetovic" w:date="2023-08-09T17:12:00Z">
            <w:rPr>
              <w:highlight w:val="yellow"/>
            </w:rPr>
          </w:rPrChange>
        </w:rPr>
        <w:t>canceled</w:t>
      </w:r>
      <w:proofErr w:type="spellEnd"/>
      <w:r w:rsidR="005E264C" w:rsidRPr="00267B41">
        <w:rPr>
          <w:highlight w:val="lightGray"/>
          <w:rPrChange w:id="956" w:author="Gonzalo Franetovic" w:date="2023-08-09T17:12:00Z">
            <w:rPr>
              <w:highlight w:val="yellow"/>
            </w:rPr>
          </w:rPrChange>
        </w:rPr>
        <w:t xml:space="preserve"> out, flattening the multidimensionality of the concept.</w:t>
      </w:r>
      <w:r w:rsidR="009B2F99" w:rsidRPr="00267B41">
        <w:rPr>
          <w:highlight w:val="lightGray"/>
          <w:rPrChange w:id="957" w:author="Gonzalo Franetovic" w:date="2023-08-09T17:12:00Z">
            <w:rPr>
              <w:highlight w:val="yellow"/>
            </w:rPr>
          </w:rPrChange>
        </w:rPr>
        <w:t xml:space="preserve"> </w:t>
      </w:r>
      <w:commentRangeEnd w:id="948"/>
      <w:r w:rsidR="00267B41" w:rsidRPr="00267B41">
        <w:rPr>
          <w:rStyle w:val="Refdecomentario"/>
          <w:highlight w:val="lightGray"/>
          <w:rPrChange w:id="958" w:author="Gonzalo Franetovic" w:date="2023-08-09T17:12:00Z">
            <w:rPr>
              <w:rStyle w:val="Refdecomentario"/>
            </w:rPr>
          </w:rPrChange>
        </w:rPr>
        <w:commentReference w:id="948"/>
      </w:r>
      <w:r w:rsidR="009B2F99" w:rsidRPr="00AB54EC">
        <w:rPr>
          <w:highlight w:val="yellow"/>
        </w:rPr>
        <w:t xml:space="preserve">Second, analyses performed on the full sample neglect the population heterogeneity mentioned above. To avoid the first shortcoming, we will perform Exploratory Graph Analysis [EGA] </w:t>
      </w:r>
      <w:hyperlink r:id="rId30">
        <w:r w:rsidR="009B2F99" w:rsidRPr="00AB54EC">
          <w:rPr>
            <w:color w:val="000000"/>
            <w:highlight w:val="yellow"/>
          </w:rPr>
          <w:t>(H. F. Golino et al., 2017)</w:t>
        </w:r>
      </w:hyperlink>
      <w:r w:rsidR="009B2F99" w:rsidRPr="00AB54EC">
        <w:rPr>
          <w:highlight w:val="yellow"/>
        </w:rPr>
        <w:t xml:space="preserve">. EGA is a dimensionality assessment technique consisting of two steps. First, EGA estimates a partial correlation network from survey data. Second, it applies a community detection algorithm, and the number of clusters in the network is equated with the number of underlying dimensions of the construct (see Method section). To avoid the second shortcoming, we will fit EGA </w:t>
      </w:r>
      <w:r w:rsidR="00F05861" w:rsidRPr="00AB54EC">
        <w:rPr>
          <w:highlight w:val="yellow"/>
        </w:rPr>
        <w:t>into subsamples with</w:t>
      </w:r>
      <w:r w:rsidR="009B2F99" w:rsidRPr="00AB54EC">
        <w:rPr>
          <w:highlight w:val="yellow"/>
        </w:rPr>
        <w:t xml:space="preserve"> different social status </w:t>
      </w:r>
      <w:r w:rsidR="00F05861" w:rsidRPr="00AB54EC">
        <w:rPr>
          <w:highlight w:val="yellow"/>
        </w:rPr>
        <w:t>conditions. This will give us the opportunity to investigate differences in the dimensionality of attitudes towards inequality. Interestingly, assessing the dimensionality of a</w:t>
      </w:r>
      <w:r w:rsidR="007551A3" w:rsidRPr="00AB54EC">
        <w:rPr>
          <w:highlight w:val="yellow"/>
        </w:rPr>
        <w:t xml:space="preserve"> set of</w:t>
      </w:r>
      <w:r w:rsidR="00F05861" w:rsidRPr="00AB54EC">
        <w:rPr>
          <w:highlight w:val="yellow"/>
        </w:rPr>
        <w:t xml:space="preserve"> attitude</w:t>
      </w:r>
      <w:r w:rsidR="007551A3" w:rsidRPr="00AB54EC">
        <w:rPr>
          <w:highlight w:val="yellow"/>
        </w:rPr>
        <w:t>s</w:t>
      </w:r>
      <w:r w:rsidR="00F05861" w:rsidRPr="00AB54EC">
        <w:rPr>
          <w:highlight w:val="yellow"/>
        </w:rPr>
        <w:t xml:space="preserve"> in different subgroups is a research design that is often adopted in cross-national research (</w:t>
      </w:r>
      <w:r w:rsidR="001C0715" w:rsidRPr="00AB54EC">
        <w:rPr>
          <w:i/>
          <w:iCs/>
          <w:highlight w:val="yellow"/>
        </w:rPr>
        <w:t>e.g.</w:t>
      </w:r>
      <w:r w:rsidR="001C0715" w:rsidRPr="00AB54EC">
        <w:rPr>
          <w:highlight w:val="yellow"/>
        </w:rPr>
        <w:t xml:space="preserve">: </w:t>
      </w:r>
      <w:commentRangeStart w:id="959"/>
      <w:r w:rsidR="001C0715" w:rsidRPr="00AB54EC">
        <w:rPr>
          <w:highlight w:val="yellow"/>
        </w:rPr>
        <w:t>Durvasula</w:t>
      </w:r>
      <w:commentRangeEnd w:id="959"/>
      <w:r w:rsidR="001C0715" w:rsidRPr="00AB54EC">
        <w:rPr>
          <w:rStyle w:val="Refdecomentario"/>
          <w:highlight w:val="yellow"/>
        </w:rPr>
        <w:commentReference w:id="959"/>
      </w:r>
      <w:r w:rsidR="001C0715" w:rsidRPr="00AB54EC">
        <w:rPr>
          <w:highlight w:val="yellow"/>
        </w:rPr>
        <w:t xml:space="preserve">; </w:t>
      </w:r>
      <w:commentRangeStart w:id="960"/>
      <w:r w:rsidR="001C0715" w:rsidRPr="00AB54EC">
        <w:rPr>
          <w:highlight w:val="yellow"/>
        </w:rPr>
        <w:t>Davidov</w:t>
      </w:r>
      <w:commentRangeEnd w:id="960"/>
      <w:r w:rsidR="001C0715" w:rsidRPr="00AB54EC">
        <w:rPr>
          <w:rStyle w:val="Refdecomentario"/>
          <w:highlight w:val="yellow"/>
        </w:rPr>
        <w:commentReference w:id="960"/>
      </w:r>
      <w:r w:rsidR="00F05861" w:rsidRPr="00AB54EC">
        <w:rPr>
          <w:highlight w:val="yellow"/>
        </w:rPr>
        <w:t xml:space="preserve">), and </w:t>
      </w:r>
      <w:r w:rsidR="007551A3" w:rsidRPr="00AB54EC">
        <w:rPr>
          <w:highlight w:val="yellow"/>
        </w:rPr>
        <w:t xml:space="preserve">that -to the best of our knowledge- was never applied </w:t>
      </w:r>
      <w:r w:rsidR="00AB54EC" w:rsidRPr="00AB54EC">
        <w:rPr>
          <w:highlight w:val="yellow"/>
        </w:rPr>
        <w:t xml:space="preserve">in a single country, comparing individuals with different social status. </w:t>
      </w:r>
      <w:r w:rsidR="00AB54EC" w:rsidRPr="00CD5BF0">
        <w:rPr>
          <w:highlight w:val="cyan"/>
          <w:rPrChange w:id="961" w:author="Gonzalo Franetovic" w:date="2023-08-10T10:09:00Z">
            <w:rPr>
              <w:highlight w:val="yellow"/>
            </w:rPr>
          </w:rPrChange>
        </w:rPr>
        <w:t xml:space="preserve">However, </w:t>
      </w:r>
      <w:ins w:id="962" w:author="Gonzalo Franetovic" w:date="2023-08-09T19:16:00Z">
        <w:r w:rsidR="007033CC" w:rsidRPr="00CD5BF0">
          <w:rPr>
            <w:highlight w:val="cyan"/>
            <w:rPrChange w:id="963" w:author="Gonzalo Franetovic" w:date="2023-08-10T10:09:00Z">
              <w:rPr>
                <w:highlight w:val="lightGray"/>
              </w:rPr>
            </w:rPrChange>
          </w:rPr>
          <w:t>considering th</w:t>
        </w:r>
      </w:ins>
      <w:ins w:id="964" w:author="Gonzalo Franetovic" w:date="2023-08-09T19:17:00Z">
        <w:r w:rsidR="007033CC" w:rsidRPr="00CD5BF0">
          <w:rPr>
            <w:highlight w:val="cyan"/>
            <w:rPrChange w:id="965" w:author="Gonzalo Franetovic" w:date="2023-08-10T10:09:00Z">
              <w:rPr>
                <w:highlight w:val="lightGray"/>
              </w:rPr>
            </w:rPrChange>
          </w:rPr>
          <w:t>at people</w:t>
        </w:r>
      </w:ins>
      <w:ins w:id="966" w:author="Gonzalo Franetovic" w:date="2023-08-09T19:23:00Z">
        <w:r w:rsidR="007033CC" w:rsidRPr="00CD5BF0">
          <w:rPr>
            <w:highlight w:val="cyan"/>
            <w:rPrChange w:id="967" w:author="Gonzalo Franetovic" w:date="2023-08-10T10:09:00Z">
              <w:rPr>
                <w:highlight w:val="lightGray"/>
              </w:rPr>
            </w:rPrChange>
          </w:rPr>
          <w:t>s’</w:t>
        </w:r>
      </w:ins>
      <w:ins w:id="968" w:author="Gonzalo Franetovic" w:date="2023-08-09T19:17:00Z">
        <w:r w:rsidR="007033CC" w:rsidRPr="00CD5BF0">
          <w:rPr>
            <w:highlight w:val="cyan"/>
            <w:rPrChange w:id="969" w:author="Gonzalo Franetovic" w:date="2023-08-10T10:09:00Z">
              <w:rPr>
                <w:highlight w:val="lightGray"/>
              </w:rPr>
            </w:rPrChange>
          </w:rPr>
          <w:t xml:space="preserve"> </w:t>
        </w:r>
      </w:ins>
      <w:ins w:id="970" w:author="Gonzalo Franetovic" w:date="2023-08-09T19:18:00Z">
        <w:r w:rsidR="007033CC" w:rsidRPr="00CD5BF0">
          <w:rPr>
            <w:highlight w:val="cyan"/>
            <w:rPrChange w:id="971" w:author="Gonzalo Franetovic" w:date="2023-08-10T10:09:00Z">
              <w:rPr>
                <w:highlight w:val="lightGray"/>
              </w:rPr>
            </w:rPrChange>
          </w:rPr>
          <w:t>attitudes</w:t>
        </w:r>
      </w:ins>
      <w:ins w:id="972" w:author="Gonzalo Franetovic" w:date="2023-08-09T19:17:00Z">
        <w:r w:rsidR="007033CC" w:rsidRPr="00CD5BF0">
          <w:rPr>
            <w:highlight w:val="cyan"/>
            <w:rPrChange w:id="973" w:author="Gonzalo Franetovic" w:date="2023-08-10T10:09:00Z">
              <w:rPr>
                <w:highlight w:val="lightGray"/>
              </w:rPr>
            </w:rPrChange>
          </w:rPr>
          <w:t xml:space="preserve"> towards inequality </w:t>
        </w:r>
      </w:ins>
      <w:ins w:id="974" w:author="Gonzalo Franetovic" w:date="2023-08-09T19:23:00Z">
        <w:r w:rsidR="007033CC" w:rsidRPr="00CD5BF0">
          <w:rPr>
            <w:highlight w:val="cyan"/>
            <w:rPrChange w:id="975" w:author="Gonzalo Franetovic" w:date="2023-08-10T10:09:00Z">
              <w:rPr>
                <w:highlight w:val="lightGray"/>
              </w:rPr>
            </w:rPrChange>
          </w:rPr>
          <w:t>are shaped</w:t>
        </w:r>
      </w:ins>
      <w:ins w:id="976" w:author="Gonzalo Franetovic" w:date="2023-08-09T19:17:00Z">
        <w:r w:rsidR="007033CC" w:rsidRPr="00CD5BF0">
          <w:rPr>
            <w:highlight w:val="cyan"/>
            <w:rPrChange w:id="977" w:author="Gonzalo Franetovic" w:date="2023-08-10T10:09:00Z">
              <w:rPr>
                <w:highlight w:val="lightGray"/>
              </w:rPr>
            </w:rPrChange>
          </w:rPr>
          <w:t xml:space="preserve"> </w:t>
        </w:r>
      </w:ins>
      <w:ins w:id="978" w:author="Gonzalo Franetovic" w:date="2023-08-09T19:23:00Z">
        <w:r w:rsidR="007033CC" w:rsidRPr="00CD5BF0">
          <w:rPr>
            <w:highlight w:val="cyan"/>
            <w:rPrChange w:id="979" w:author="Gonzalo Franetovic" w:date="2023-08-10T10:09:00Z">
              <w:rPr>
                <w:highlight w:val="lightGray"/>
              </w:rPr>
            </w:rPrChange>
          </w:rPr>
          <w:t>by</w:t>
        </w:r>
      </w:ins>
      <w:ins w:id="980" w:author="Gonzalo Franetovic" w:date="2023-08-09T19:17:00Z">
        <w:r w:rsidR="007033CC" w:rsidRPr="00CD5BF0">
          <w:rPr>
            <w:highlight w:val="cyan"/>
            <w:rPrChange w:id="981" w:author="Gonzalo Franetovic" w:date="2023-08-10T10:09:00Z">
              <w:rPr>
                <w:highlight w:val="lightGray"/>
              </w:rPr>
            </w:rPrChange>
          </w:rPr>
          <w:t xml:space="preserve"> </w:t>
        </w:r>
      </w:ins>
      <w:ins w:id="982" w:author="Gonzalo Franetovic" w:date="2023-08-09T19:23:00Z">
        <w:r w:rsidR="007033CC" w:rsidRPr="00CD5BF0">
          <w:rPr>
            <w:highlight w:val="cyan"/>
            <w:rPrChange w:id="983" w:author="Gonzalo Franetovic" w:date="2023-08-10T10:09:00Z">
              <w:rPr>
                <w:highlight w:val="lightGray"/>
              </w:rPr>
            </w:rPrChange>
          </w:rPr>
          <w:t xml:space="preserve">the </w:t>
        </w:r>
      </w:ins>
      <w:ins w:id="984" w:author="Gonzalo Franetovic" w:date="2023-08-09T19:28:00Z">
        <w:r w:rsidR="007033CC" w:rsidRPr="00CD5BF0">
          <w:rPr>
            <w:highlight w:val="cyan"/>
            <w:rPrChange w:id="985" w:author="Gonzalo Franetovic" w:date="2023-08-10T10:09:00Z">
              <w:rPr>
                <w:highlight w:val="lightGray"/>
              </w:rPr>
            </w:rPrChange>
          </w:rPr>
          <w:t xml:space="preserve">distributional </w:t>
        </w:r>
      </w:ins>
      <w:ins w:id="986" w:author="Gonzalo Franetovic" w:date="2023-08-09T19:23:00Z">
        <w:r w:rsidR="007033CC" w:rsidRPr="00CD5BF0">
          <w:rPr>
            <w:highlight w:val="cyan"/>
            <w:rPrChange w:id="987" w:author="Gonzalo Franetovic" w:date="2023-08-10T10:09:00Z">
              <w:rPr>
                <w:highlight w:val="lightGray"/>
              </w:rPr>
            </w:rPrChange>
          </w:rPr>
          <w:t xml:space="preserve">information </w:t>
        </w:r>
      </w:ins>
      <w:ins w:id="988" w:author="Gonzalo Franetovic" w:date="2023-08-09T19:28:00Z">
        <w:r w:rsidR="007033CC" w:rsidRPr="00CD5BF0">
          <w:rPr>
            <w:highlight w:val="cyan"/>
            <w:rPrChange w:id="989" w:author="Gonzalo Franetovic" w:date="2023-08-10T10:09:00Z">
              <w:rPr>
                <w:highlight w:val="lightGray"/>
              </w:rPr>
            </w:rPrChange>
          </w:rPr>
          <w:t>available</w:t>
        </w:r>
      </w:ins>
      <w:ins w:id="990" w:author="Gonzalo Franetovic" w:date="2023-08-09T19:23:00Z">
        <w:r w:rsidR="007033CC" w:rsidRPr="00CD5BF0">
          <w:rPr>
            <w:highlight w:val="cyan"/>
            <w:rPrChange w:id="991" w:author="Gonzalo Franetovic" w:date="2023-08-10T10:09:00Z">
              <w:rPr>
                <w:highlight w:val="lightGray"/>
              </w:rPr>
            </w:rPrChange>
          </w:rPr>
          <w:t xml:space="preserve"> in </w:t>
        </w:r>
      </w:ins>
      <w:ins w:id="992" w:author="Gonzalo Franetovic" w:date="2023-08-09T19:17:00Z">
        <w:r w:rsidR="007033CC" w:rsidRPr="00CD5BF0">
          <w:rPr>
            <w:highlight w:val="cyan"/>
            <w:rPrChange w:id="993" w:author="Gonzalo Franetovic" w:date="2023-08-10T10:09:00Z">
              <w:rPr>
                <w:highlight w:val="lightGray"/>
              </w:rPr>
            </w:rPrChange>
          </w:rPr>
          <w:t>their social environments</w:t>
        </w:r>
      </w:ins>
      <w:ins w:id="994" w:author="Gonzalo Franetovic" w:date="2023-08-09T19:18:00Z">
        <w:r w:rsidR="007033CC" w:rsidRPr="00CD5BF0">
          <w:rPr>
            <w:highlight w:val="cyan"/>
            <w:rPrChange w:id="995" w:author="Gonzalo Franetovic" w:date="2023-08-10T10:09:00Z">
              <w:rPr>
                <w:highlight w:val="lightGray"/>
              </w:rPr>
            </w:rPrChange>
          </w:rPr>
          <w:t xml:space="preserve"> </w:t>
        </w:r>
      </w:ins>
      <w:customXmlInsRangeStart w:id="996" w:author="Gonzalo Franetovic" w:date="2023-08-09T19:24:00Z"/>
      <w:sdt>
        <w:sdtPr>
          <w:rPr>
            <w:highlight w:val="cyan"/>
          </w:rPr>
          <w:alias w:val="SmartCite Citation"/>
          <w:tag w:val="0a3c846c-7570-4913-bd72-3afd46468081:a011c97d-bd9b-44e9-b300-74f3a96f2c17,0a3c846c-7570-4913-bd72-3afd46468081:321be0d4-5782-496f-99a4-10cd57b07025,0a3c846c-7570-4913-bd72-3afd46468081:57d7bb69-7f39-427c-8623-0f8e8cbbb790+"/>
          <w:id w:val="511730591"/>
          <w:placeholder>
            <w:docPart w:val="DefaultPlaceholder_-1854013440"/>
          </w:placeholder>
        </w:sdtPr>
        <w:sdtContent>
          <w:customXmlInsRangeEnd w:id="996"/>
          <w:ins w:id="997" w:author="Gonzalo Franetovic" w:date="2023-08-10T16:49:00Z">
            <w:r w:rsidR="007B1472" w:rsidRPr="007B1472">
              <w:rPr>
                <w:color w:val="000000"/>
                <w:highlight w:val="cyan"/>
                <w:rPrChange w:id="998" w:author="Gonzalo Franetovic" w:date="2023-08-10T16:49:00Z">
                  <w:rPr/>
                </w:rPrChange>
              </w:rPr>
              <w:t>(</w:t>
            </w:r>
            <w:proofErr w:type="spellStart"/>
            <w:r w:rsidR="007B1472" w:rsidRPr="007B1472">
              <w:rPr>
                <w:color w:val="000000"/>
                <w:highlight w:val="cyan"/>
                <w:rPrChange w:id="999" w:author="Gonzalo Franetovic" w:date="2023-08-10T16:49:00Z">
                  <w:rPr/>
                </w:rPrChange>
              </w:rPr>
              <w:t>Dawtry</w:t>
            </w:r>
            <w:proofErr w:type="spellEnd"/>
            <w:r w:rsidR="007B1472" w:rsidRPr="007B1472">
              <w:rPr>
                <w:color w:val="000000"/>
                <w:highlight w:val="cyan"/>
                <w:rPrChange w:id="1000" w:author="Gonzalo Franetovic" w:date="2023-08-10T16:49:00Z">
                  <w:rPr/>
                </w:rPrChange>
              </w:rPr>
              <w:t xml:space="preserve"> et al., 2015; Lindh et al., 2021; </w:t>
            </w:r>
            <w:proofErr w:type="spellStart"/>
            <w:r w:rsidR="007B1472" w:rsidRPr="007B1472">
              <w:rPr>
                <w:color w:val="000000"/>
                <w:highlight w:val="cyan"/>
                <w:rPrChange w:id="1001" w:author="Gonzalo Franetovic" w:date="2023-08-10T16:49:00Z">
                  <w:rPr/>
                </w:rPrChange>
              </w:rPr>
              <w:t>Mijs</w:t>
            </w:r>
            <w:proofErr w:type="spellEnd"/>
            <w:r w:rsidR="007B1472" w:rsidRPr="007B1472">
              <w:rPr>
                <w:color w:val="000000"/>
                <w:highlight w:val="cyan"/>
                <w:rPrChange w:id="1002" w:author="Gonzalo Franetovic" w:date="2023-08-10T16:49:00Z">
                  <w:rPr/>
                </w:rPrChange>
              </w:rPr>
              <w:t>, 2018)</w:t>
            </w:r>
          </w:ins>
          <w:customXmlInsRangeStart w:id="1003" w:author="Gonzalo Franetovic" w:date="2023-08-09T19:24:00Z"/>
        </w:sdtContent>
      </w:sdt>
      <w:customXmlInsRangeEnd w:id="1003"/>
      <w:ins w:id="1004" w:author="Gonzalo Franetovic" w:date="2023-08-09T19:17:00Z">
        <w:r w:rsidR="007033CC" w:rsidRPr="00CD5BF0">
          <w:rPr>
            <w:highlight w:val="cyan"/>
            <w:rPrChange w:id="1005" w:author="Gonzalo Franetovic" w:date="2023-08-10T10:09:00Z">
              <w:rPr>
                <w:highlight w:val="lightGray"/>
              </w:rPr>
            </w:rPrChange>
          </w:rPr>
          <w:t xml:space="preserve"> </w:t>
        </w:r>
      </w:ins>
      <w:ins w:id="1006" w:author="Gonzalo Franetovic" w:date="2023-08-09T19:24:00Z">
        <w:r w:rsidR="007033CC" w:rsidRPr="00CD5BF0">
          <w:rPr>
            <w:highlight w:val="cyan"/>
            <w:rPrChange w:id="1007" w:author="Gonzalo Franetovic" w:date="2023-08-10T10:09:00Z">
              <w:rPr>
                <w:highlight w:val="lightGray"/>
              </w:rPr>
            </w:rPrChange>
          </w:rPr>
          <w:t>and that</w:t>
        </w:r>
      </w:ins>
      <w:ins w:id="1008" w:author="Gonzalo Franetovic" w:date="2023-08-09T19:16:00Z">
        <w:r w:rsidR="007033CC" w:rsidRPr="00CD5BF0">
          <w:rPr>
            <w:highlight w:val="cyan"/>
            <w:rPrChange w:id="1009" w:author="Gonzalo Franetovic" w:date="2023-08-10T10:09:00Z">
              <w:rPr>
                <w:highlight w:val="lightGray"/>
              </w:rPr>
            </w:rPrChange>
          </w:rPr>
          <w:t xml:space="preserve"> </w:t>
        </w:r>
      </w:ins>
      <w:ins w:id="1010" w:author="Gonzalo Franetovic" w:date="2023-08-09T19:24:00Z">
        <w:r w:rsidR="007033CC" w:rsidRPr="00CD5BF0">
          <w:rPr>
            <w:highlight w:val="cyan"/>
            <w:rPrChange w:id="1011" w:author="Gonzalo Franetovic" w:date="2023-08-10T10:09:00Z">
              <w:rPr>
                <w:highlight w:val="lightGray"/>
              </w:rPr>
            </w:rPrChange>
          </w:rPr>
          <w:t xml:space="preserve">Chile is characterized by </w:t>
        </w:r>
      </w:ins>
      <w:ins w:id="1012" w:author="Gonzalo Franetovic" w:date="2023-08-09T19:16:00Z">
        <w:r w:rsidR="007033CC" w:rsidRPr="00CD5BF0">
          <w:rPr>
            <w:highlight w:val="cyan"/>
            <w:rPrChange w:id="1013" w:author="Gonzalo Franetovic" w:date="2023-08-10T10:09:00Z">
              <w:rPr>
                <w:highlight w:val="lightGray"/>
              </w:rPr>
            </w:rPrChange>
          </w:rPr>
          <w:t xml:space="preserve">high social segregation and mobility barriers </w:t>
        </w:r>
      </w:ins>
      <w:ins w:id="1014" w:author="Gonzalo Franetovic" w:date="2023-08-09T19:24:00Z">
        <w:r w:rsidR="007033CC" w:rsidRPr="00CD5BF0">
          <w:rPr>
            <w:highlight w:val="cyan"/>
            <w:rPrChange w:id="1015" w:author="Gonzalo Franetovic" w:date="2023-08-10T10:09:00Z">
              <w:rPr>
                <w:highlight w:val="lightGray"/>
              </w:rPr>
            </w:rPrChange>
          </w:rPr>
          <w:t xml:space="preserve">particularly </w:t>
        </w:r>
      </w:ins>
      <w:ins w:id="1016" w:author="Gonzalo Franetovic" w:date="2023-08-09T19:16:00Z">
        <w:r w:rsidR="007033CC" w:rsidRPr="00CD5BF0">
          <w:rPr>
            <w:highlight w:val="cyan"/>
            <w:rPrChange w:id="1017" w:author="Gonzalo Franetovic" w:date="2023-08-10T10:09:00Z">
              <w:rPr>
                <w:highlight w:val="lightGray"/>
              </w:rPr>
            </w:rPrChange>
          </w:rPr>
          <w:t xml:space="preserve">between higher status </w:t>
        </w:r>
      </w:ins>
      <w:ins w:id="1018" w:author="Gonzalo Franetovic" w:date="2023-08-09T19:24:00Z">
        <w:r w:rsidR="007033CC" w:rsidRPr="00CD5BF0">
          <w:rPr>
            <w:highlight w:val="cyan"/>
            <w:rPrChange w:id="1019" w:author="Gonzalo Franetovic" w:date="2023-08-10T10:09:00Z">
              <w:rPr>
                <w:highlight w:val="lightGray"/>
              </w:rPr>
            </w:rPrChange>
          </w:rPr>
          <w:t xml:space="preserve">individuals </w:t>
        </w:r>
      </w:ins>
      <w:ins w:id="1020" w:author="Gonzalo Franetovic" w:date="2023-08-09T19:16:00Z">
        <w:r w:rsidR="007033CC" w:rsidRPr="00CD5BF0">
          <w:rPr>
            <w:highlight w:val="cyan"/>
            <w:rPrChange w:id="1021" w:author="Gonzalo Franetovic" w:date="2023-08-10T10:09:00Z">
              <w:rPr>
                <w:highlight w:val="lightGray"/>
              </w:rPr>
            </w:rPrChange>
          </w:rPr>
          <w:t>and the rest of the population</w:t>
        </w:r>
      </w:ins>
      <w:ins w:id="1022" w:author="Gonzalo Franetovic" w:date="2023-08-09T19:28:00Z">
        <w:r w:rsidR="007033CC" w:rsidRPr="00CD5BF0">
          <w:rPr>
            <w:highlight w:val="cyan"/>
            <w:rPrChange w:id="1023" w:author="Gonzalo Franetovic" w:date="2023-08-10T10:09:00Z">
              <w:rPr>
                <w:highlight w:val="lightGray"/>
              </w:rPr>
            </w:rPrChange>
          </w:rPr>
          <w:t xml:space="preserve"> </w:t>
        </w:r>
      </w:ins>
      <w:customXmlInsRangeStart w:id="1024" w:author="Gonzalo Franetovic" w:date="2023-08-09T19:28:00Z"/>
      <w:sdt>
        <w:sdtPr>
          <w:rPr>
            <w:highlight w:val="cyan"/>
          </w:rPr>
          <w:alias w:val="SmartCite Citation"/>
          <w:tag w:val="0a3c846c-7570-4913-bd72-3afd46468081:120f6e5e-437e-42ab-8c32-6414a2980db3+"/>
          <w:id w:val="-2144793366"/>
          <w:placeholder>
            <w:docPart w:val="DefaultPlaceholder_-1854013440"/>
          </w:placeholder>
        </w:sdtPr>
        <w:sdtContent>
          <w:customXmlInsRangeEnd w:id="1024"/>
          <w:ins w:id="1025" w:author="Gonzalo Franetovic" w:date="2023-08-10T16:49:00Z">
            <w:r w:rsidR="007B1472" w:rsidRPr="007B1472">
              <w:rPr>
                <w:color w:val="000000"/>
                <w:highlight w:val="cyan"/>
                <w:rPrChange w:id="1026" w:author="Gonzalo Franetovic" w:date="2023-08-10T16:49:00Z">
                  <w:rPr/>
                </w:rPrChange>
              </w:rPr>
              <w:t>(</w:t>
            </w:r>
            <w:proofErr w:type="spellStart"/>
            <w:r w:rsidR="007B1472" w:rsidRPr="007B1472">
              <w:rPr>
                <w:color w:val="000000"/>
                <w:highlight w:val="cyan"/>
                <w:rPrChange w:id="1027" w:author="Gonzalo Franetovic" w:date="2023-08-10T16:49:00Z">
                  <w:rPr/>
                </w:rPrChange>
              </w:rPr>
              <w:t>Torche</w:t>
            </w:r>
            <w:proofErr w:type="spellEnd"/>
            <w:r w:rsidR="007B1472" w:rsidRPr="007B1472">
              <w:rPr>
                <w:color w:val="000000"/>
                <w:highlight w:val="cyan"/>
                <w:rPrChange w:id="1028" w:author="Gonzalo Franetovic" w:date="2023-08-10T16:49:00Z">
                  <w:rPr/>
                </w:rPrChange>
              </w:rPr>
              <w:t>, 2005)</w:t>
            </w:r>
          </w:ins>
          <w:customXmlInsRangeStart w:id="1029" w:author="Gonzalo Franetovic" w:date="2023-08-09T19:28:00Z"/>
        </w:sdtContent>
      </w:sdt>
      <w:customXmlInsRangeEnd w:id="1029"/>
      <w:ins w:id="1030" w:author="Gonzalo Franetovic" w:date="2023-08-09T19:25:00Z">
        <w:r w:rsidR="007033CC" w:rsidRPr="00CD5BF0">
          <w:rPr>
            <w:highlight w:val="cyan"/>
            <w:rPrChange w:id="1031" w:author="Gonzalo Franetovic" w:date="2023-08-10T10:09:00Z">
              <w:rPr>
                <w:highlight w:val="lightGray"/>
              </w:rPr>
            </w:rPrChange>
          </w:rPr>
          <w:t>,</w:t>
        </w:r>
      </w:ins>
      <w:ins w:id="1032" w:author="Gonzalo Franetovic" w:date="2023-08-09T19:26:00Z">
        <w:r w:rsidR="007033CC" w:rsidRPr="00CD5BF0">
          <w:rPr>
            <w:highlight w:val="cyan"/>
            <w:rPrChange w:id="1033" w:author="Gonzalo Franetovic" w:date="2023-08-10T10:09:00Z">
              <w:rPr>
                <w:highlight w:val="lightGray"/>
              </w:rPr>
            </w:rPrChange>
          </w:rPr>
          <w:t xml:space="preserve"> </w:t>
        </w:r>
      </w:ins>
      <w:ins w:id="1034" w:author="Gonzalo Franetovic" w:date="2023-08-09T19:30:00Z">
        <w:r w:rsidR="00AD1D25" w:rsidRPr="00CD5BF0">
          <w:rPr>
            <w:highlight w:val="cyan"/>
            <w:rPrChange w:id="1035" w:author="Gonzalo Franetovic" w:date="2023-08-10T10:09:00Z">
              <w:rPr>
                <w:highlight w:val="lightGray"/>
              </w:rPr>
            </w:rPrChange>
          </w:rPr>
          <w:t xml:space="preserve">we expect that low status groups </w:t>
        </w:r>
      </w:ins>
      <w:ins w:id="1036" w:author="Gonzalo Franetovic" w:date="2023-08-09T19:26:00Z">
        <w:r w:rsidR="007033CC" w:rsidRPr="00CD5BF0">
          <w:rPr>
            <w:highlight w:val="cyan"/>
            <w:rPrChange w:id="1037" w:author="Gonzalo Franetovic" w:date="2023-08-10T10:09:00Z">
              <w:rPr>
                <w:highlight w:val="lightGray"/>
              </w:rPr>
            </w:rPrChange>
          </w:rPr>
          <w:t xml:space="preserve">will understand </w:t>
        </w:r>
      </w:ins>
      <w:ins w:id="1038" w:author="Gonzalo Franetovic" w:date="2023-08-09T19:27:00Z">
        <w:r w:rsidR="007033CC" w:rsidRPr="00CD5BF0">
          <w:rPr>
            <w:highlight w:val="cyan"/>
            <w:rPrChange w:id="1039" w:author="Gonzalo Franetovic" w:date="2023-08-10T10:09:00Z">
              <w:rPr>
                <w:highlight w:val="lightGray"/>
              </w:rPr>
            </w:rPrChange>
          </w:rPr>
          <w:t>inequality in a more multidimensional way.</w:t>
        </w:r>
      </w:ins>
      <w:ins w:id="1040" w:author="Gonzalo Franetovic" w:date="2023-08-09T19:25:00Z">
        <w:r w:rsidR="007033CC" w:rsidRPr="00CD5BF0">
          <w:rPr>
            <w:highlight w:val="cyan"/>
            <w:rPrChange w:id="1041" w:author="Gonzalo Franetovic" w:date="2023-08-10T10:09:00Z">
              <w:rPr>
                <w:highlight w:val="lightGray"/>
              </w:rPr>
            </w:rPrChange>
          </w:rPr>
          <w:t xml:space="preserve"> </w:t>
        </w:r>
      </w:ins>
      <w:ins w:id="1042" w:author="Gonzalo Franetovic" w:date="2023-08-09T19:27:00Z">
        <w:r w:rsidR="007033CC" w:rsidRPr="00CD5BF0">
          <w:rPr>
            <w:highlight w:val="cyan"/>
            <w:rPrChange w:id="1043" w:author="Gonzalo Franetovic" w:date="2023-08-10T10:09:00Z">
              <w:rPr>
                <w:highlight w:val="lightGray"/>
              </w:rPr>
            </w:rPrChange>
          </w:rPr>
          <w:t xml:space="preserve">Thus, </w:t>
        </w:r>
      </w:ins>
      <w:ins w:id="1044" w:author="Gonzalo Franetovic" w:date="2023-08-09T19:30:00Z">
        <w:r w:rsidR="00AD1D25" w:rsidRPr="00CD5BF0">
          <w:rPr>
            <w:highlight w:val="cyan"/>
            <w:rPrChange w:id="1045" w:author="Gonzalo Franetovic" w:date="2023-08-10T10:09:00Z">
              <w:rPr/>
            </w:rPrChange>
          </w:rPr>
          <w:t xml:space="preserve">we hypothesize </w:t>
        </w:r>
      </w:ins>
      <w:del w:id="1046" w:author="Gonzalo Franetovic" w:date="2023-08-09T19:26:00Z">
        <w:r w:rsidR="00AB54EC" w:rsidRPr="00CD5BF0" w:rsidDel="007033CC">
          <w:rPr>
            <w:highlight w:val="cyan"/>
            <w:rPrChange w:id="1047" w:author="Gonzalo Franetovic" w:date="2023-08-10T10:09:00Z">
              <w:rPr>
                <w:highlight w:val="yellow"/>
              </w:rPr>
            </w:rPrChange>
          </w:rPr>
          <w:delText>we expect that people belonging to lower social status groups will have a clearer and more nuanced comprehension of attitudes towards inequality, as they are more often exposed to its consequences, and with greater intensity. Thus</w:delText>
        </w:r>
      </w:del>
      <w:ins w:id="1048" w:author="Gonzalo Franetovic" w:date="2023-08-09T17:42:00Z">
        <w:r w:rsidR="0084115D" w:rsidRPr="00CD5BF0">
          <w:rPr>
            <w:highlight w:val="cyan"/>
            <w:rPrChange w:id="1049" w:author="Gonzalo Franetovic" w:date="2023-08-10T10:09:00Z">
              <w:rPr>
                <w:highlight w:val="yellow"/>
              </w:rPr>
            </w:rPrChange>
          </w:rPr>
          <w:t>that</w:t>
        </w:r>
      </w:ins>
      <w:r w:rsidR="00AB54EC" w:rsidRPr="00CD5BF0">
        <w:rPr>
          <w:highlight w:val="cyan"/>
          <w:rPrChange w:id="1050" w:author="Gonzalo Franetovic" w:date="2023-08-10T10:09:00Z">
            <w:rPr>
              <w:highlight w:val="yellow"/>
            </w:rPr>
          </w:rPrChange>
        </w:rPr>
        <w:t>:</w:t>
      </w:r>
    </w:p>
    <w:p w14:paraId="0CCD4A34" w14:textId="3E05F858" w:rsidR="00410729" w:rsidRDefault="00AB54EC">
      <w:r w:rsidRPr="00267B41">
        <w:rPr>
          <w:i/>
          <w:iCs/>
          <w:highlight w:val="yellow"/>
        </w:rPr>
        <w:t>H</w:t>
      </w:r>
      <w:del w:id="1051" w:author="Gonzalo Franetovic" w:date="2023-08-09T17:42:00Z">
        <w:r w:rsidRPr="00267B41" w:rsidDel="0084115D">
          <w:rPr>
            <w:i/>
            <w:iCs/>
            <w:highlight w:val="yellow"/>
          </w:rPr>
          <w:delText xml:space="preserve">ypothesis </w:delText>
        </w:r>
      </w:del>
      <w:r w:rsidRPr="00267B41">
        <w:rPr>
          <w:i/>
          <w:iCs/>
          <w:highlight w:val="yellow"/>
        </w:rPr>
        <w:t>3:</w:t>
      </w:r>
      <w:r w:rsidRPr="00267B41">
        <w:rPr>
          <w:highlight w:val="yellow"/>
        </w:rPr>
        <w:t xml:space="preserve"> </w:t>
      </w:r>
      <w:r w:rsidR="009A0592" w:rsidRPr="00267B41">
        <w:rPr>
          <w:highlight w:val="yellow"/>
        </w:rPr>
        <w:t xml:space="preserve"> </w:t>
      </w:r>
      <w:ins w:id="1052" w:author="Gonzalo Franetovic" w:date="2023-08-09T17:12:00Z">
        <w:r w:rsidR="00267B41" w:rsidRPr="00267B41">
          <w:rPr>
            <w:highlight w:val="yellow"/>
            <w:rPrChange w:id="1053" w:author="Gonzalo Franetovic" w:date="2023-08-09T17:12:00Z">
              <w:rPr/>
            </w:rPrChange>
          </w:rPr>
          <w:t>The networks of attitudes towards inequality of people belonging to low social status groups in Chile will present more dimensions than those of high</w:t>
        </w:r>
      </w:ins>
      <w:ins w:id="1054" w:author="Gonzalo Franetovic" w:date="2023-08-09T17:52:00Z">
        <w:r w:rsidR="00750A65">
          <w:rPr>
            <w:highlight w:val="yellow"/>
          </w:rPr>
          <w:t>-</w:t>
        </w:r>
      </w:ins>
      <w:ins w:id="1055" w:author="Gonzalo Franetovic" w:date="2023-08-09T17:12:00Z">
        <w:r w:rsidR="00267B41" w:rsidRPr="00267B41">
          <w:rPr>
            <w:highlight w:val="yellow"/>
            <w:rPrChange w:id="1056" w:author="Gonzalo Franetovic" w:date="2023-08-09T17:12:00Z">
              <w:rPr/>
            </w:rPrChange>
          </w:rPr>
          <w:t>status.</w:t>
        </w:r>
      </w:ins>
      <w:del w:id="1057" w:author="Gonzalo Franetovic" w:date="2023-08-09T17:12:00Z">
        <w:r w:rsidR="009A0592" w:rsidRPr="00267B41" w:rsidDel="00267B41">
          <w:rPr>
            <w:highlight w:val="yellow"/>
          </w:rPr>
          <w:delText>The attitude</w:delText>
        </w:r>
        <w:r w:rsidRPr="00267B41" w:rsidDel="00267B41">
          <w:rPr>
            <w:highlight w:val="yellow"/>
          </w:rPr>
          <w:delText>s</w:delText>
        </w:r>
        <w:r w:rsidR="009A0592" w:rsidRPr="00267B41" w:rsidDel="00267B41">
          <w:rPr>
            <w:highlight w:val="yellow"/>
          </w:rPr>
          <w:delText xml:space="preserve"> towards inequality of people belonging to low status groups in Chile will be characterized by more </w:delText>
        </w:r>
        <w:r w:rsidRPr="00267B41" w:rsidDel="00267B41">
          <w:rPr>
            <w:highlight w:val="yellow"/>
          </w:rPr>
          <w:delText>dimensions, if compared to the attitudes of the high status groups</w:delText>
        </w:r>
        <w:r w:rsidR="009A0592" w:rsidRPr="00267B41" w:rsidDel="00267B41">
          <w:rPr>
            <w:highlight w:val="yellow"/>
          </w:rPr>
          <w:delText>.</w:delText>
        </w:r>
      </w:del>
    </w:p>
    <w:p w14:paraId="455F0F0F" w14:textId="77777777" w:rsidR="00D24CF1" w:rsidRDefault="00000000">
      <w:pPr>
        <w:pStyle w:val="Ttulo1"/>
        <w:ind w:left="0" w:firstLine="0"/>
        <w:rPr>
          <w:highlight w:val="red"/>
        </w:rPr>
      </w:pPr>
      <w:bookmarkStart w:id="1058" w:name="_v7y95u2ku9zx" w:colFirst="0" w:colLast="0"/>
      <w:bookmarkEnd w:id="1058"/>
      <w:r>
        <w:lastRenderedPageBreak/>
        <w:t xml:space="preserve">3 Methods </w:t>
      </w:r>
    </w:p>
    <w:p w14:paraId="6AD181B9" w14:textId="68E7F926" w:rsidR="00D24CF1" w:rsidRDefault="00000000">
      <w:pPr>
        <w:pStyle w:val="Ttulo2"/>
      </w:pPr>
      <w:bookmarkStart w:id="1059" w:name="_cgpy1u1v6coz" w:colFirst="0" w:colLast="0"/>
      <w:bookmarkEnd w:id="1059"/>
      <w:r>
        <w:t>3.1 Data</w:t>
      </w:r>
    </w:p>
    <w:p w14:paraId="3D02590C" w14:textId="736D22CB" w:rsidR="009A0592" w:rsidRDefault="00000000">
      <w:r>
        <w:t xml:space="preserve">We use data from the ISSP 2019 – Social Inequality V module </w:t>
      </w:r>
      <w:hyperlink r:id="rId31">
        <w:r>
          <w:rPr>
            <w:color w:val="000000"/>
          </w:rPr>
          <w:t>(ISSP Research Group, 2022)</w:t>
        </w:r>
      </w:hyperlink>
      <w:r>
        <w:t xml:space="preserve">.  This survey includes questions measuring perceptions, beliefs, and judgments about magnitude and principles regarding inequality and related topics, such as redistribution, </w:t>
      </w:r>
      <w:proofErr w:type="gramStart"/>
      <w:r>
        <w:t>taxation</w:t>
      </w:r>
      <w:proofErr w:type="gramEnd"/>
      <w:r>
        <w:t xml:space="preserve"> and wages. </w:t>
      </w:r>
      <w:ins w:id="1060" w:author="Gonzalo Franetovic" w:date="2023-08-09T17:13:00Z">
        <w:r w:rsidR="00267B41" w:rsidRPr="00267B41">
          <w:t>The data is</w:t>
        </w:r>
        <w:r w:rsidR="00267B41">
          <w:t xml:space="preserve"> </w:t>
        </w:r>
      </w:ins>
      <w:del w:id="1061" w:author="Gonzalo Franetovic" w:date="2023-08-09T17:13:00Z">
        <w:r w:rsidDel="00267B41">
          <w:delText xml:space="preserve">Data are </w:delText>
        </w:r>
      </w:del>
      <w:r>
        <w:t xml:space="preserve">representative of the Chilean population aged 18 years or older. Listwise deletion reduces the original sample from 1,347 to 1,040 individuals. </w:t>
      </w:r>
    </w:p>
    <w:p w14:paraId="5F1414F8" w14:textId="77777777" w:rsidR="009A0592" w:rsidRDefault="009A0592" w:rsidP="009A0592">
      <w:pPr>
        <w:pStyle w:val="Ttulo2"/>
      </w:pPr>
      <w:r w:rsidRPr="009A0592">
        <w:rPr>
          <w:highlight w:val="yellow"/>
        </w:rPr>
        <w:t>3.2 Variables</w:t>
      </w:r>
    </w:p>
    <w:p w14:paraId="026A8242" w14:textId="1FB7891E" w:rsidR="00D24CF1" w:rsidRPr="009A0592" w:rsidRDefault="00000000" w:rsidP="009A0592">
      <w:pPr>
        <w:pStyle w:val="Ttulo2"/>
        <w:rPr>
          <w:sz w:val="20"/>
          <w:szCs w:val="20"/>
        </w:rPr>
      </w:pPr>
      <w:r w:rsidRPr="009A0592">
        <w:rPr>
          <w:sz w:val="20"/>
          <w:szCs w:val="20"/>
        </w:rPr>
        <w:t>Table 1 shows the list of selected variables and their collocation in Janmaat’s typology, whereas Table 2 reports the survey questions and their descriptive statistics. The analyses feature two perceptions about the magnitude of inequality (</w:t>
      </w:r>
      <w:proofErr w:type="spellStart"/>
      <w:r w:rsidRPr="009A0592">
        <w:rPr>
          <w:sz w:val="20"/>
          <w:szCs w:val="20"/>
        </w:rPr>
        <w:t>ineq_p</w:t>
      </w:r>
      <w:proofErr w:type="spellEnd"/>
      <w:r w:rsidRPr="009A0592">
        <w:rPr>
          <w:sz w:val="20"/>
          <w:szCs w:val="20"/>
        </w:rPr>
        <w:t>) and progressive taxation (</w:t>
      </w:r>
      <w:proofErr w:type="spellStart"/>
      <w:r w:rsidRPr="009A0592">
        <w:rPr>
          <w:sz w:val="20"/>
          <w:szCs w:val="20"/>
        </w:rPr>
        <w:t>reg_p</w:t>
      </w:r>
      <w:proofErr w:type="spellEnd"/>
      <w:r w:rsidRPr="009A0592">
        <w:rPr>
          <w:sz w:val="20"/>
          <w:szCs w:val="20"/>
        </w:rPr>
        <w:t>). Moreover, we include an item measuring respondents’ normative beliefs on the magnitude of the appropriate tax progressivity levels (</w:t>
      </w:r>
      <w:proofErr w:type="spellStart"/>
      <w:r w:rsidRPr="009A0592">
        <w:rPr>
          <w:sz w:val="20"/>
          <w:szCs w:val="20"/>
        </w:rPr>
        <w:t>prog_b</w:t>
      </w:r>
      <w:proofErr w:type="spellEnd"/>
      <w:r w:rsidRPr="009A0592">
        <w:rPr>
          <w:sz w:val="20"/>
          <w:szCs w:val="20"/>
        </w:rPr>
        <w:t>). Finally, we include three variables addressing judgments on the size of existing inequality (</w:t>
      </w:r>
      <w:proofErr w:type="spellStart"/>
      <w:r w:rsidRPr="009A0592">
        <w:rPr>
          <w:sz w:val="20"/>
          <w:szCs w:val="20"/>
        </w:rPr>
        <w:t>ineq_j</w:t>
      </w:r>
      <w:proofErr w:type="spellEnd"/>
      <w:r w:rsidRPr="009A0592">
        <w:rPr>
          <w:sz w:val="20"/>
          <w:szCs w:val="20"/>
        </w:rPr>
        <w:t>), political failure in redistribution (</w:t>
      </w:r>
      <w:proofErr w:type="spellStart"/>
      <w:r w:rsidRPr="009A0592">
        <w:rPr>
          <w:sz w:val="20"/>
          <w:szCs w:val="20"/>
        </w:rPr>
        <w:t>redis_f</w:t>
      </w:r>
      <w:proofErr w:type="spellEnd"/>
      <w:r w:rsidRPr="009A0592">
        <w:rPr>
          <w:sz w:val="20"/>
          <w:szCs w:val="20"/>
        </w:rPr>
        <w:t>), and political disinterest in implementing redistributive policies (</w:t>
      </w:r>
      <w:proofErr w:type="spellStart"/>
      <w:r w:rsidRPr="009A0592">
        <w:rPr>
          <w:sz w:val="20"/>
          <w:szCs w:val="20"/>
        </w:rPr>
        <w:t>redis_d</w:t>
      </w:r>
      <w:proofErr w:type="spellEnd"/>
      <w:r w:rsidRPr="009A0592">
        <w:rPr>
          <w:sz w:val="20"/>
          <w:szCs w:val="20"/>
        </w:rPr>
        <w:t>). We also analyse principles about inequality. We use ten variables tapping respondents’ perceptions of the principles that explain inequality in Chile (family-sex). We further include two variables regarding public and private redistribution (</w:t>
      </w:r>
      <w:proofErr w:type="spellStart"/>
      <w:r w:rsidRPr="009A0592">
        <w:rPr>
          <w:sz w:val="20"/>
          <w:szCs w:val="20"/>
        </w:rPr>
        <w:t>redis_p</w:t>
      </w:r>
      <w:proofErr w:type="spellEnd"/>
      <w:r w:rsidRPr="009A0592">
        <w:rPr>
          <w:sz w:val="20"/>
          <w:szCs w:val="20"/>
        </w:rPr>
        <w:t xml:space="preserve">, </w:t>
      </w:r>
      <w:proofErr w:type="spellStart"/>
      <w:r w:rsidRPr="009A0592">
        <w:rPr>
          <w:sz w:val="20"/>
          <w:szCs w:val="20"/>
        </w:rPr>
        <w:t>redis_m</w:t>
      </w:r>
      <w:proofErr w:type="spellEnd"/>
      <w:r w:rsidRPr="009A0592">
        <w:rPr>
          <w:sz w:val="20"/>
          <w:szCs w:val="20"/>
        </w:rPr>
        <w:t xml:space="preserve">), and four concerning beliefs on </w:t>
      </w:r>
      <w:r w:rsidR="00A52B96" w:rsidRPr="009A0592">
        <w:rPr>
          <w:sz w:val="20"/>
          <w:szCs w:val="20"/>
        </w:rPr>
        <w:t>criteria</w:t>
      </w:r>
      <w:r w:rsidRPr="009A0592">
        <w:rPr>
          <w:sz w:val="20"/>
          <w:szCs w:val="20"/>
        </w:rPr>
        <w:t xml:space="preserve"> that should determine pay allocation (</w:t>
      </w:r>
      <w:proofErr w:type="spellStart"/>
      <w:r w:rsidRPr="009A0592">
        <w:rPr>
          <w:sz w:val="20"/>
          <w:szCs w:val="20"/>
        </w:rPr>
        <w:t>resp</w:t>
      </w:r>
      <w:proofErr w:type="spellEnd"/>
      <w:r w:rsidRPr="009A0592">
        <w:rPr>
          <w:sz w:val="20"/>
          <w:szCs w:val="20"/>
        </w:rPr>
        <w:t>-merit).</w:t>
      </w:r>
    </w:p>
    <w:p w14:paraId="4B13CEC1" w14:textId="2235EE1E" w:rsidR="00D24CF1" w:rsidRDefault="00000000">
      <w:pPr>
        <w:jc w:val="center"/>
        <w:rPr>
          <w:b/>
        </w:rPr>
      </w:pPr>
      <w:r w:rsidRPr="007B1472">
        <w:rPr>
          <w:b/>
          <w:highlight w:val="cyan"/>
          <w:rPrChange w:id="1062" w:author="Gonzalo Franetovic" w:date="2023-08-10T16:51:00Z">
            <w:rPr>
              <w:b/>
            </w:rPr>
          </w:rPrChange>
        </w:rPr>
        <w:t xml:space="preserve">Table 1: Selected </w:t>
      </w:r>
      <w:del w:id="1063" w:author="Gonzalo Franetovic" w:date="2023-08-09T17:13:00Z">
        <w:r w:rsidRPr="007B1472" w:rsidDel="00267B41">
          <w:rPr>
            <w:b/>
            <w:highlight w:val="cyan"/>
            <w:rPrChange w:id="1064" w:author="Gonzalo Franetovic" w:date="2023-08-10T16:51:00Z">
              <w:rPr>
                <w:b/>
              </w:rPr>
            </w:rPrChange>
          </w:rPr>
          <w:delText xml:space="preserve">ISSP </w:delText>
        </w:r>
      </w:del>
      <w:r w:rsidRPr="007B1472">
        <w:rPr>
          <w:b/>
          <w:highlight w:val="cyan"/>
          <w:rPrChange w:id="1065" w:author="Gonzalo Franetovic" w:date="2023-08-10T16:51:00Z">
            <w:rPr>
              <w:b/>
            </w:rPr>
          </w:rPrChange>
        </w:rPr>
        <w:t>variables and their collocation in Janmaat’s typology</w:t>
      </w:r>
    </w:p>
    <w:tbl>
      <w:tblPr>
        <w:tblStyle w:val="a"/>
        <w:tblW w:w="9000" w:type="dxa"/>
        <w:tblBorders>
          <w:insideH w:val="single" w:sz="4" w:space="0" w:color="auto"/>
        </w:tblBorders>
        <w:tblLayout w:type="fixed"/>
        <w:tblLook w:val="0600" w:firstRow="0" w:lastRow="0" w:firstColumn="0" w:lastColumn="0" w:noHBand="1" w:noVBand="1"/>
        <w:tblPrChange w:id="1066" w:author="Gonzalo Franetovic" w:date="2023-08-09T17:45:00Z">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1230"/>
        <w:gridCol w:w="3828"/>
        <w:gridCol w:w="3942"/>
        <w:tblGridChange w:id="1067">
          <w:tblGrid>
            <w:gridCol w:w="1230"/>
            <w:gridCol w:w="3828"/>
            <w:gridCol w:w="3942"/>
          </w:tblGrid>
        </w:tblGridChange>
      </w:tblGrid>
      <w:tr w:rsidR="00D24CF1" w14:paraId="7D1AAD9F" w14:textId="77777777" w:rsidTr="000B759B">
        <w:trPr>
          <w:trHeight w:val="279"/>
          <w:trPrChange w:id="1068" w:author="Gonzalo Franetovic" w:date="2023-08-09T17:45:00Z">
            <w:trPr>
              <w:trHeight w:val="279"/>
            </w:trPr>
          </w:trPrChange>
        </w:trPr>
        <w:tc>
          <w:tcPr>
            <w:tcW w:w="1230" w:type="dxa"/>
            <w:tcBorders>
              <w:top w:val="single" w:sz="4" w:space="0" w:color="auto"/>
              <w:bottom w:val="single" w:sz="4" w:space="0" w:color="auto"/>
            </w:tcBorders>
            <w:shd w:val="clear" w:color="auto" w:fill="auto"/>
            <w:tcMar>
              <w:top w:w="100" w:type="dxa"/>
              <w:left w:w="100" w:type="dxa"/>
              <w:bottom w:w="100" w:type="dxa"/>
              <w:right w:w="100" w:type="dxa"/>
            </w:tcMar>
            <w:tcPrChange w:id="1069" w:author="Gonzalo Franetovic" w:date="2023-08-09T17:45:00Z">
              <w:tcPr>
                <w:tcW w:w="1230" w:type="dxa"/>
                <w:shd w:val="clear" w:color="auto" w:fill="auto"/>
                <w:tcMar>
                  <w:top w:w="100" w:type="dxa"/>
                  <w:left w:w="100" w:type="dxa"/>
                  <w:bottom w:w="100" w:type="dxa"/>
                  <w:right w:w="100" w:type="dxa"/>
                </w:tcMar>
              </w:tcPr>
            </w:tcPrChange>
          </w:tcPr>
          <w:p w14:paraId="51EFA578" w14:textId="77777777" w:rsidR="00D24CF1" w:rsidRDefault="00D24CF1" w:rsidP="00F8175C">
            <w:pPr>
              <w:widowControl w:val="0"/>
              <w:spacing w:before="0" w:line="240" w:lineRule="auto"/>
              <w:rPr>
                <w:color w:val="323B4A"/>
                <w:sz w:val="18"/>
                <w:szCs w:val="18"/>
              </w:rPr>
            </w:pPr>
          </w:p>
        </w:tc>
        <w:tc>
          <w:tcPr>
            <w:tcW w:w="3828" w:type="dxa"/>
            <w:tcBorders>
              <w:top w:val="single" w:sz="4" w:space="0" w:color="auto"/>
              <w:bottom w:val="single" w:sz="4" w:space="0" w:color="auto"/>
            </w:tcBorders>
            <w:shd w:val="clear" w:color="auto" w:fill="auto"/>
            <w:tcMar>
              <w:top w:w="100" w:type="dxa"/>
              <w:left w:w="100" w:type="dxa"/>
              <w:bottom w:w="100" w:type="dxa"/>
              <w:right w:w="100" w:type="dxa"/>
            </w:tcMar>
            <w:tcPrChange w:id="1070" w:author="Gonzalo Franetovic" w:date="2023-08-09T17:45:00Z">
              <w:tcPr>
                <w:tcW w:w="3828" w:type="dxa"/>
                <w:shd w:val="clear" w:color="auto" w:fill="auto"/>
                <w:tcMar>
                  <w:top w:w="100" w:type="dxa"/>
                  <w:left w:w="100" w:type="dxa"/>
                  <w:bottom w:w="100" w:type="dxa"/>
                  <w:right w:w="100" w:type="dxa"/>
                </w:tcMar>
              </w:tcPr>
            </w:tcPrChange>
          </w:tcPr>
          <w:p w14:paraId="71ABD7E3" w14:textId="77777777" w:rsidR="00D24CF1" w:rsidRDefault="00000000" w:rsidP="00F8175C">
            <w:pPr>
              <w:widowControl w:val="0"/>
              <w:spacing w:before="0" w:line="240" w:lineRule="auto"/>
              <w:jc w:val="center"/>
              <w:rPr>
                <w:b/>
                <w:color w:val="323B4A"/>
                <w:sz w:val="18"/>
                <w:szCs w:val="18"/>
              </w:rPr>
            </w:pPr>
            <w:r>
              <w:rPr>
                <w:b/>
                <w:color w:val="323B4A"/>
                <w:sz w:val="18"/>
                <w:szCs w:val="18"/>
              </w:rPr>
              <w:t>Magnitude</w:t>
            </w:r>
          </w:p>
        </w:tc>
        <w:tc>
          <w:tcPr>
            <w:tcW w:w="3942" w:type="dxa"/>
            <w:tcBorders>
              <w:top w:val="single" w:sz="4" w:space="0" w:color="auto"/>
              <w:bottom w:val="single" w:sz="4" w:space="0" w:color="auto"/>
            </w:tcBorders>
            <w:shd w:val="clear" w:color="auto" w:fill="auto"/>
            <w:tcMar>
              <w:top w:w="100" w:type="dxa"/>
              <w:left w:w="100" w:type="dxa"/>
              <w:bottom w:w="100" w:type="dxa"/>
              <w:right w:w="100" w:type="dxa"/>
            </w:tcMar>
            <w:tcPrChange w:id="1071" w:author="Gonzalo Franetovic" w:date="2023-08-09T17:45:00Z">
              <w:tcPr>
                <w:tcW w:w="3942" w:type="dxa"/>
                <w:shd w:val="clear" w:color="auto" w:fill="auto"/>
                <w:tcMar>
                  <w:top w:w="100" w:type="dxa"/>
                  <w:left w:w="100" w:type="dxa"/>
                  <w:bottom w:w="100" w:type="dxa"/>
                  <w:right w:w="100" w:type="dxa"/>
                </w:tcMar>
              </w:tcPr>
            </w:tcPrChange>
          </w:tcPr>
          <w:p w14:paraId="688623DC" w14:textId="77777777" w:rsidR="00D24CF1" w:rsidRDefault="00000000" w:rsidP="00F8175C">
            <w:pPr>
              <w:widowControl w:val="0"/>
              <w:spacing w:before="0" w:line="240" w:lineRule="auto"/>
              <w:jc w:val="center"/>
              <w:rPr>
                <w:b/>
                <w:color w:val="323B4A"/>
                <w:sz w:val="18"/>
                <w:szCs w:val="18"/>
              </w:rPr>
            </w:pPr>
            <w:r>
              <w:rPr>
                <w:b/>
                <w:color w:val="323B4A"/>
                <w:sz w:val="18"/>
                <w:szCs w:val="18"/>
              </w:rPr>
              <w:t>Principles</w:t>
            </w:r>
          </w:p>
        </w:tc>
      </w:tr>
      <w:tr w:rsidR="00D24CF1" w14:paraId="2734CD57" w14:textId="77777777" w:rsidTr="000B759B">
        <w:tc>
          <w:tcPr>
            <w:tcW w:w="1230" w:type="dxa"/>
            <w:tcBorders>
              <w:top w:val="single" w:sz="4" w:space="0" w:color="auto"/>
            </w:tcBorders>
            <w:shd w:val="clear" w:color="auto" w:fill="auto"/>
            <w:tcMar>
              <w:top w:w="100" w:type="dxa"/>
              <w:left w:w="100" w:type="dxa"/>
              <w:bottom w:w="100" w:type="dxa"/>
              <w:right w:w="100" w:type="dxa"/>
            </w:tcMar>
            <w:tcPrChange w:id="1072" w:author="Gonzalo Franetovic" w:date="2023-08-09T17:45:00Z">
              <w:tcPr>
                <w:tcW w:w="1230" w:type="dxa"/>
                <w:shd w:val="clear" w:color="auto" w:fill="auto"/>
                <w:tcMar>
                  <w:top w:w="100" w:type="dxa"/>
                  <w:left w:w="100" w:type="dxa"/>
                  <w:bottom w:w="100" w:type="dxa"/>
                  <w:right w:w="100" w:type="dxa"/>
                </w:tcMar>
              </w:tcPr>
            </w:tcPrChange>
          </w:tcPr>
          <w:p w14:paraId="0383B2E3" w14:textId="77777777" w:rsidR="00D24CF1" w:rsidRDefault="00000000" w:rsidP="00F8175C">
            <w:pPr>
              <w:widowControl w:val="0"/>
              <w:spacing w:before="0" w:line="240" w:lineRule="auto"/>
              <w:rPr>
                <w:b/>
                <w:color w:val="323B4A"/>
                <w:sz w:val="18"/>
                <w:szCs w:val="18"/>
              </w:rPr>
            </w:pPr>
            <w:r>
              <w:rPr>
                <w:b/>
                <w:color w:val="323B4A"/>
                <w:sz w:val="18"/>
                <w:szCs w:val="18"/>
              </w:rPr>
              <w:t>Perceptions</w:t>
            </w:r>
          </w:p>
        </w:tc>
        <w:tc>
          <w:tcPr>
            <w:tcW w:w="3828" w:type="dxa"/>
            <w:tcBorders>
              <w:top w:val="single" w:sz="4" w:space="0" w:color="auto"/>
            </w:tcBorders>
            <w:tcMar>
              <w:top w:w="100" w:type="dxa"/>
              <w:left w:w="100" w:type="dxa"/>
              <w:bottom w:w="100" w:type="dxa"/>
              <w:right w:w="100" w:type="dxa"/>
            </w:tcMar>
            <w:tcPrChange w:id="1073" w:author="Gonzalo Franetovic" w:date="2023-08-09T17:45:00Z">
              <w:tcPr>
                <w:tcW w:w="382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tcPrChange>
          </w:tcPr>
          <w:p w14:paraId="6E726755" w14:textId="77777777" w:rsidR="00D24CF1" w:rsidRDefault="00000000" w:rsidP="00F8175C">
            <w:pPr>
              <w:widowControl w:val="0"/>
              <w:numPr>
                <w:ilvl w:val="0"/>
                <w:numId w:val="1"/>
              </w:numPr>
              <w:pBdr>
                <w:top w:val="nil"/>
                <w:left w:val="nil"/>
                <w:bottom w:val="nil"/>
                <w:right w:val="nil"/>
                <w:between w:val="nil"/>
              </w:pBdr>
              <w:spacing w:before="0" w:line="240" w:lineRule="auto"/>
              <w:ind w:left="425"/>
              <w:jc w:val="left"/>
              <w:rPr>
                <w:sz w:val="18"/>
                <w:szCs w:val="18"/>
              </w:rPr>
            </w:pPr>
            <w:r>
              <w:rPr>
                <w:sz w:val="18"/>
                <w:szCs w:val="18"/>
              </w:rPr>
              <w:t>Perception of large income inequality (</w:t>
            </w:r>
            <w:proofErr w:type="spellStart"/>
            <w:r>
              <w:rPr>
                <w:i/>
                <w:sz w:val="18"/>
                <w:szCs w:val="18"/>
              </w:rPr>
              <w:t>ineq_p</w:t>
            </w:r>
            <w:proofErr w:type="spellEnd"/>
            <w:r>
              <w:rPr>
                <w:sz w:val="18"/>
                <w:szCs w:val="18"/>
              </w:rPr>
              <w:t>)</w:t>
            </w:r>
          </w:p>
          <w:p w14:paraId="35F322EA" w14:textId="77777777" w:rsidR="00D24CF1" w:rsidRDefault="00000000" w:rsidP="00F8175C">
            <w:pPr>
              <w:widowControl w:val="0"/>
              <w:numPr>
                <w:ilvl w:val="0"/>
                <w:numId w:val="1"/>
              </w:numPr>
              <w:pBdr>
                <w:top w:val="nil"/>
                <w:left w:val="nil"/>
                <w:bottom w:val="nil"/>
                <w:right w:val="nil"/>
                <w:between w:val="nil"/>
              </w:pBdr>
              <w:spacing w:before="0" w:line="240" w:lineRule="auto"/>
              <w:ind w:left="425"/>
              <w:jc w:val="left"/>
              <w:rPr>
                <w:sz w:val="18"/>
                <w:szCs w:val="18"/>
              </w:rPr>
            </w:pPr>
            <w:r>
              <w:rPr>
                <w:sz w:val="18"/>
                <w:szCs w:val="18"/>
              </w:rPr>
              <w:t>Perception of tax regressivity (</w:t>
            </w:r>
            <w:proofErr w:type="spellStart"/>
            <w:r>
              <w:rPr>
                <w:i/>
                <w:sz w:val="18"/>
                <w:szCs w:val="18"/>
              </w:rPr>
              <w:t>reg_p</w:t>
            </w:r>
            <w:proofErr w:type="spellEnd"/>
            <w:r>
              <w:rPr>
                <w:sz w:val="18"/>
                <w:szCs w:val="18"/>
              </w:rPr>
              <w:t>)</w:t>
            </w:r>
          </w:p>
        </w:tc>
        <w:tc>
          <w:tcPr>
            <w:tcW w:w="3942" w:type="dxa"/>
            <w:tcBorders>
              <w:top w:val="single" w:sz="4" w:space="0" w:color="auto"/>
            </w:tcBorders>
            <w:shd w:val="clear" w:color="auto" w:fill="auto"/>
            <w:tcMar>
              <w:top w:w="100" w:type="dxa"/>
              <w:left w:w="100" w:type="dxa"/>
              <w:bottom w:w="100" w:type="dxa"/>
              <w:right w:w="100" w:type="dxa"/>
            </w:tcMar>
            <w:tcPrChange w:id="1074" w:author="Gonzalo Franetovic" w:date="2023-08-09T17:45:00Z">
              <w:tcPr>
                <w:tcW w:w="3942" w:type="dxa"/>
                <w:shd w:val="clear" w:color="auto" w:fill="auto"/>
                <w:tcMar>
                  <w:top w:w="100" w:type="dxa"/>
                  <w:left w:w="100" w:type="dxa"/>
                  <w:bottom w:w="100" w:type="dxa"/>
                  <w:right w:w="100" w:type="dxa"/>
                </w:tcMar>
              </w:tcPr>
            </w:tcPrChange>
          </w:tcPr>
          <w:p w14:paraId="4B8F2860" w14:textId="77777777" w:rsidR="00D24CF1" w:rsidRDefault="00000000" w:rsidP="00F8175C">
            <w:pPr>
              <w:widowControl w:val="0"/>
              <w:numPr>
                <w:ilvl w:val="0"/>
                <w:numId w:val="1"/>
              </w:numPr>
              <w:pBdr>
                <w:top w:val="nil"/>
                <w:left w:val="nil"/>
                <w:bottom w:val="nil"/>
                <w:right w:val="nil"/>
                <w:between w:val="nil"/>
              </w:pBdr>
              <w:spacing w:before="0" w:line="240" w:lineRule="auto"/>
              <w:ind w:left="425"/>
              <w:jc w:val="left"/>
              <w:rPr>
                <w:sz w:val="18"/>
                <w:szCs w:val="18"/>
              </w:rPr>
            </w:pPr>
            <w:r>
              <w:rPr>
                <w:sz w:val="18"/>
                <w:szCs w:val="18"/>
              </w:rPr>
              <w:t>Importance of wealthy family (</w:t>
            </w:r>
            <w:r>
              <w:rPr>
                <w:i/>
                <w:sz w:val="18"/>
                <w:szCs w:val="18"/>
              </w:rPr>
              <w:t>family</w:t>
            </w:r>
            <w:r>
              <w:rPr>
                <w:sz w:val="18"/>
                <w:szCs w:val="18"/>
              </w:rPr>
              <w:t>)</w:t>
            </w:r>
          </w:p>
          <w:p w14:paraId="4E0CBBA6" w14:textId="77777777" w:rsidR="00D24CF1" w:rsidRDefault="00000000" w:rsidP="00F8175C">
            <w:pPr>
              <w:widowControl w:val="0"/>
              <w:numPr>
                <w:ilvl w:val="0"/>
                <w:numId w:val="1"/>
              </w:numPr>
              <w:pBdr>
                <w:top w:val="nil"/>
                <w:left w:val="nil"/>
                <w:bottom w:val="nil"/>
                <w:right w:val="nil"/>
                <w:between w:val="nil"/>
              </w:pBdr>
              <w:spacing w:before="0" w:line="240" w:lineRule="auto"/>
              <w:ind w:left="425"/>
              <w:jc w:val="left"/>
              <w:rPr>
                <w:sz w:val="18"/>
                <w:szCs w:val="18"/>
              </w:rPr>
            </w:pPr>
            <w:r>
              <w:rPr>
                <w:sz w:val="18"/>
                <w:szCs w:val="18"/>
              </w:rPr>
              <w:t>Importance of parental education (</w:t>
            </w:r>
            <w:proofErr w:type="spellStart"/>
            <w:r>
              <w:rPr>
                <w:i/>
                <w:sz w:val="18"/>
                <w:szCs w:val="18"/>
              </w:rPr>
              <w:t>edupar</w:t>
            </w:r>
            <w:proofErr w:type="spellEnd"/>
            <w:r>
              <w:rPr>
                <w:sz w:val="18"/>
                <w:szCs w:val="18"/>
              </w:rPr>
              <w:t>)</w:t>
            </w:r>
          </w:p>
          <w:p w14:paraId="5987A1CD" w14:textId="77777777" w:rsidR="00D24CF1" w:rsidRDefault="00000000" w:rsidP="00F8175C">
            <w:pPr>
              <w:widowControl w:val="0"/>
              <w:numPr>
                <w:ilvl w:val="0"/>
                <w:numId w:val="1"/>
              </w:numPr>
              <w:pBdr>
                <w:top w:val="nil"/>
                <w:left w:val="nil"/>
                <w:bottom w:val="nil"/>
                <w:right w:val="nil"/>
                <w:between w:val="nil"/>
              </w:pBdr>
              <w:spacing w:before="0" w:line="240" w:lineRule="auto"/>
              <w:ind w:left="425"/>
              <w:jc w:val="left"/>
              <w:rPr>
                <w:sz w:val="18"/>
                <w:szCs w:val="18"/>
              </w:rPr>
            </w:pPr>
            <w:r>
              <w:rPr>
                <w:sz w:val="18"/>
                <w:szCs w:val="18"/>
              </w:rPr>
              <w:t>Importance of education (</w:t>
            </w:r>
            <w:proofErr w:type="spellStart"/>
            <w:r>
              <w:rPr>
                <w:i/>
                <w:sz w:val="18"/>
                <w:szCs w:val="18"/>
              </w:rPr>
              <w:t>edu</w:t>
            </w:r>
            <w:proofErr w:type="spellEnd"/>
            <w:r>
              <w:rPr>
                <w:sz w:val="18"/>
                <w:szCs w:val="18"/>
              </w:rPr>
              <w:t>)</w:t>
            </w:r>
          </w:p>
          <w:p w14:paraId="43570ECA" w14:textId="77777777" w:rsidR="00D24CF1" w:rsidRDefault="00000000" w:rsidP="00F8175C">
            <w:pPr>
              <w:widowControl w:val="0"/>
              <w:numPr>
                <w:ilvl w:val="0"/>
                <w:numId w:val="1"/>
              </w:numPr>
              <w:pBdr>
                <w:top w:val="nil"/>
                <w:left w:val="nil"/>
                <w:bottom w:val="nil"/>
                <w:right w:val="nil"/>
                <w:between w:val="nil"/>
              </w:pBdr>
              <w:spacing w:before="0" w:line="240" w:lineRule="auto"/>
              <w:ind w:left="425"/>
              <w:jc w:val="left"/>
              <w:rPr>
                <w:sz w:val="18"/>
                <w:szCs w:val="18"/>
              </w:rPr>
            </w:pPr>
            <w:r>
              <w:rPr>
                <w:sz w:val="18"/>
                <w:szCs w:val="18"/>
              </w:rPr>
              <w:t>Importance of hard work (</w:t>
            </w:r>
            <w:r>
              <w:rPr>
                <w:i/>
                <w:sz w:val="18"/>
                <w:szCs w:val="18"/>
              </w:rPr>
              <w:t>work</w:t>
            </w:r>
            <w:r>
              <w:rPr>
                <w:sz w:val="18"/>
                <w:szCs w:val="18"/>
              </w:rPr>
              <w:t>)</w:t>
            </w:r>
          </w:p>
          <w:p w14:paraId="7DDF22A3" w14:textId="77777777" w:rsidR="00D24CF1" w:rsidRDefault="00000000" w:rsidP="00F8175C">
            <w:pPr>
              <w:widowControl w:val="0"/>
              <w:numPr>
                <w:ilvl w:val="0"/>
                <w:numId w:val="1"/>
              </w:numPr>
              <w:pBdr>
                <w:top w:val="nil"/>
                <w:left w:val="nil"/>
                <w:bottom w:val="nil"/>
                <w:right w:val="nil"/>
                <w:between w:val="nil"/>
              </w:pBdr>
              <w:spacing w:before="0" w:line="240" w:lineRule="auto"/>
              <w:ind w:left="425"/>
              <w:jc w:val="left"/>
              <w:rPr>
                <w:sz w:val="18"/>
                <w:szCs w:val="18"/>
              </w:rPr>
            </w:pPr>
            <w:r>
              <w:rPr>
                <w:sz w:val="18"/>
                <w:szCs w:val="18"/>
              </w:rPr>
              <w:t>Importance of knowing right people (</w:t>
            </w:r>
            <w:r>
              <w:rPr>
                <w:i/>
                <w:sz w:val="18"/>
                <w:szCs w:val="18"/>
              </w:rPr>
              <w:t>people</w:t>
            </w:r>
            <w:r>
              <w:rPr>
                <w:sz w:val="18"/>
                <w:szCs w:val="18"/>
              </w:rPr>
              <w:t>)</w:t>
            </w:r>
          </w:p>
          <w:p w14:paraId="7440BD73" w14:textId="77777777" w:rsidR="00D24CF1" w:rsidRDefault="00000000" w:rsidP="00F8175C">
            <w:pPr>
              <w:widowControl w:val="0"/>
              <w:numPr>
                <w:ilvl w:val="0"/>
                <w:numId w:val="1"/>
              </w:numPr>
              <w:pBdr>
                <w:top w:val="nil"/>
                <w:left w:val="nil"/>
                <w:bottom w:val="nil"/>
                <w:right w:val="nil"/>
                <w:between w:val="nil"/>
              </w:pBdr>
              <w:spacing w:before="0" w:line="240" w:lineRule="auto"/>
              <w:ind w:left="425"/>
              <w:jc w:val="left"/>
              <w:rPr>
                <w:sz w:val="18"/>
                <w:szCs w:val="18"/>
              </w:rPr>
            </w:pPr>
            <w:r>
              <w:rPr>
                <w:sz w:val="18"/>
                <w:szCs w:val="18"/>
              </w:rPr>
              <w:t>Importance of political connections (</w:t>
            </w:r>
            <w:proofErr w:type="spellStart"/>
            <w:r>
              <w:rPr>
                <w:i/>
                <w:sz w:val="18"/>
                <w:szCs w:val="18"/>
              </w:rPr>
              <w:t>connec</w:t>
            </w:r>
            <w:proofErr w:type="spellEnd"/>
            <w:r>
              <w:rPr>
                <w:sz w:val="18"/>
                <w:szCs w:val="18"/>
              </w:rPr>
              <w:t>)</w:t>
            </w:r>
          </w:p>
          <w:p w14:paraId="72B0D6E4" w14:textId="77777777" w:rsidR="00D24CF1" w:rsidRDefault="00000000" w:rsidP="00F8175C">
            <w:pPr>
              <w:widowControl w:val="0"/>
              <w:numPr>
                <w:ilvl w:val="0"/>
                <w:numId w:val="1"/>
              </w:numPr>
              <w:pBdr>
                <w:top w:val="nil"/>
                <w:left w:val="nil"/>
                <w:bottom w:val="nil"/>
                <w:right w:val="nil"/>
                <w:between w:val="nil"/>
              </w:pBdr>
              <w:spacing w:before="0" w:line="240" w:lineRule="auto"/>
              <w:ind w:left="425"/>
              <w:jc w:val="left"/>
              <w:rPr>
                <w:sz w:val="18"/>
                <w:szCs w:val="18"/>
              </w:rPr>
            </w:pPr>
            <w:r>
              <w:rPr>
                <w:sz w:val="18"/>
                <w:szCs w:val="18"/>
              </w:rPr>
              <w:t>Importance of giving bribes (</w:t>
            </w:r>
            <w:r>
              <w:rPr>
                <w:i/>
                <w:sz w:val="18"/>
                <w:szCs w:val="18"/>
              </w:rPr>
              <w:t>bribes</w:t>
            </w:r>
            <w:r>
              <w:rPr>
                <w:sz w:val="18"/>
                <w:szCs w:val="18"/>
              </w:rPr>
              <w:t>)</w:t>
            </w:r>
          </w:p>
          <w:p w14:paraId="0530DB3F" w14:textId="77777777" w:rsidR="00D24CF1" w:rsidRDefault="00000000" w:rsidP="00F8175C">
            <w:pPr>
              <w:widowControl w:val="0"/>
              <w:numPr>
                <w:ilvl w:val="0"/>
                <w:numId w:val="1"/>
              </w:numPr>
              <w:pBdr>
                <w:top w:val="nil"/>
                <w:left w:val="nil"/>
                <w:bottom w:val="nil"/>
                <w:right w:val="nil"/>
                <w:between w:val="nil"/>
              </w:pBdr>
              <w:spacing w:before="0" w:line="240" w:lineRule="auto"/>
              <w:ind w:left="425"/>
              <w:jc w:val="left"/>
              <w:rPr>
                <w:sz w:val="18"/>
                <w:szCs w:val="18"/>
              </w:rPr>
            </w:pPr>
            <w:r>
              <w:rPr>
                <w:sz w:val="18"/>
                <w:szCs w:val="18"/>
              </w:rPr>
              <w:t>Importance of race (</w:t>
            </w:r>
            <w:r>
              <w:rPr>
                <w:i/>
                <w:sz w:val="18"/>
                <w:szCs w:val="18"/>
              </w:rPr>
              <w:t>race</w:t>
            </w:r>
            <w:r>
              <w:rPr>
                <w:sz w:val="18"/>
                <w:szCs w:val="18"/>
              </w:rPr>
              <w:t>)</w:t>
            </w:r>
          </w:p>
          <w:p w14:paraId="3E57C173" w14:textId="77777777" w:rsidR="00D24CF1" w:rsidRDefault="00000000" w:rsidP="00F8175C">
            <w:pPr>
              <w:widowControl w:val="0"/>
              <w:numPr>
                <w:ilvl w:val="0"/>
                <w:numId w:val="1"/>
              </w:numPr>
              <w:pBdr>
                <w:top w:val="nil"/>
                <w:left w:val="nil"/>
                <w:bottom w:val="nil"/>
                <w:right w:val="nil"/>
                <w:between w:val="nil"/>
              </w:pBdr>
              <w:spacing w:before="0" w:line="240" w:lineRule="auto"/>
              <w:ind w:left="425"/>
              <w:jc w:val="left"/>
              <w:rPr>
                <w:sz w:val="18"/>
                <w:szCs w:val="18"/>
              </w:rPr>
            </w:pPr>
            <w:r>
              <w:rPr>
                <w:sz w:val="18"/>
                <w:szCs w:val="18"/>
              </w:rPr>
              <w:t>Importance of religion (</w:t>
            </w:r>
            <w:proofErr w:type="spellStart"/>
            <w:r>
              <w:rPr>
                <w:i/>
                <w:sz w:val="18"/>
                <w:szCs w:val="18"/>
              </w:rPr>
              <w:t>relig</w:t>
            </w:r>
            <w:proofErr w:type="spellEnd"/>
            <w:r>
              <w:rPr>
                <w:sz w:val="18"/>
                <w:szCs w:val="18"/>
              </w:rPr>
              <w:t>)</w:t>
            </w:r>
          </w:p>
          <w:p w14:paraId="47A53025" w14:textId="77777777" w:rsidR="00D24CF1" w:rsidRDefault="00000000" w:rsidP="00F8175C">
            <w:pPr>
              <w:widowControl w:val="0"/>
              <w:numPr>
                <w:ilvl w:val="0"/>
                <w:numId w:val="1"/>
              </w:numPr>
              <w:pBdr>
                <w:top w:val="nil"/>
                <w:left w:val="nil"/>
                <w:bottom w:val="nil"/>
                <w:right w:val="nil"/>
                <w:between w:val="nil"/>
              </w:pBdr>
              <w:spacing w:before="0" w:line="240" w:lineRule="auto"/>
              <w:ind w:left="425"/>
              <w:jc w:val="left"/>
              <w:rPr>
                <w:sz w:val="18"/>
                <w:szCs w:val="18"/>
              </w:rPr>
            </w:pPr>
            <w:r>
              <w:rPr>
                <w:sz w:val="18"/>
                <w:szCs w:val="18"/>
              </w:rPr>
              <w:t>Importance of sex (</w:t>
            </w:r>
            <w:r>
              <w:rPr>
                <w:i/>
                <w:sz w:val="18"/>
                <w:szCs w:val="18"/>
              </w:rPr>
              <w:t>sex</w:t>
            </w:r>
            <w:r>
              <w:rPr>
                <w:sz w:val="18"/>
                <w:szCs w:val="18"/>
              </w:rPr>
              <w:t>)</w:t>
            </w:r>
          </w:p>
        </w:tc>
      </w:tr>
      <w:tr w:rsidR="00D24CF1" w14:paraId="6F264F0D" w14:textId="77777777" w:rsidTr="000B759B">
        <w:tc>
          <w:tcPr>
            <w:tcW w:w="1230" w:type="dxa"/>
            <w:tcBorders>
              <w:bottom w:val="single" w:sz="4" w:space="0" w:color="auto"/>
            </w:tcBorders>
            <w:shd w:val="clear" w:color="auto" w:fill="auto"/>
            <w:tcMar>
              <w:top w:w="100" w:type="dxa"/>
              <w:left w:w="100" w:type="dxa"/>
              <w:bottom w:w="100" w:type="dxa"/>
              <w:right w:w="100" w:type="dxa"/>
            </w:tcMar>
            <w:tcPrChange w:id="1075" w:author="Gonzalo Franetovic" w:date="2023-08-09T17:45:00Z">
              <w:tcPr>
                <w:tcW w:w="1230" w:type="dxa"/>
                <w:shd w:val="clear" w:color="auto" w:fill="auto"/>
                <w:tcMar>
                  <w:top w:w="100" w:type="dxa"/>
                  <w:left w:w="100" w:type="dxa"/>
                  <w:bottom w:w="100" w:type="dxa"/>
                  <w:right w:w="100" w:type="dxa"/>
                </w:tcMar>
              </w:tcPr>
            </w:tcPrChange>
          </w:tcPr>
          <w:p w14:paraId="2FB64A8A" w14:textId="77777777" w:rsidR="00D24CF1" w:rsidRDefault="00000000" w:rsidP="00F8175C">
            <w:pPr>
              <w:widowControl w:val="0"/>
              <w:spacing w:before="0" w:line="240" w:lineRule="auto"/>
              <w:rPr>
                <w:b/>
                <w:color w:val="323B4A"/>
                <w:sz w:val="18"/>
                <w:szCs w:val="18"/>
              </w:rPr>
            </w:pPr>
            <w:r>
              <w:rPr>
                <w:b/>
                <w:color w:val="323B4A"/>
                <w:sz w:val="18"/>
                <w:szCs w:val="18"/>
              </w:rPr>
              <w:t>Beliefs</w:t>
            </w:r>
          </w:p>
        </w:tc>
        <w:tc>
          <w:tcPr>
            <w:tcW w:w="3828" w:type="dxa"/>
            <w:tcBorders>
              <w:bottom w:val="single" w:sz="4" w:space="0" w:color="auto"/>
            </w:tcBorders>
            <w:tcMar>
              <w:top w:w="100" w:type="dxa"/>
              <w:left w:w="100" w:type="dxa"/>
              <w:bottom w:w="100" w:type="dxa"/>
              <w:right w:w="100" w:type="dxa"/>
            </w:tcMar>
            <w:tcPrChange w:id="1076" w:author="Gonzalo Franetovic" w:date="2023-08-09T17:45:00Z">
              <w:tcPr>
                <w:tcW w:w="382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tcPrChange>
          </w:tcPr>
          <w:p w14:paraId="7F5651FE" w14:textId="77777777" w:rsidR="00D24CF1" w:rsidRDefault="00000000" w:rsidP="00F8175C">
            <w:pPr>
              <w:widowControl w:val="0"/>
              <w:numPr>
                <w:ilvl w:val="0"/>
                <w:numId w:val="1"/>
              </w:numPr>
              <w:pBdr>
                <w:top w:val="nil"/>
                <w:left w:val="nil"/>
                <w:bottom w:val="nil"/>
                <w:right w:val="nil"/>
                <w:between w:val="nil"/>
              </w:pBdr>
              <w:spacing w:before="0" w:line="240" w:lineRule="auto"/>
              <w:ind w:left="425"/>
              <w:jc w:val="left"/>
              <w:rPr>
                <w:sz w:val="18"/>
                <w:szCs w:val="18"/>
              </w:rPr>
            </w:pPr>
            <w:r>
              <w:rPr>
                <w:sz w:val="18"/>
                <w:szCs w:val="18"/>
              </w:rPr>
              <w:t>Belief in progressive taxation (</w:t>
            </w:r>
            <w:proofErr w:type="spellStart"/>
            <w:r>
              <w:rPr>
                <w:i/>
                <w:sz w:val="18"/>
                <w:szCs w:val="18"/>
              </w:rPr>
              <w:t>prog_b</w:t>
            </w:r>
            <w:proofErr w:type="spellEnd"/>
            <w:r>
              <w:rPr>
                <w:sz w:val="18"/>
                <w:szCs w:val="18"/>
              </w:rPr>
              <w:t>)</w:t>
            </w:r>
          </w:p>
          <w:p w14:paraId="2D947084" w14:textId="77777777" w:rsidR="00D24CF1" w:rsidRDefault="00D24CF1" w:rsidP="00F8175C">
            <w:pPr>
              <w:widowControl w:val="0"/>
              <w:pBdr>
                <w:top w:val="nil"/>
                <w:left w:val="nil"/>
                <w:bottom w:val="nil"/>
                <w:right w:val="nil"/>
                <w:between w:val="nil"/>
              </w:pBdr>
              <w:spacing w:before="0" w:line="240" w:lineRule="auto"/>
              <w:jc w:val="left"/>
              <w:rPr>
                <w:sz w:val="18"/>
                <w:szCs w:val="18"/>
              </w:rPr>
            </w:pPr>
          </w:p>
        </w:tc>
        <w:tc>
          <w:tcPr>
            <w:tcW w:w="3942" w:type="dxa"/>
            <w:tcBorders>
              <w:bottom w:val="single" w:sz="4" w:space="0" w:color="auto"/>
            </w:tcBorders>
            <w:shd w:val="clear" w:color="auto" w:fill="auto"/>
            <w:tcMar>
              <w:top w:w="100" w:type="dxa"/>
              <w:left w:w="100" w:type="dxa"/>
              <w:bottom w:w="100" w:type="dxa"/>
              <w:right w:w="100" w:type="dxa"/>
            </w:tcMar>
            <w:tcPrChange w:id="1077" w:author="Gonzalo Franetovic" w:date="2023-08-09T17:45:00Z">
              <w:tcPr>
                <w:tcW w:w="3942" w:type="dxa"/>
                <w:shd w:val="clear" w:color="auto" w:fill="auto"/>
                <w:tcMar>
                  <w:top w:w="100" w:type="dxa"/>
                  <w:left w:w="100" w:type="dxa"/>
                  <w:bottom w:w="100" w:type="dxa"/>
                  <w:right w:w="100" w:type="dxa"/>
                </w:tcMar>
              </w:tcPr>
            </w:tcPrChange>
          </w:tcPr>
          <w:p w14:paraId="32AD3984" w14:textId="77777777" w:rsidR="00D24CF1" w:rsidRDefault="00000000" w:rsidP="00F8175C">
            <w:pPr>
              <w:widowControl w:val="0"/>
              <w:numPr>
                <w:ilvl w:val="0"/>
                <w:numId w:val="1"/>
              </w:numPr>
              <w:pBdr>
                <w:top w:val="nil"/>
                <w:left w:val="nil"/>
                <w:bottom w:val="nil"/>
                <w:right w:val="nil"/>
                <w:between w:val="nil"/>
              </w:pBdr>
              <w:spacing w:before="0" w:line="240" w:lineRule="auto"/>
              <w:ind w:left="425"/>
              <w:jc w:val="left"/>
              <w:rPr>
                <w:sz w:val="18"/>
                <w:szCs w:val="18"/>
              </w:rPr>
            </w:pPr>
            <w:commentRangeStart w:id="1078"/>
            <w:r>
              <w:rPr>
                <w:sz w:val="18"/>
                <w:szCs w:val="18"/>
              </w:rPr>
              <w:t>Belief in public redistribution (</w:t>
            </w:r>
            <w:proofErr w:type="spellStart"/>
            <w:r>
              <w:rPr>
                <w:i/>
                <w:sz w:val="18"/>
                <w:szCs w:val="18"/>
              </w:rPr>
              <w:t>redis_p</w:t>
            </w:r>
            <w:proofErr w:type="spellEnd"/>
            <w:r>
              <w:rPr>
                <w:sz w:val="18"/>
                <w:szCs w:val="18"/>
              </w:rPr>
              <w:t>)</w:t>
            </w:r>
          </w:p>
          <w:p w14:paraId="3A845452" w14:textId="77777777" w:rsidR="00D24CF1" w:rsidRDefault="00000000" w:rsidP="00F8175C">
            <w:pPr>
              <w:widowControl w:val="0"/>
              <w:numPr>
                <w:ilvl w:val="0"/>
                <w:numId w:val="1"/>
              </w:numPr>
              <w:pBdr>
                <w:top w:val="nil"/>
                <w:left w:val="nil"/>
                <w:bottom w:val="nil"/>
                <w:right w:val="nil"/>
                <w:between w:val="nil"/>
              </w:pBdr>
              <w:spacing w:before="0" w:line="240" w:lineRule="auto"/>
              <w:ind w:left="425"/>
              <w:jc w:val="left"/>
              <w:rPr>
                <w:sz w:val="18"/>
                <w:szCs w:val="18"/>
              </w:rPr>
            </w:pPr>
            <w:r>
              <w:rPr>
                <w:sz w:val="18"/>
                <w:szCs w:val="18"/>
              </w:rPr>
              <w:t>Belief in market redistribution (</w:t>
            </w:r>
            <w:proofErr w:type="spellStart"/>
            <w:r>
              <w:rPr>
                <w:i/>
                <w:sz w:val="18"/>
                <w:szCs w:val="18"/>
              </w:rPr>
              <w:t>redis_m</w:t>
            </w:r>
            <w:proofErr w:type="spellEnd"/>
            <w:r>
              <w:rPr>
                <w:sz w:val="18"/>
                <w:szCs w:val="18"/>
              </w:rPr>
              <w:t>)</w:t>
            </w:r>
            <w:commentRangeEnd w:id="1078"/>
            <w:r w:rsidR="00197188">
              <w:rPr>
                <w:rStyle w:val="Refdecomentario"/>
              </w:rPr>
              <w:commentReference w:id="1078"/>
            </w:r>
          </w:p>
          <w:p w14:paraId="01A39FB1" w14:textId="77777777" w:rsidR="00D24CF1" w:rsidRDefault="00000000" w:rsidP="00F8175C">
            <w:pPr>
              <w:widowControl w:val="0"/>
              <w:numPr>
                <w:ilvl w:val="0"/>
                <w:numId w:val="1"/>
              </w:numPr>
              <w:pBdr>
                <w:top w:val="nil"/>
                <w:left w:val="nil"/>
                <w:bottom w:val="nil"/>
                <w:right w:val="nil"/>
                <w:between w:val="nil"/>
              </w:pBdr>
              <w:spacing w:before="0" w:line="240" w:lineRule="auto"/>
              <w:ind w:left="425"/>
              <w:jc w:val="left"/>
              <w:rPr>
                <w:sz w:val="18"/>
                <w:szCs w:val="18"/>
              </w:rPr>
            </w:pPr>
            <w:r>
              <w:rPr>
                <w:sz w:val="18"/>
                <w:szCs w:val="18"/>
              </w:rPr>
              <w:t>Pay criteria: Responsibility (</w:t>
            </w:r>
            <w:proofErr w:type="spellStart"/>
            <w:r>
              <w:rPr>
                <w:i/>
                <w:sz w:val="18"/>
                <w:szCs w:val="18"/>
              </w:rPr>
              <w:t>resp</w:t>
            </w:r>
            <w:proofErr w:type="spellEnd"/>
            <w:r>
              <w:rPr>
                <w:sz w:val="18"/>
                <w:szCs w:val="18"/>
              </w:rPr>
              <w:t>)</w:t>
            </w:r>
          </w:p>
          <w:p w14:paraId="7D31EADE" w14:textId="77777777" w:rsidR="00D24CF1" w:rsidRDefault="00000000" w:rsidP="00F8175C">
            <w:pPr>
              <w:widowControl w:val="0"/>
              <w:numPr>
                <w:ilvl w:val="0"/>
                <w:numId w:val="1"/>
              </w:numPr>
              <w:pBdr>
                <w:top w:val="nil"/>
                <w:left w:val="nil"/>
                <w:bottom w:val="nil"/>
                <w:right w:val="nil"/>
                <w:between w:val="nil"/>
              </w:pBdr>
              <w:spacing w:before="0" w:line="240" w:lineRule="auto"/>
              <w:ind w:left="425"/>
              <w:jc w:val="left"/>
              <w:rPr>
                <w:sz w:val="18"/>
                <w:szCs w:val="18"/>
              </w:rPr>
            </w:pPr>
            <w:r>
              <w:rPr>
                <w:sz w:val="18"/>
                <w:szCs w:val="18"/>
              </w:rPr>
              <w:t>Pay criteria: Training (</w:t>
            </w:r>
            <w:r>
              <w:rPr>
                <w:i/>
                <w:sz w:val="18"/>
                <w:szCs w:val="18"/>
              </w:rPr>
              <w:t>train</w:t>
            </w:r>
            <w:r>
              <w:rPr>
                <w:sz w:val="18"/>
                <w:szCs w:val="18"/>
              </w:rPr>
              <w:t>)</w:t>
            </w:r>
          </w:p>
          <w:p w14:paraId="7F0C2EDF" w14:textId="77777777" w:rsidR="00D24CF1" w:rsidRDefault="00000000" w:rsidP="00F8175C">
            <w:pPr>
              <w:widowControl w:val="0"/>
              <w:numPr>
                <w:ilvl w:val="0"/>
                <w:numId w:val="1"/>
              </w:numPr>
              <w:pBdr>
                <w:top w:val="nil"/>
                <w:left w:val="nil"/>
                <w:bottom w:val="nil"/>
                <w:right w:val="nil"/>
                <w:between w:val="nil"/>
              </w:pBdr>
              <w:spacing w:before="0" w:line="240" w:lineRule="auto"/>
              <w:ind w:left="425"/>
              <w:jc w:val="left"/>
              <w:rPr>
                <w:sz w:val="18"/>
                <w:szCs w:val="18"/>
              </w:rPr>
            </w:pPr>
            <w:r>
              <w:rPr>
                <w:sz w:val="18"/>
                <w:szCs w:val="18"/>
              </w:rPr>
              <w:t>Pay criteria: Need (</w:t>
            </w:r>
            <w:r>
              <w:rPr>
                <w:i/>
                <w:sz w:val="18"/>
                <w:szCs w:val="18"/>
              </w:rPr>
              <w:t>need</w:t>
            </w:r>
            <w:r>
              <w:rPr>
                <w:sz w:val="18"/>
                <w:szCs w:val="18"/>
              </w:rPr>
              <w:t>)</w:t>
            </w:r>
          </w:p>
          <w:p w14:paraId="116F1FDE" w14:textId="77777777" w:rsidR="00D24CF1" w:rsidRDefault="00000000" w:rsidP="00F8175C">
            <w:pPr>
              <w:widowControl w:val="0"/>
              <w:numPr>
                <w:ilvl w:val="0"/>
                <w:numId w:val="1"/>
              </w:numPr>
              <w:pBdr>
                <w:top w:val="nil"/>
                <w:left w:val="nil"/>
                <w:bottom w:val="nil"/>
                <w:right w:val="nil"/>
                <w:between w:val="nil"/>
              </w:pBdr>
              <w:spacing w:before="0" w:line="240" w:lineRule="auto"/>
              <w:ind w:left="425"/>
              <w:jc w:val="left"/>
              <w:rPr>
                <w:sz w:val="18"/>
                <w:szCs w:val="18"/>
              </w:rPr>
            </w:pPr>
            <w:r>
              <w:rPr>
                <w:sz w:val="18"/>
                <w:szCs w:val="18"/>
              </w:rPr>
              <w:t>Pay criteria: Merit (</w:t>
            </w:r>
            <w:r>
              <w:rPr>
                <w:i/>
                <w:sz w:val="18"/>
                <w:szCs w:val="18"/>
              </w:rPr>
              <w:t>merit</w:t>
            </w:r>
            <w:r>
              <w:rPr>
                <w:sz w:val="18"/>
                <w:szCs w:val="18"/>
              </w:rPr>
              <w:t>)</w:t>
            </w:r>
          </w:p>
        </w:tc>
      </w:tr>
      <w:tr w:rsidR="00D24CF1" w14:paraId="31C87775" w14:textId="77777777" w:rsidTr="000B759B">
        <w:tc>
          <w:tcPr>
            <w:tcW w:w="1230" w:type="dxa"/>
            <w:tcBorders>
              <w:top w:val="single" w:sz="4" w:space="0" w:color="auto"/>
              <w:bottom w:val="single" w:sz="4" w:space="0" w:color="auto"/>
            </w:tcBorders>
            <w:shd w:val="clear" w:color="auto" w:fill="auto"/>
            <w:tcMar>
              <w:top w:w="100" w:type="dxa"/>
              <w:left w:w="100" w:type="dxa"/>
              <w:bottom w:w="100" w:type="dxa"/>
              <w:right w:w="100" w:type="dxa"/>
            </w:tcMar>
            <w:tcPrChange w:id="1079" w:author="Gonzalo Franetovic" w:date="2023-08-09T17:45:00Z">
              <w:tcPr>
                <w:tcW w:w="1230" w:type="dxa"/>
                <w:shd w:val="clear" w:color="auto" w:fill="auto"/>
                <w:tcMar>
                  <w:top w:w="100" w:type="dxa"/>
                  <w:left w:w="100" w:type="dxa"/>
                  <w:bottom w:w="100" w:type="dxa"/>
                  <w:right w:w="100" w:type="dxa"/>
                </w:tcMar>
              </w:tcPr>
            </w:tcPrChange>
          </w:tcPr>
          <w:p w14:paraId="2BB3A9E6" w14:textId="77777777" w:rsidR="00D24CF1" w:rsidRDefault="00000000" w:rsidP="00F8175C">
            <w:pPr>
              <w:widowControl w:val="0"/>
              <w:spacing w:before="0" w:line="240" w:lineRule="auto"/>
              <w:rPr>
                <w:b/>
                <w:color w:val="323B4A"/>
                <w:sz w:val="18"/>
                <w:szCs w:val="18"/>
              </w:rPr>
            </w:pPr>
            <w:r>
              <w:rPr>
                <w:b/>
                <w:color w:val="323B4A"/>
                <w:sz w:val="18"/>
                <w:szCs w:val="18"/>
              </w:rPr>
              <w:t>Judgments</w:t>
            </w:r>
          </w:p>
        </w:tc>
        <w:tc>
          <w:tcPr>
            <w:tcW w:w="3828" w:type="dxa"/>
            <w:tcBorders>
              <w:top w:val="single" w:sz="4" w:space="0" w:color="auto"/>
              <w:bottom w:val="single" w:sz="4" w:space="0" w:color="auto"/>
            </w:tcBorders>
            <w:shd w:val="clear" w:color="auto" w:fill="auto"/>
            <w:tcMar>
              <w:top w:w="100" w:type="dxa"/>
              <w:left w:w="100" w:type="dxa"/>
              <w:bottom w:w="100" w:type="dxa"/>
              <w:right w:w="100" w:type="dxa"/>
            </w:tcMar>
            <w:tcPrChange w:id="1080" w:author="Gonzalo Franetovic" w:date="2023-08-09T17:45:00Z">
              <w:tcPr>
                <w:tcW w:w="3828" w:type="dxa"/>
                <w:shd w:val="clear" w:color="auto" w:fill="auto"/>
                <w:tcMar>
                  <w:top w:w="100" w:type="dxa"/>
                  <w:left w:w="100" w:type="dxa"/>
                  <w:bottom w:w="100" w:type="dxa"/>
                  <w:right w:w="100" w:type="dxa"/>
                </w:tcMar>
              </w:tcPr>
            </w:tcPrChange>
          </w:tcPr>
          <w:p w14:paraId="26899FEB" w14:textId="77777777" w:rsidR="00D24CF1" w:rsidRDefault="00000000" w:rsidP="00F8175C">
            <w:pPr>
              <w:widowControl w:val="0"/>
              <w:numPr>
                <w:ilvl w:val="0"/>
                <w:numId w:val="1"/>
              </w:numPr>
              <w:pBdr>
                <w:top w:val="nil"/>
                <w:left w:val="nil"/>
                <w:bottom w:val="nil"/>
                <w:right w:val="nil"/>
                <w:between w:val="nil"/>
              </w:pBdr>
              <w:spacing w:before="0" w:line="240" w:lineRule="auto"/>
              <w:ind w:left="425"/>
              <w:jc w:val="left"/>
              <w:rPr>
                <w:sz w:val="18"/>
                <w:szCs w:val="18"/>
              </w:rPr>
            </w:pPr>
            <w:r>
              <w:rPr>
                <w:sz w:val="18"/>
                <w:szCs w:val="18"/>
              </w:rPr>
              <w:t>Judgment of unfair distribution (</w:t>
            </w:r>
            <w:proofErr w:type="spellStart"/>
            <w:r>
              <w:rPr>
                <w:i/>
                <w:sz w:val="18"/>
                <w:szCs w:val="18"/>
              </w:rPr>
              <w:t>ineq_j</w:t>
            </w:r>
            <w:proofErr w:type="spellEnd"/>
            <w:r>
              <w:rPr>
                <w:sz w:val="18"/>
                <w:szCs w:val="18"/>
              </w:rPr>
              <w:t>)</w:t>
            </w:r>
          </w:p>
          <w:p w14:paraId="08C8B92A" w14:textId="77777777" w:rsidR="00D24CF1" w:rsidRDefault="00000000" w:rsidP="00F8175C">
            <w:pPr>
              <w:widowControl w:val="0"/>
              <w:numPr>
                <w:ilvl w:val="0"/>
                <w:numId w:val="1"/>
              </w:numPr>
              <w:pBdr>
                <w:top w:val="nil"/>
                <w:left w:val="nil"/>
                <w:bottom w:val="nil"/>
                <w:right w:val="nil"/>
                <w:between w:val="nil"/>
              </w:pBdr>
              <w:spacing w:before="0" w:line="240" w:lineRule="auto"/>
              <w:ind w:left="425"/>
              <w:jc w:val="left"/>
              <w:rPr>
                <w:sz w:val="18"/>
                <w:szCs w:val="18"/>
              </w:rPr>
            </w:pPr>
            <w:r>
              <w:rPr>
                <w:sz w:val="18"/>
                <w:szCs w:val="18"/>
              </w:rPr>
              <w:t>Judgment of political disinterest in redistribution (</w:t>
            </w:r>
            <w:proofErr w:type="spellStart"/>
            <w:r>
              <w:rPr>
                <w:i/>
                <w:sz w:val="18"/>
                <w:szCs w:val="18"/>
              </w:rPr>
              <w:t>redis_d</w:t>
            </w:r>
            <w:proofErr w:type="spellEnd"/>
            <w:r>
              <w:rPr>
                <w:sz w:val="18"/>
                <w:szCs w:val="18"/>
              </w:rPr>
              <w:t>)</w:t>
            </w:r>
          </w:p>
          <w:p w14:paraId="17743BFA" w14:textId="77777777" w:rsidR="00D24CF1" w:rsidRDefault="00000000" w:rsidP="00F8175C">
            <w:pPr>
              <w:widowControl w:val="0"/>
              <w:numPr>
                <w:ilvl w:val="0"/>
                <w:numId w:val="1"/>
              </w:numPr>
              <w:pBdr>
                <w:top w:val="nil"/>
                <w:left w:val="nil"/>
                <w:bottom w:val="nil"/>
                <w:right w:val="nil"/>
                <w:between w:val="nil"/>
              </w:pBdr>
              <w:spacing w:before="0" w:line="240" w:lineRule="auto"/>
              <w:ind w:left="425"/>
              <w:jc w:val="left"/>
              <w:rPr>
                <w:sz w:val="18"/>
                <w:szCs w:val="18"/>
              </w:rPr>
            </w:pPr>
            <w:r>
              <w:rPr>
                <w:sz w:val="18"/>
                <w:szCs w:val="18"/>
              </w:rPr>
              <w:t>Judgment of failure of public redistribution (</w:t>
            </w:r>
            <w:proofErr w:type="spellStart"/>
            <w:r>
              <w:rPr>
                <w:i/>
                <w:sz w:val="18"/>
                <w:szCs w:val="18"/>
              </w:rPr>
              <w:t>redis_f</w:t>
            </w:r>
            <w:proofErr w:type="spellEnd"/>
            <w:r>
              <w:rPr>
                <w:sz w:val="18"/>
                <w:szCs w:val="18"/>
              </w:rPr>
              <w:t>)</w:t>
            </w:r>
          </w:p>
        </w:tc>
        <w:tc>
          <w:tcPr>
            <w:tcW w:w="3942" w:type="dxa"/>
            <w:tcBorders>
              <w:top w:val="single" w:sz="4" w:space="0" w:color="auto"/>
              <w:bottom w:val="single" w:sz="4" w:space="0" w:color="auto"/>
            </w:tcBorders>
            <w:shd w:val="clear" w:color="auto" w:fill="auto"/>
            <w:tcMar>
              <w:top w:w="100" w:type="dxa"/>
              <w:left w:w="100" w:type="dxa"/>
              <w:bottom w:w="100" w:type="dxa"/>
              <w:right w:w="100" w:type="dxa"/>
            </w:tcMar>
            <w:tcPrChange w:id="1081" w:author="Gonzalo Franetovic" w:date="2023-08-09T17:45:00Z">
              <w:tcPr>
                <w:tcW w:w="3942" w:type="dxa"/>
                <w:shd w:val="clear" w:color="auto" w:fill="auto"/>
                <w:tcMar>
                  <w:top w:w="100" w:type="dxa"/>
                  <w:left w:w="100" w:type="dxa"/>
                  <w:bottom w:w="100" w:type="dxa"/>
                  <w:right w:w="100" w:type="dxa"/>
                </w:tcMar>
              </w:tcPr>
            </w:tcPrChange>
          </w:tcPr>
          <w:p w14:paraId="612DB6BE" w14:textId="77777777" w:rsidR="00D24CF1" w:rsidRDefault="00D24CF1" w:rsidP="00F8175C">
            <w:pPr>
              <w:widowControl w:val="0"/>
              <w:pBdr>
                <w:top w:val="nil"/>
                <w:left w:val="nil"/>
                <w:bottom w:val="nil"/>
                <w:right w:val="nil"/>
                <w:between w:val="nil"/>
              </w:pBdr>
              <w:spacing w:before="0" w:line="240" w:lineRule="auto"/>
              <w:jc w:val="left"/>
              <w:rPr>
                <w:sz w:val="18"/>
                <w:szCs w:val="18"/>
              </w:rPr>
            </w:pPr>
          </w:p>
        </w:tc>
      </w:tr>
    </w:tbl>
    <w:p w14:paraId="7558FBB2" w14:textId="5BAFA313" w:rsidR="00D24CF1" w:rsidRDefault="00000000" w:rsidP="00F8175C">
      <w:pPr>
        <w:jc w:val="left"/>
      </w:pPr>
      <w:r>
        <w:rPr>
          <w:sz w:val="16"/>
          <w:szCs w:val="16"/>
        </w:rPr>
        <w:t xml:space="preserve">Variable names in parentheses. </w:t>
      </w:r>
    </w:p>
    <w:p w14:paraId="71BCCB01" w14:textId="77777777" w:rsidR="00D24CF1" w:rsidRDefault="00000000">
      <w:pPr>
        <w:jc w:val="left"/>
        <w:rPr>
          <w:b/>
          <w:sz w:val="16"/>
          <w:szCs w:val="16"/>
        </w:rPr>
      </w:pPr>
      <w:r>
        <w:br w:type="page"/>
      </w:r>
    </w:p>
    <w:p w14:paraId="72C4E291" w14:textId="584267E6" w:rsidR="00D24CF1" w:rsidRDefault="00000000">
      <w:pPr>
        <w:pBdr>
          <w:top w:val="nil"/>
          <w:left w:val="nil"/>
          <w:bottom w:val="nil"/>
          <w:right w:val="nil"/>
          <w:between w:val="nil"/>
        </w:pBdr>
        <w:jc w:val="center"/>
        <w:rPr>
          <w:b/>
        </w:rPr>
      </w:pPr>
      <w:r w:rsidRPr="007B1472">
        <w:rPr>
          <w:b/>
          <w:highlight w:val="cyan"/>
          <w:rPrChange w:id="1082" w:author="Gonzalo Franetovic" w:date="2023-08-10T16:51:00Z">
            <w:rPr>
              <w:b/>
            </w:rPr>
          </w:rPrChange>
        </w:rPr>
        <w:lastRenderedPageBreak/>
        <w:t>Table 2: Selected variable</w:t>
      </w:r>
      <w:ins w:id="1083" w:author="Gonzalo Franetovic" w:date="2023-08-09T10:06:00Z">
        <w:r w:rsidR="002B6485" w:rsidRPr="007B1472">
          <w:rPr>
            <w:b/>
            <w:highlight w:val="cyan"/>
            <w:rPrChange w:id="1084" w:author="Gonzalo Franetovic" w:date="2023-08-10T16:51:00Z">
              <w:rPr>
                <w:b/>
              </w:rPr>
            </w:rPrChange>
          </w:rPr>
          <w:t>s</w:t>
        </w:r>
      </w:ins>
      <w:r w:rsidRPr="007B1472">
        <w:rPr>
          <w:b/>
          <w:highlight w:val="cyan"/>
          <w:rPrChange w:id="1085" w:author="Gonzalo Franetovic" w:date="2023-08-10T16:51:00Z">
            <w:rPr>
              <w:b/>
            </w:rPr>
          </w:rPrChange>
        </w:rPr>
        <w:t xml:space="preserve"> and their </w:t>
      </w:r>
      <w:ins w:id="1086" w:author="Gonzalo Franetovic" w:date="2023-08-09T17:14:00Z">
        <w:r w:rsidR="00267B41" w:rsidRPr="007B1472">
          <w:rPr>
            <w:b/>
            <w:highlight w:val="cyan"/>
            <w:rPrChange w:id="1087" w:author="Gonzalo Franetovic" w:date="2023-08-10T16:51:00Z">
              <w:rPr>
                <w:b/>
              </w:rPr>
            </w:rPrChange>
          </w:rPr>
          <w:t>descriptive statistics</w:t>
        </w:r>
      </w:ins>
      <w:del w:id="1088" w:author="Gonzalo Franetovic" w:date="2023-08-09T17:14:00Z">
        <w:r w:rsidRPr="007B1472" w:rsidDel="00267B41">
          <w:rPr>
            <w:b/>
            <w:highlight w:val="cyan"/>
            <w:rPrChange w:id="1089" w:author="Gonzalo Franetovic" w:date="2023-08-10T16:51:00Z">
              <w:rPr>
                <w:b/>
              </w:rPr>
            </w:rPrChange>
          </w:rPr>
          <w:delText>frequency distribution</w:delText>
        </w:r>
      </w:del>
    </w:p>
    <w:tbl>
      <w:tblPr>
        <w:tblStyle w:val="a0"/>
        <w:tblW w:w="5000" w:type="pct"/>
        <w:jc w:val="center"/>
        <w:tblBorders>
          <w:insideH w:val="single" w:sz="4" w:space="0" w:color="auto"/>
        </w:tblBorders>
        <w:tblLayout w:type="fixed"/>
        <w:tblLook w:val="0600" w:firstRow="0" w:lastRow="0" w:firstColumn="0" w:lastColumn="0" w:noHBand="1" w:noVBand="1"/>
        <w:tblPrChange w:id="1090" w:author="Gonzalo Franetovic" w:date="2023-08-09T17:45:00Z">
          <w:tblPr>
            <w:tblStyle w:val="a0"/>
            <w:tblW w:w="5000" w:type="pct"/>
            <w:jc w:val="center"/>
            <w:tblBorders>
              <w:insideH w:val="single" w:sz="4" w:space="0" w:color="auto"/>
            </w:tblBorders>
            <w:tblLook w:val="0600" w:firstRow="0" w:lastRow="0" w:firstColumn="0" w:lastColumn="0" w:noHBand="1" w:noVBand="1"/>
          </w:tblPr>
        </w:tblPrChange>
      </w:tblPr>
      <w:tblGrid>
        <w:gridCol w:w="851"/>
        <w:gridCol w:w="5338"/>
        <w:gridCol w:w="563"/>
        <w:gridCol w:w="592"/>
        <w:gridCol w:w="563"/>
        <w:gridCol w:w="560"/>
        <w:gridCol w:w="562"/>
        <w:tblGridChange w:id="1091">
          <w:tblGrid>
            <w:gridCol w:w="1356"/>
            <w:gridCol w:w="4831"/>
            <w:gridCol w:w="564"/>
            <w:gridCol w:w="592"/>
            <w:gridCol w:w="564"/>
            <w:gridCol w:w="560"/>
            <w:gridCol w:w="562"/>
          </w:tblGrid>
        </w:tblGridChange>
      </w:tblGrid>
      <w:tr w:rsidR="00C50885" w14:paraId="1176BF71" w14:textId="6FA64C78" w:rsidTr="000B759B">
        <w:trPr>
          <w:trHeight w:val="20"/>
          <w:jc w:val="center"/>
          <w:trPrChange w:id="1092" w:author="Gonzalo Franetovic" w:date="2023-08-09T17:45:00Z">
            <w:trPr>
              <w:trHeight w:val="20"/>
              <w:jc w:val="center"/>
            </w:trPr>
          </w:trPrChange>
        </w:trPr>
        <w:tc>
          <w:tcPr>
            <w:tcW w:w="851" w:type="dxa"/>
            <w:tcBorders>
              <w:top w:val="single" w:sz="4" w:space="0" w:color="auto"/>
              <w:bottom w:val="single" w:sz="4" w:space="0" w:color="auto"/>
            </w:tcBorders>
            <w:tcMar>
              <w:top w:w="100" w:type="dxa"/>
              <w:left w:w="100" w:type="dxa"/>
              <w:bottom w:w="100" w:type="dxa"/>
              <w:right w:w="100" w:type="dxa"/>
            </w:tcMar>
            <w:tcPrChange w:id="1093" w:author="Gonzalo Franetovic" w:date="2023-08-09T17:45:00Z">
              <w:tcPr>
                <w:tcW w:w="0" w:type="auto"/>
                <w:tcMar>
                  <w:top w:w="100" w:type="dxa"/>
                  <w:left w:w="100" w:type="dxa"/>
                  <w:bottom w:w="100" w:type="dxa"/>
                  <w:right w:w="100" w:type="dxa"/>
                </w:tcMar>
              </w:tcPr>
            </w:tcPrChange>
          </w:tcPr>
          <w:p w14:paraId="0634C299" w14:textId="2910A9E3" w:rsidR="00C50885" w:rsidRDefault="00C50885" w:rsidP="00C50885">
            <w:pPr>
              <w:widowControl w:val="0"/>
              <w:spacing w:before="0" w:line="240" w:lineRule="auto"/>
              <w:jc w:val="center"/>
              <w:rPr>
                <w:b/>
                <w:color w:val="323B4A"/>
                <w:sz w:val="16"/>
                <w:szCs w:val="16"/>
              </w:rPr>
            </w:pPr>
            <w:del w:id="1094" w:author="Gonzalo Franetovic" w:date="2023-08-09T10:09:00Z">
              <w:r w:rsidDel="002B6485">
                <w:rPr>
                  <w:b/>
                  <w:color w:val="323B4A"/>
                  <w:sz w:val="16"/>
                  <w:szCs w:val="16"/>
                </w:rPr>
                <w:delText>Evaluative reaction</w:delText>
              </w:r>
            </w:del>
            <w:ins w:id="1095" w:author="Gonzalo Franetovic" w:date="2023-08-09T10:09:00Z">
              <w:r>
                <w:rPr>
                  <w:b/>
                  <w:color w:val="323B4A"/>
                  <w:sz w:val="16"/>
                  <w:szCs w:val="16"/>
                </w:rPr>
                <w:t>Variable</w:t>
              </w:r>
            </w:ins>
          </w:p>
        </w:tc>
        <w:tc>
          <w:tcPr>
            <w:tcW w:w="5338" w:type="dxa"/>
            <w:tcBorders>
              <w:top w:val="single" w:sz="4" w:space="0" w:color="auto"/>
              <w:bottom w:val="single" w:sz="4" w:space="0" w:color="auto"/>
            </w:tcBorders>
            <w:tcMar>
              <w:top w:w="100" w:type="dxa"/>
              <w:left w:w="100" w:type="dxa"/>
              <w:bottom w:w="100" w:type="dxa"/>
              <w:right w:w="100" w:type="dxa"/>
            </w:tcMar>
            <w:tcPrChange w:id="1096" w:author="Gonzalo Franetovic" w:date="2023-08-09T17:45:00Z">
              <w:tcPr>
                <w:tcW w:w="4831" w:type="dxa"/>
                <w:tcMar>
                  <w:top w:w="100" w:type="dxa"/>
                  <w:left w:w="100" w:type="dxa"/>
                  <w:bottom w:w="100" w:type="dxa"/>
                  <w:right w:w="100" w:type="dxa"/>
                </w:tcMar>
              </w:tcPr>
            </w:tcPrChange>
          </w:tcPr>
          <w:p w14:paraId="311A2D0B" w14:textId="77777777" w:rsidR="00C50885" w:rsidRDefault="00C50885" w:rsidP="00C50885">
            <w:pPr>
              <w:widowControl w:val="0"/>
              <w:spacing w:before="0" w:line="240" w:lineRule="auto"/>
              <w:jc w:val="center"/>
              <w:rPr>
                <w:b/>
                <w:color w:val="323B4A"/>
                <w:sz w:val="16"/>
                <w:szCs w:val="16"/>
              </w:rPr>
            </w:pPr>
            <w:r>
              <w:rPr>
                <w:b/>
                <w:color w:val="323B4A"/>
                <w:sz w:val="16"/>
                <w:szCs w:val="16"/>
              </w:rPr>
              <w:t>Question</w:t>
            </w:r>
          </w:p>
        </w:tc>
        <w:tc>
          <w:tcPr>
            <w:tcW w:w="563" w:type="dxa"/>
            <w:tcBorders>
              <w:top w:val="single" w:sz="4" w:space="0" w:color="auto"/>
              <w:bottom w:val="single" w:sz="4" w:space="0" w:color="auto"/>
            </w:tcBorders>
            <w:tcPrChange w:id="1097" w:author="Gonzalo Franetovic" w:date="2023-08-09T17:45:00Z">
              <w:tcPr>
                <w:tcW w:w="564" w:type="dxa"/>
              </w:tcPr>
            </w:tcPrChange>
          </w:tcPr>
          <w:p w14:paraId="4489803C" w14:textId="391F310D" w:rsidR="00C50885" w:rsidDel="00267B41" w:rsidRDefault="00C50885" w:rsidP="00C50885">
            <w:pPr>
              <w:widowControl w:val="0"/>
              <w:spacing w:before="0" w:line="240" w:lineRule="auto"/>
              <w:jc w:val="center"/>
              <w:rPr>
                <w:b/>
                <w:color w:val="323B4A"/>
                <w:sz w:val="16"/>
                <w:szCs w:val="16"/>
              </w:rPr>
            </w:pPr>
            <w:ins w:id="1098" w:author="Gonzalo Franetovic" w:date="2023-08-09T17:26:00Z">
              <w:r>
                <w:rPr>
                  <w:b/>
                  <w:color w:val="323B4A"/>
                  <w:sz w:val="16"/>
                  <w:szCs w:val="16"/>
                </w:rPr>
                <w:t>n</w:t>
              </w:r>
            </w:ins>
          </w:p>
        </w:tc>
        <w:tc>
          <w:tcPr>
            <w:tcW w:w="592" w:type="dxa"/>
            <w:tcBorders>
              <w:top w:val="single" w:sz="4" w:space="0" w:color="auto"/>
              <w:bottom w:val="single" w:sz="4" w:space="0" w:color="auto"/>
            </w:tcBorders>
            <w:tcMar>
              <w:top w:w="100" w:type="dxa"/>
              <w:left w:w="100" w:type="dxa"/>
              <w:bottom w:w="100" w:type="dxa"/>
              <w:right w:w="100" w:type="dxa"/>
            </w:tcMar>
            <w:tcPrChange w:id="1099" w:author="Gonzalo Franetovic" w:date="2023-08-09T17:45:00Z">
              <w:tcPr>
                <w:tcW w:w="592" w:type="dxa"/>
                <w:tcMar>
                  <w:top w:w="100" w:type="dxa"/>
                  <w:left w:w="100" w:type="dxa"/>
                  <w:bottom w:w="100" w:type="dxa"/>
                  <w:right w:w="100" w:type="dxa"/>
                </w:tcMar>
              </w:tcPr>
            </w:tcPrChange>
          </w:tcPr>
          <w:p w14:paraId="0682246A" w14:textId="5DDB6FDB" w:rsidR="00C50885" w:rsidRDefault="00C50885" w:rsidP="00C50885">
            <w:pPr>
              <w:widowControl w:val="0"/>
              <w:spacing w:before="0" w:line="240" w:lineRule="auto"/>
              <w:jc w:val="center"/>
              <w:rPr>
                <w:b/>
                <w:color w:val="323B4A"/>
                <w:sz w:val="16"/>
                <w:szCs w:val="16"/>
              </w:rPr>
            </w:pPr>
            <w:r>
              <w:rPr>
                <w:b/>
                <w:color w:val="323B4A"/>
                <w:sz w:val="16"/>
                <w:szCs w:val="16"/>
              </w:rPr>
              <w:t>Mean</w:t>
            </w:r>
          </w:p>
        </w:tc>
        <w:tc>
          <w:tcPr>
            <w:tcW w:w="563" w:type="dxa"/>
            <w:tcBorders>
              <w:top w:val="single" w:sz="4" w:space="0" w:color="auto"/>
              <w:bottom w:val="single" w:sz="4" w:space="0" w:color="auto"/>
            </w:tcBorders>
            <w:tcMar>
              <w:top w:w="100" w:type="dxa"/>
              <w:left w:w="100" w:type="dxa"/>
              <w:bottom w:w="100" w:type="dxa"/>
              <w:right w:w="100" w:type="dxa"/>
            </w:tcMar>
            <w:tcPrChange w:id="1100" w:author="Gonzalo Franetovic" w:date="2023-08-09T17:45:00Z">
              <w:tcPr>
                <w:tcW w:w="564" w:type="dxa"/>
                <w:tcMar>
                  <w:top w:w="100" w:type="dxa"/>
                  <w:left w:w="100" w:type="dxa"/>
                  <w:bottom w:w="100" w:type="dxa"/>
                  <w:right w:w="100" w:type="dxa"/>
                </w:tcMar>
              </w:tcPr>
            </w:tcPrChange>
          </w:tcPr>
          <w:p w14:paraId="49BBAB8F" w14:textId="769EFBF5" w:rsidR="00C50885" w:rsidRDefault="00C50885" w:rsidP="00C50885">
            <w:pPr>
              <w:widowControl w:val="0"/>
              <w:spacing w:before="0" w:line="240" w:lineRule="auto"/>
              <w:jc w:val="center"/>
              <w:rPr>
                <w:b/>
                <w:color w:val="323B4A"/>
                <w:sz w:val="16"/>
                <w:szCs w:val="16"/>
              </w:rPr>
            </w:pPr>
            <w:ins w:id="1101" w:author="Gonzalo Franetovic" w:date="2023-08-09T10:07:00Z">
              <w:r>
                <w:rPr>
                  <w:b/>
                  <w:color w:val="323B4A"/>
                  <w:sz w:val="16"/>
                  <w:szCs w:val="16"/>
                </w:rPr>
                <w:t>SD</w:t>
              </w:r>
            </w:ins>
            <w:del w:id="1102" w:author="Gonzalo Franetovic" w:date="2023-08-09T10:07:00Z">
              <w:r w:rsidDel="002B6485">
                <w:rPr>
                  <w:b/>
                  <w:color w:val="323B4A"/>
                  <w:sz w:val="16"/>
                  <w:szCs w:val="16"/>
                </w:rPr>
                <w:delText>σ</w:delText>
              </w:r>
            </w:del>
          </w:p>
        </w:tc>
        <w:tc>
          <w:tcPr>
            <w:tcW w:w="560" w:type="dxa"/>
            <w:tcBorders>
              <w:top w:val="single" w:sz="4" w:space="0" w:color="auto"/>
              <w:bottom w:val="single" w:sz="4" w:space="0" w:color="auto"/>
            </w:tcBorders>
            <w:tcPrChange w:id="1103" w:author="Gonzalo Franetovic" w:date="2023-08-09T17:45:00Z">
              <w:tcPr>
                <w:tcW w:w="560" w:type="dxa"/>
              </w:tcPr>
            </w:tcPrChange>
          </w:tcPr>
          <w:p w14:paraId="3EB0B970" w14:textId="788921DB" w:rsidR="00C50885" w:rsidRDefault="00C50885" w:rsidP="00C50885">
            <w:pPr>
              <w:widowControl w:val="0"/>
              <w:spacing w:before="0" w:line="240" w:lineRule="auto"/>
              <w:jc w:val="center"/>
              <w:rPr>
                <w:b/>
                <w:color w:val="323B4A"/>
                <w:sz w:val="16"/>
                <w:szCs w:val="16"/>
              </w:rPr>
            </w:pPr>
            <w:ins w:id="1104" w:author="Gonzalo Franetovic" w:date="2023-08-09T17:18:00Z">
              <w:r>
                <w:rPr>
                  <w:b/>
                  <w:color w:val="323B4A"/>
                  <w:sz w:val="16"/>
                  <w:szCs w:val="16"/>
                </w:rPr>
                <w:t>Min</w:t>
              </w:r>
            </w:ins>
          </w:p>
        </w:tc>
        <w:tc>
          <w:tcPr>
            <w:tcW w:w="562" w:type="dxa"/>
            <w:tcBorders>
              <w:top w:val="single" w:sz="4" w:space="0" w:color="auto"/>
              <w:bottom w:val="single" w:sz="4" w:space="0" w:color="auto"/>
            </w:tcBorders>
            <w:tcPrChange w:id="1105" w:author="Gonzalo Franetovic" w:date="2023-08-09T17:45:00Z">
              <w:tcPr>
                <w:tcW w:w="562" w:type="dxa"/>
              </w:tcPr>
            </w:tcPrChange>
          </w:tcPr>
          <w:p w14:paraId="59D08B35" w14:textId="3FD31EC9" w:rsidR="00C50885" w:rsidRDefault="00C50885" w:rsidP="00C50885">
            <w:pPr>
              <w:widowControl w:val="0"/>
              <w:spacing w:before="0" w:line="240" w:lineRule="auto"/>
              <w:jc w:val="center"/>
              <w:rPr>
                <w:b/>
                <w:color w:val="323B4A"/>
                <w:sz w:val="16"/>
                <w:szCs w:val="16"/>
              </w:rPr>
            </w:pPr>
            <w:ins w:id="1106" w:author="Gonzalo Franetovic" w:date="2023-08-09T17:18:00Z">
              <w:r>
                <w:rPr>
                  <w:b/>
                  <w:color w:val="323B4A"/>
                  <w:sz w:val="16"/>
                  <w:szCs w:val="16"/>
                </w:rPr>
                <w:t>Max</w:t>
              </w:r>
            </w:ins>
          </w:p>
        </w:tc>
      </w:tr>
      <w:tr w:rsidR="00C50885" w14:paraId="7389BAB4" w14:textId="30795496" w:rsidTr="000B759B">
        <w:trPr>
          <w:trHeight w:val="20"/>
          <w:jc w:val="center"/>
          <w:trPrChange w:id="1107" w:author="Gonzalo Franetovic" w:date="2023-08-09T17:45:00Z">
            <w:trPr>
              <w:trHeight w:val="20"/>
              <w:jc w:val="center"/>
            </w:trPr>
          </w:trPrChange>
        </w:trPr>
        <w:tc>
          <w:tcPr>
            <w:tcW w:w="851" w:type="dxa"/>
            <w:tcBorders>
              <w:top w:val="single" w:sz="4" w:space="0" w:color="auto"/>
            </w:tcBorders>
            <w:tcMar>
              <w:top w:w="100" w:type="dxa"/>
              <w:left w:w="100" w:type="dxa"/>
              <w:bottom w:w="100" w:type="dxa"/>
              <w:right w:w="100" w:type="dxa"/>
            </w:tcMar>
            <w:tcPrChange w:id="1108" w:author="Gonzalo Franetovic" w:date="2023-08-09T17:45:00Z">
              <w:tcPr>
                <w:tcW w:w="0" w:type="auto"/>
                <w:tcMar>
                  <w:top w:w="100" w:type="dxa"/>
                  <w:left w:w="100" w:type="dxa"/>
                  <w:bottom w:w="100" w:type="dxa"/>
                  <w:right w:w="100" w:type="dxa"/>
                </w:tcMar>
              </w:tcPr>
            </w:tcPrChange>
          </w:tcPr>
          <w:p w14:paraId="139B01C8" w14:textId="77777777" w:rsidR="00C50885" w:rsidRDefault="00C50885" w:rsidP="00C50885">
            <w:pPr>
              <w:widowControl w:val="0"/>
              <w:spacing w:before="0" w:line="240" w:lineRule="auto"/>
              <w:rPr>
                <w:color w:val="323B4A"/>
                <w:sz w:val="16"/>
                <w:szCs w:val="16"/>
              </w:rPr>
            </w:pPr>
            <w:proofErr w:type="spellStart"/>
            <w:r>
              <w:rPr>
                <w:color w:val="323B4A"/>
                <w:sz w:val="16"/>
                <w:szCs w:val="16"/>
              </w:rPr>
              <w:t>ineq_p</w:t>
            </w:r>
            <w:proofErr w:type="spellEnd"/>
          </w:p>
        </w:tc>
        <w:tc>
          <w:tcPr>
            <w:tcW w:w="5338" w:type="dxa"/>
            <w:tcBorders>
              <w:top w:val="single" w:sz="4" w:space="0" w:color="auto"/>
            </w:tcBorders>
            <w:tcMar>
              <w:top w:w="100" w:type="dxa"/>
              <w:left w:w="100" w:type="dxa"/>
              <w:bottom w:w="100" w:type="dxa"/>
              <w:right w:w="100" w:type="dxa"/>
            </w:tcMar>
            <w:tcPrChange w:id="1109" w:author="Gonzalo Franetovic" w:date="2023-08-09T17:45:00Z">
              <w:tcPr>
                <w:tcW w:w="4831" w:type="dxa"/>
                <w:tcMar>
                  <w:top w:w="100" w:type="dxa"/>
                  <w:left w:w="100" w:type="dxa"/>
                  <w:bottom w:w="100" w:type="dxa"/>
                  <w:right w:w="100" w:type="dxa"/>
                </w:tcMar>
              </w:tcPr>
            </w:tcPrChange>
          </w:tcPr>
          <w:p w14:paraId="3CA0242E" w14:textId="4B27F2BE" w:rsidR="00C50885" w:rsidRDefault="00C50885" w:rsidP="00C50885">
            <w:pPr>
              <w:widowControl w:val="0"/>
              <w:spacing w:before="0" w:line="240" w:lineRule="auto"/>
              <w:rPr>
                <w:color w:val="323B4A"/>
                <w:sz w:val="16"/>
                <w:szCs w:val="16"/>
              </w:rPr>
            </w:pPr>
            <w:r>
              <w:rPr>
                <w:color w:val="323B4A"/>
                <w:sz w:val="16"/>
                <w:szCs w:val="16"/>
              </w:rPr>
              <w:t>To what extent do you agree or disagree with the following statement: Differences in income in Chile are too large</w:t>
            </w:r>
            <w:ins w:id="1110" w:author="Gonzalo Franetovic" w:date="2023-08-09T17:19:00Z">
              <w:r>
                <w:rPr>
                  <w:color w:val="323B4A"/>
                  <w:sz w:val="16"/>
                  <w:szCs w:val="16"/>
                </w:rPr>
                <w:t>. *</w:t>
              </w:r>
            </w:ins>
            <w:del w:id="1111" w:author="Gonzalo Franetovic" w:date="2023-08-09T17:18:00Z">
              <w:r w:rsidDel="00C50885">
                <w:rPr>
                  <w:color w:val="323B4A"/>
                  <w:sz w:val="16"/>
                  <w:szCs w:val="16"/>
                </w:rPr>
                <w:delText>.</w:delText>
              </w:r>
            </w:del>
          </w:p>
        </w:tc>
        <w:tc>
          <w:tcPr>
            <w:tcW w:w="563" w:type="dxa"/>
            <w:tcBorders>
              <w:top w:val="single" w:sz="4" w:space="0" w:color="auto"/>
            </w:tcBorders>
            <w:tcPrChange w:id="1112" w:author="Gonzalo Franetovic" w:date="2023-08-09T17:45:00Z">
              <w:tcPr>
                <w:tcW w:w="564" w:type="dxa"/>
              </w:tcPr>
            </w:tcPrChange>
          </w:tcPr>
          <w:p w14:paraId="0203EA72" w14:textId="34BC7FDB" w:rsidR="00C50885" w:rsidRDefault="00C50885">
            <w:pPr>
              <w:widowControl w:val="0"/>
              <w:spacing w:before="0" w:line="240" w:lineRule="auto"/>
              <w:jc w:val="center"/>
              <w:rPr>
                <w:color w:val="323B4A"/>
                <w:sz w:val="16"/>
                <w:szCs w:val="16"/>
              </w:rPr>
              <w:pPrChange w:id="1113" w:author="Gonzalo Franetovic" w:date="2023-08-09T17:26:00Z">
                <w:pPr>
                  <w:widowControl w:val="0"/>
                  <w:spacing w:before="0" w:line="240" w:lineRule="auto"/>
                </w:pPr>
              </w:pPrChange>
            </w:pPr>
            <w:ins w:id="1114" w:author="Gonzalo Franetovic" w:date="2023-08-09T17:17:00Z">
              <w:r>
                <w:rPr>
                  <w:color w:val="323B4A"/>
                  <w:sz w:val="16"/>
                  <w:szCs w:val="16"/>
                </w:rPr>
                <w:t>1,040</w:t>
              </w:r>
            </w:ins>
          </w:p>
        </w:tc>
        <w:tc>
          <w:tcPr>
            <w:tcW w:w="592" w:type="dxa"/>
            <w:tcBorders>
              <w:top w:val="single" w:sz="4" w:space="0" w:color="auto"/>
            </w:tcBorders>
            <w:tcMar>
              <w:top w:w="100" w:type="dxa"/>
              <w:left w:w="100" w:type="dxa"/>
              <w:bottom w:w="100" w:type="dxa"/>
              <w:right w:w="100" w:type="dxa"/>
            </w:tcMar>
            <w:tcPrChange w:id="1115" w:author="Gonzalo Franetovic" w:date="2023-08-09T17:45:00Z">
              <w:tcPr>
                <w:tcW w:w="592" w:type="dxa"/>
                <w:tcMar>
                  <w:top w:w="100" w:type="dxa"/>
                  <w:left w:w="100" w:type="dxa"/>
                  <w:bottom w:w="100" w:type="dxa"/>
                  <w:right w:w="100" w:type="dxa"/>
                </w:tcMar>
              </w:tcPr>
            </w:tcPrChange>
          </w:tcPr>
          <w:p w14:paraId="11E3251A" w14:textId="0A141FD7" w:rsidR="00C50885" w:rsidRDefault="00C50885">
            <w:pPr>
              <w:widowControl w:val="0"/>
              <w:spacing w:before="0" w:line="240" w:lineRule="auto"/>
              <w:jc w:val="center"/>
              <w:rPr>
                <w:color w:val="323B4A"/>
                <w:sz w:val="16"/>
                <w:szCs w:val="16"/>
              </w:rPr>
              <w:pPrChange w:id="1116" w:author="Gonzalo Franetovic" w:date="2023-08-09T17:26:00Z">
                <w:pPr>
                  <w:widowControl w:val="0"/>
                  <w:spacing w:before="0" w:line="240" w:lineRule="auto"/>
                </w:pPr>
              </w:pPrChange>
            </w:pPr>
            <w:r>
              <w:rPr>
                <w:color w:val="323B4A"/>
                <w:sz w:val="16"/>
                <w:szCs w:val="16"/>
              </w:rPr>
              <w:t>4.119</w:t>
            </w:r>
          </w:p>
        </w:tc>
        <w:tc>
          <w:tcPr>
            <w:tcW w:w="563" w:type="dxa"/>
            <w:tcBorders>
              <w:top w:val="single" w:sz="4" w:space="0" w:color="auto"/>
            </w:tcBorders>
            <w:tcMar>
              <w:top w:w="100" w:type="dxa"/>
              <w:left w:w="100" w:type="dxa"/>
              <w:bottom w:w="100" w:type="dxa"/>
              <w:right w:w="100" w:type="dxa"/>
            </w:tcMar>
            <w:tcPrChange w:id="1117" w:author="Gonzalo Franetovic" w:date="2023-08-09T17:45:00Z">
              <w:tcPr>
                <w:tcW w:w="564" w:type="dxa"/>
                <w:tcMar>
                  <w:top w:w="100" w:type="dxa"/>
                  <w:left w:w="100" w:type="dxa"/>
                  <w:bottom w:w="100" w:type="dxa"/>
                  <w:right w:w="100" w:type="dxa"/>
                </w:tcMar>
              </w:tcPr>
            </w:tcPrChange>
          </w:tcPr>
          <w:p w14:paraId="52131276" w14:textId="411633D4" w:rsidR="00C50885" w:rsidRDefault="00C50885">
            <w:pPr>
              <w:widowControl w:val="0"/>
              <w:spacing w:before="0" w:line="240" w:lineRule="auto"/>
              <w:jc w:val="center"/>
              <w:rPr>
                <w:color w:val="323B4A"/>
                <w:sz w:val="16"/>
                <w:szCs w:val="16"/>
              </w:rPr>
              <w:pPrChange w:id="1118" w:author="Gonzalo Franetovic" w:date="2023-08-09T17:26:00Z">
                <w:pPr>
                  <w:widowControl w:val="0"/>
                  <w:spacing w:before="0" w:line="240" w:lineRule="auto"/>
                </w:pPr>
              </w:pPrChange>
            </w:pPr>
            <w:r>
              <w:rPr>
                <w:color w:val="323B4A"/>
                <w:sz w:val="16"/>
                <w:szCs w:val="16"/>
              </w:rPr>
              <w:t>0.935</w:t>
            </w:r>
          </w:p>
        </w:tc>
        <w:tc>
          <w:tcPr>
            <w:tcW w:w="560" w:type="dxa"/>
            <w:tcBorders>
              <w:top w:val="single" w:sz="4" w:space="0" w:color="auto"/>
            </w:tcBorders>
            <w:tcPrChange w:id="1119" w:author="Gonzalo Franetovic" w:date="2023-08-09T17:45:00Z">
              <w:tcPr>
                <w:tcW w:w="560" w:type="dxa"/>
              </w:tcPr>
            </w:tcPrChange>
          </w:tcPr>
          <w:p w14:paraId="1216756D" w14:textId="3901B5F2" w:rsidR="00C50885" w:rsidRDefault="00C50885">
            <w:pPr>
              <w:widowControl w:val="0"/>
              <w:spacing w:before="0" w:line="240" w:lineRule="auto"/>
              <w:jc w:val="center"/>
              <w:rPr>
                <w:color w:val="323B4A"/>
                <w:sz w:val="16"/>
                <w:szCs w:val="16"/>
              </w:rPr>
              <w:pPrChange w:id="1120" w:author="Gonzalo Franetovic" w:date="2023-08-09T17:26:00Z">
                <w:pPr>
                  <w:widowControl w:val="0"/>
                  <w:spacing w:before="0" w:line="240" w:lineRule="auto"/>
                </w:pPr>
              </w:pPrChange>
            </w:pPr>
            <w:ins w:id="1121" w:author="Gonzalo Franetovic" w:date="2023-08-09T17:20:00Z">
              <w:r>
                <w:rPr>
                  <w:color w:val="323B4A"/>
                  <w:sz w:val="16"/>
                  <w:szCs w:val="16"/>
                </w:rPr>
                <w:t>1</w:t>
              </w:r>
            </w:ins>
          </w:p>
        </w:tc>
        <w:tc>
          <w:tcPr>
            <w:tcW w:w="562" w:type="dxa"/>
            <w:tcBorders>
              <w:top w:val="single" w:sz="4" w:space="0" w:color="auto"/>
            </w:tcBorders>
            <w:tcPrChange w:id="1122" w:author="Gonzalo Franetovic" w:date="2023-08-09T17:45:00Z">
              <w:tcPr>
                <w:tcW w:w="562" w:type="dxa"/>
              </w:tcPr>
            </w:tcPrChange>
          </w:tcPr>
          <w:p w14:paraId="39AEBA49" w14:textId="52705004" w:rsidR="00C50885" w:rsidRDefault="00C50885">
            <w:pPr>
              <w:widowControl w:val="0"/>
              <w:spacing w:before="0" w:line="240" w:lineRule="auto"/>
              <w:jc w:val="center"/>
              <w:rPr>
                <w:color w:val="323B4A"/>
                <w:sz w:val="16"/>
                <w:szCs w:val="16"/>
              </w:rPr>
              <w:pPrChange w:id="1123" w:author="Gonzalo Franetovic" w:date="2023-08-09T17:26:00Z">
                <w:pPr>
                  <w:widowControl w:val="0"/>
                  <w:spacing w:before="0" w:line="240" w:lineRule="auto"/>
                </w:pPr>
              </w:pPrChange>
            </w:pPr>
            <w:ins w:id="1124" w:author="Gonzalo Franetovic" w:date="2023-08-09T17:20:00Z">
              <w:r>
                <w:rPr>
                  <w:color w:val="323B4A"/>
                  <w:sz w:val="16"/>
                  <w:szCs w:val="16"/>
                </w:rPr>
                <w:t>5</w:t>
              </w:r>
            </w:ins>
          </w:p>
        </w:tc>
      </w:tr>
      <w:tr w:rsidR="00C50885" w14:paraId="021FE0ED" w14:textId="7F2D5A68" w:rsidTr="00CA70FF">
        <w:trPr>
          <w:trHeight w:val="20"/>
          <w:jc w:val="center"/>
          <w:trPrChange w:id="1125" w:author="Gonzalo Franetovic" w:date="2023-08-09T17:25:00Z">
            <w:trPr>
              <w:trHeight w:val="20"/>
              <w:jc w:val="center"/>
            </w:trPr>
          </w:trPrChange>
        </w:trPr>
        <w:tc>
          <w:tcPr>
            <w:tcW w:w="851" w:type="dxa"/>
            <w:tcMar>
              <w:top w:w="100" w:type="dxa"/>
              <w:left w:w="100" w:type="dxa"/>
              <w:bottom w:w="100" w:type="dxa"/>
              <w:right w:w="100" w:type="dxa"/>
            </w:tcMar>
            <w:tcPrChange w:id="1126" w:author="Gonzalo Franetovic" w:date="2023-08-09T17:25:00Z">
              <w:tcPr>
                <w:tcW w:w="0" w:type="auto"/>
                <w:tcMar>
                  <w:top w:w="100" w:type="dxa"/>
                  <w:left w:w="100" w:type="dxa"/>
                  <w:bottom w:w="100" w:type="dxa"/>
                  <w:right w:w="100" w:type="dxa"/>
                </w:tcMar>
              </w:tcPr>
            </w:tcPrChange>
          </w:tcPr>
          <w:p w14:paraId="05CC8454" w14:textId="77777777" w:rsidR="00C50885" w:rsidRDefault="00C50885" w:rsidP="00C50885">
            <w:pPr>
              <w:widowControl w:val="0"/>
              <w:spacing w:before="0" w:line="240" w:lineRule="auto"/>
              <w:rPr>
                <w:color w:val="323B4A"/>
                <w:sz w:val="16"/>
                <w:szCs w:val="16"/>
              </w:rPr>
            </w:pPr>
            <w:proofErr w:type="spellStart"/>
            <w:r>
              <w:rPr>
                <w:color w:val="323B4A"/>
                <w:sz w:val="16"/>
                <w:szCs w:val="16"/>
              </w:rPr>
              <w:t>reg_p</w:t>
            </w:r>
            <w:proofErr w:type="spellEnd"/>
            <w:del w:id="1127" w:author="Gonzalo Franetovic" w:date="2023-08-09T17:21:00Z">
              <w:r w:rsidDel="00C50885">
                <w:rPr>
                  <w:color w:val="323B4A"/>
                  <w:sz w:val="16"/>
                  <w:szCs w:val="16"/>
                </w:rPr>
                <w:delText xml:space="preserve">    </w:delText>
              </w:r>
            </w:del>
          </w:p>
        </w:tc>
        <w:tc>
          <w:tcPr>
            <w:tcW w:w="5338" w:type="dxa"/>
            <w:tcMar>
              <w:top w:w="100" w:type="dxa"/>
              <w:left w:w="100" w:type="dxa"/>
              <w:bottom w:w="100" w:type="dxa"/>
              <w:right w:w="100" w:type="dxa"/>
            </w:tcMar>
            <w:tcPrChange w:id="1128" w:author="Gonzalo Franetovic" w:date="2023-08-09T17:25:00Z">
              <w:tcPr>
                <w:tcW w:w="4831" w:type="dxa"/>
                <w:tcMar>
                  <w:top w:w="100" w:type="dxa"/>
                  <w:left w:w="100" w:type="dxa"/>
                  <w:bottom w:w="100" w:type="dxa"/>
                  <w:right w:w="100" w:type="dxa"/>
                </w:tcMar>
              </w:tcPr>
            </w:tcPrChange>
          </w:tcPr>
          <w:p w14:paraId="11FD4497" w14:textId="77777777" w:rsidR="00C50885" w:rsidRDefault="00C50885" w:rsidP="00C50885">
            <w:pPr>
              <w:widowControl w:val="0"/>
              <w:spacing w:before="0" w:line="240" w:lineRule="auto"/>
              <w:rPr>
                <w:color w:val="323B4A"/>
                <w:sz w:val="16"/>
                <w:szCs w:val="16"/>
              </w:rPr>
            </w:pPr>
            <w:r>
              <w:rPr>
                <w:color w:val="323B4A"/>
                <w:sz w:val="16"/>
                <w:szCs w:val="16"/>
              </w:rPr>
              <w:t>Generally, how would you describe taxes in Chile today for those with high incomes?</w:t>
            </w:r>
          </w:p>
        </w:tc>
        <w:tc>
          <w:tcPr>
            <w:tcW w:w="563" w:type="dxa"/>
            <w:tcPrChange w:id="1129" w:author="Gonzalo Franetovic" w:date="2023-08-09T17:25:00Z">
              <w:tcPr>
                <w:tcW w:w="564" w:type="dxa"/>
              </w:tcPr>
            </w:tcPrChange>
          </w:tcPr>
          <w:p w14:paraId="6E042FD4" w14:textId="3E81C555" w:rsidR="00C50885" w:rsidRDefault="00C50885">
            <w:pPr>
              <w:widowControl w:val="0"/>
              <w:spacing w:before="0" w:line="240" w:lineRule="auto"/>
              <w:jc w:val="center"/>
              <w:rPr>
                <w:color w:val="323B4A"/>
                <w:sz w:val="16"/>
                <w:szCs w:val="16"/>
              </w:rPr>
              <w:pPrChange w:id="1130" w:author="Gonzalo Franetovic" w:date="2023-08-09T17:26:00Z">
                <w:pPr>
                  <w:widowControl w:val="0"/>
                  <w:spacing w:before="0" w:line="240" w:lineRule="auto"/>
                </w:pPr>
              </w:pPrChange>
            </w:pPr>
            <w:ins w:id="1131" w:author="Gonzalo Franetovic" w:date="2023-08-09T17:17:00Z">
              <w:r>
                <w:rPr>
                  <w:color w:val="323B4A"/>
                  <w:sz w:val="16"/>
                  <w:szCs w:val="16"/>
                </w:rPr>
                <w:t>1,040</w:t>
              </w:r>
            </w:ins>
          </w:p>
        </w:tc>
        <w:tc>
          <w:tcPr>
            <w:tcW w:w="592" w:type="dxa"/>
            <w:tcMar>
              <w:top w:w="100" w:type="dxa"/>
              <w:left w:w="100" w:type="dxa"/>
              <w:bottom w:w="100" w:type="dxa"/>
              <w:right w:w="100" w:type="dxa"/>
            </w:tcMar>
            <w:tcPrChange w:id="1132" w:author="Gonzalo Franetovic" w:date="2023-08-09T17:25:00Z">
              <w:tcPr>
                <w:tcW w:w="592" w:type="dxa"/>
                <w:tcMar>
                  <w:top w:w="100" w:type="dxa"/>
                  <w:left w:w="100" w:type="dxa"/>
                  <w:bottom w:w="100" w:type="dxa"/>
                  <w:right w:w="100" w:type="dxa"/>
                </w:tcMar>
              </w:tcPr>
            </w:tcPrChange>
          </w:tcPr>
          <w:p w14:paraId="0B2525AF" w14:textId="7E7CD507" w:rsidR="00C50885" w:rsidRDefault="00C50885">
            <w:pPr>
              <w:widowControl w:val="0"/>
              <w:spacing w:before="0" w:line="240" w:lineRule="auto"/>
              <w:jc w:val="center"/>
              <w:rPr>
                <w:color w:val="323B4A"/>
                <w:sz w:val="16"/>
                <w:szCs w:val="16"/>
              </w:rPr>
              <w:pPrChange w:id="1133" w:author="Gonzalo Franetovic" w:date="2023-08-09T17:26:00Z">
                <w:pPr>
                  <w:widowControl w:val="0"/>
                  <w:spacing w:before="0" w:line="240" w:lineRule="auto"/>
                </w:pPr>
              </w:pPrChange>
            </w:pPr>
            <w:r>
              <w:rPr>
                <w:color w:val="323B4A"/>
                <w:sz w:val="16"/>
                <w:szCs w:val="16"/>
              </w:rPr>
              <w:t>3.453</w:t>
            </w:r>
          </w:p>
        </w:tc>
        <w:tc>
          <w:tcPr>
            <w:tcW w:w="563" w:type="dxa"/>
            <w:tcMar>
              <w:top w:w="100" w:type="dxa"/>
              <w:left w:w="100" w:type="dxa"/>
              <w:bottom w:w="100" w:type="dxa"/>
              <w:right w:w="100" w:type="dxa"/>
            </w:tcMar>
            <w:tcPrChange w:id="1134" w:author="Gonzalo Franetovic" w:date="2023-08-09T17:25:00Z">
              <w:tcPr>
                <w:tcW w:w="564" w:type="dxa"/>
                <w:tcMar>
                  <w:top w:w="100" w:type="dxa"/>
                  <w:left w:w="100" w:type="dxa"/>
                  <w:bottom w:w="100" w:type="dxa"/>
                  <w:right w:w="100" w:type="dxa"/>
                </w:tcMar>
              </w:tcPr>
            </w:tcPrChange>
          </w:tcPr>
          <w:p w14:paraId="2B237368" w14:textId="77777777" w:rsidR="00C50885" w:rsidRDefault="00C50885">
            <w:pPr>
              <w:widowControl w:val="0"/>
              <w:spacing w:before="0" w:line="240" w:lineRule="auto"/>
              <w:jc w:val="center"/>
              <w:rPr>
                <w:color w:val="323B4A"/>
                <w:sz w:val="16"/>
                <w:szCs w:val="16"/>
              </w:rPr>
              <w:pPrChange w:id="1135" w:author="Gonzalo Franetovic" w:date="2023-08-09T17:26:00Z">
                <w:pPr>
                  <w:widowControl w:val="0"/>
                  <w:spacing w:before="0" w:line="240" w:lineRule="auto"/>
                </w:pPr>
              </w:pPrChange>
            </w:pPr>
            <w:r>
              <w:rPr>
                <w:color w:val="323B4A"/>
                <w:sz w:val="16"/>
                <w:szCs w:val="16"/>
              </w:rPr>
              <w:t>1.077</w:t>
            </w:r>
          </w:p>
        </w:tc>
        <w:tc>
          <w:tcPr>
            <w:tcW w:w="560" w:type="dxa"/>
            <w:tcPrChange w:id="1136" w:author="Gonzalo Franetovic" w:date="2023-08-09T17:25:00Z">
              <w:tcPr>
                <w:tcW w:w="560" w:type="dxa"/>
              </w:tcPr>
            </w:tcPrChange>
          </w:tcPr>
          <w:p w14:paraId="591CB3BE" w14:textId="41B93806" w:rsidR="00C50885" w:rsidRDefault="00C50885">
            <w:pPr>
              <w:widowControl w:val="0"/>
              <w:spacing w:before="0" w:line="240" w:lineRule="auto"/>
              <w:jc w:val="center"/>
              <w:rPr>
                <w:color w:val="323B4A"/>
                <w:sz w:val="16"/>
                <w:szCs w:val="16"/>
              </w:rPr>
              <w:pPrChange w:id="1137" w:author="Gonzalo Franetovic" w:date="2023-08-09T17:26:00Z">
                <w:pPr>
                  <w:widowControl w:val="0"/>
                  <w:spacing w:before="0" w:line="240" w:lineRule="auto"/>
                </w:pPr>
              </w:pPrChange>
            </w:pPr>
            <w:ins w:id="1138" w:author="Gonzalo Franetovic" w:date="2023-08-09T17:20:00Z">
              <w:r>
                <w:rPr>
                  <w:color w:val="323B4A"/>
                  <w:sz w:val="16"/>
                  <w:szCs w:val="16"/>
                </w:rPr>
                <w:t>1</w:t>
              </w:r>
            </w:ins>
          </w:p>
        </w:tc>
        <w:tc>
          <w:tcPr>
            <w:tcW w:w="562" w:type="dxa"/>
            <w:tcPrChange w:id="1139" w:author="Gonzalo Franetovic" w:date="2023-08-09T17:25:00Z">
              <w:tcPr>
                <w:tcW w:w="562" w:type="dxa"/>
              </w:tcPr>
            </w:tcPrChange>
          </w:tcPr>
          <w:p w14:paraId="09F24A76" w14:textId="79A71911" w:rsidR="00C50885" w:rsidRDefault="00C50885">
            <w:pPr>
              <w:widowControl w:val="0"/>
              <w:spacing w:before="0" w:line="240" w:lineRule="auto"/>
              <w:jc w:val="center"/>
              <w:rPr>
                <w:color w:val="323B4A"/>
                <w:sz w:val="16"/>
                <w:szCs w:val="16"/>
              </w:rPr>
              <w:pPrChange w:id="1140" w:author="Gonzalo Franetovic" w:date="2023-08-09T17:26:00Z">
                <w:pPr>
                  <w:widowControl w:val="0"/>
                  <w:spacing w:before="0" w:line="240" w:lineRule="auto"/>
                </w:pPr>
              </w:pPrChange>
            </w:pPr>
            <w:ins w:id="1141" w:author="Gonzalo Franetovic" w:date="2023-08-09T17:20:00Z">
              <w:r>
                <w:rPr>
                  <w:color w:val="323B4A"/>
                  <w:sz w:val="16"/>
                  <w:szCs w:val="16"/>
                </w:rPr>
                <w:t>5</w:t>
              </w:r>
            </w:ins>
          </w:p>
        </w:tc>
      </w:tr>
      <w:tr w:rsidR="00C50885" w14:paraId="1CB78335" w14:textId="2F1F3BF4" w:rsidTr="00CA70FF">
        <w:trPr>
          <w:trHeight w:val="20"/>
          <w:jc w:val="center"/>
          <w:trPrChange w:id="1142" w:author="Gonzalo Franetovic" w:date="2023-08-09T17:25:00Z">
            <w:trPr>
              <w:trHeight w:val="20"/>
              <w:jc w:val="center"/>
            </w:trPr>
          </w:trPrChange>
        </w:trPr>
        <w:tc>
          <w:tcPr>
            <w:tcW w:w="851" w:type="dxa"/>
            <w:tcMar>
              <w:top w:w="100" w:type="dxa"/>
              <w:left w:w="100" w:type="dxa"/>
              <w:bottom w:w="100" w:type="dxa"/>
              <w:right w:w="100" w:type="dxa"/>
            </w:tcMar>
            <w:tcPrChange w:id="1143" w:author="Gonzalo Franetovic" w:date="2023-08-09T17:25:00Z">
              <w:tcPr>
                <w:tcW w:w="0" w:type="auto"/>
                <w:tcMar>
                  <w:top w:w="100" w:type="dxa"/>
                  <w:left w:w="100" w:type="dxa"/>
                  <w:bottom w:w="100" w:type="dxa"/>
                  <w:right w:w="100" w:type="dxa"/>
                </w:tcMar>
              </w:tcPr>
            </w:tcPrChange>
          </w:tcPr>
          <w:p w14:paraId="1C0483A5" w14:textId="77777777" w:rsidR="00C50885" w:rsidRDefault="00C50885" w:rsidP="00C50885">
            <w:pPr>
              <w:widowControl w:val="0"/>
              <w:spacing w:before="0" w:line="240" w:lineRule="auto"/>
              <w:rPr>
                <w:color w:val="323B4A"/>
                <w:sz w:val="16"/>
                <w:szCs w:val="16"/>
              </w:rPr>
            </w:pPr>
            <w:proofErr w:type="spellStart"/>
            <w:r>
              <w:rPr>
                <w:color w:val="323B4A"/>
                <w:sz w:val="16"/>
                <w:szCs w:val="16"/>
              </w:rPr>
              <w:t>prog_b</w:t>
            </w:r>
            <w:proofErr w:type="spellEnd"/>
          </w:p>
        </w:tc>
        <w:tc>
          <w:tcPr>
            <w:tcW w:w="5338" w:type="dxa"/>
            <w:tcMar>
              <w:top w:w="100" w:type="dxa"/>
              <w:left w:w="100" w:type="dxa"/>
              <w:bottom w:w="100" w:type="dxa"/>
              <w:right w:w="100" w:type="dxa"/>
            </w:tcMar>
            <w:tcPrChange w:id="1144" w:author="Gonzalo Franetovic" w:date="2023-08-09T17:25:00Z">
              <w:tcPr>
                <w:tcW w:w="4831" w:type="dxa"/>
                <w:tcMar>
                  <w:top w:w="100" w:type="dxa"/>
                  <w:left w:w="100" w:type="dxa"/>
                  <w:bottom w:w="100" w:type="dxa"/>
                  <w:right w:w="100" w:type="dxa"/>
                </w:tcMar>
              </w:tcPr>
            </w:tcPrChange>
          </w:tcPr>
          <w:p w14:paraId="743B1679" w14:textId="6D8DA55C" w:rsidR="00C50885" w:rsidRDefault="00C50885" w:rsidP="00C50885">
            <w:pPr>
              <w:widowControl w:val="0"/>
              <w:spacing w:before="0" w:line="240" w:lineRule="auto"/>
              <w:rPr>
                <w:color w:val="323B4A"/>
                <w:sz w:val="16"/>
                <w:szCs w:val="16"/>
              </w:rPr>
            </w:pPr>
            <w:r>
              <w:rPr>
                <w:color w:val="323B4A"/>
                <w:sz w:val="16"/>
                <w:szCs w:val="16"/>
              </w:rPr>
              <w:t>Do you think people with high incomes should pay a larger share of their income in taxes than those with low incomes, the same share, or a smaller share?</w:t>
            </w:r>
            <w:ins w:id="1145" w:author="Gonzalo Franetovic" w:date="2023-08-09T17:19:00Z">
              <w:r>
                <w:rPr>
                  <w:color w:val="323B4A"/>
                  <w:sz w:val="16"/>
                  <w:szCs w:val="16"/>
                </w:rPr>
                <w:t xml:space="preserve"> </w:t>
              </w:r>
            </w:ins>
            <w:ins w:id="1146" w:author="Gonzalo Franetovic" w:date="2023-08-09T17:18:00Z">
              <w:r>
                <w:rPr>
                  <w:color w:val="323B4A"/>
                  <w:sz w:val="16"/>
                  <w:szCs w:val="16"/>
                </w:rPr>
                <w:t>*</w:t>
              </w:r>
            </w:ins>
          </w:p>
        </w:tc>
        <w:tc>
          <w:tcPr>
            <w:tcW w:w="563" w:type="dxa"/>
            <w:tcPrChange w:id="1147" w:author="Gonzalo Franetovic" w:date="2023-08-09T17:25:00Z">
              <w:tcPr>
                <w:tcW w:w="564" w:type="dxa"/>
              </w:tcPr>
            </w:tcPrChange>
          </w:tcPr>
          <w:p w14:paraId="287BAF20" w14:textId="137C2061" w:rsidR="00C50885" w:rsidRDefault="00C50885">
            <w:pPr>
              <w:widowControl w:val="0"/>
              <w:spacing w:before="0" w:line="240" w:lineRule="auto"/>
              <w:jc w:val="center"/>
              <w:rPr>
                <w:color w:val="323B4A"/>
                <w:sz w:val="16"/>
                <w:szCs w:val="16"/>
              </w:rPr>
              <w:pPrChange w:id="1148" w:author="Gonzalo Franetovic" w:date="2023-08-09T17:26:00Z">
                <w:pPr>
                  <w:widowControl w:val="0"/>
                  <w:spacing w:before="0" w:line="240" w:lineRule="auto"/>
                </w:pPr>
              </w:pPrChange>
            </w:pPr>
            <w:ins w:id="1149" w:author="Gonzalo Franetovic" w:date="2023-08-09T17:17:00Z">
              <w:r>
                <w:rPr>
                  <w:color w:val="323B4A"/>
                  <w:sz w:val="16"/>
                  <w:szCs w:val="16"/>
                </w:rPr>
                <w:t>1,040</w:t>
              </w:r>
            </w:ins>
          </w:p>
        </w:tc>
        <w:tc>
          <w:tcPr>
            <w:tcW w:w="592" w:type="dxa"/>
            <w:tcMar>
              <w:top w:w="100" w:type="dxa"/>
              <w:left w:w="100" w:type="dxa"/>
              <w:bottom w:w="100" w:type="dxa"/>
              <w:right w:w="100" w:type="dxa"/>
            </w:tcMar>
            <w:tcPrChange w:id="1150" w:author="Gonzalo Franetovic" w:date="2023-08-09T17:25:00Z">
              <w:tcPr>
                <w:tcW w:w="592" w:type="dxa"/>
                <w:tcMar>
                  <w:top w:w="100" w:type="dxa"/>
                  <w:left w:w="100" w:type="dxa"/>
                  <w:bottom w:w="100" w:type="dxa"/>
                  <w:right w:w="100" w:type="dxa"/>
                </w:tcMar>
              </w:tcPr>
            </w:tcPrChange>
          </w:tcPr>
          <w:p w14:paraId="60FF2BFB" w14:textId="67CEDB76" w:rsidR="00C50885" w:rsidRDefault="00C50885">
            <w:pPr>
              <w:widowControl w:val="0"/>
              <w:spacing w:before="0" w:line="240" w:lineRule="auto"/>
              <w:jc w:val="center"/>
              <w:rPr>
                <w:color w:val="323B4A"/>
                <w:sz w:val="16"/>
                <w:szCs w:val="16"/>
              </w:rPr>
              <w:pPrChange w:id="1151" w:author="Gonzalo Franetovic" w:date="2023-08-09T17:26:00Z">
                <w:pPr>
                  <w:widowControl w:val="0"/>
                  <w:spacing w:before="0" w:line="240" w:lineRule="auto"/>
                </w:pPr>
              </w:pPrChange>
            </w:pPr>
            <w:r>
              <w:rPr>
                <w:color w:val="323B4A"/>
                <w:sz w:val="16"/>
                <w:szCs w:val="16"/>
              </w:rPr>
              <w:t>3.927</w:t>
            </w:r>
          </w:p>
        </w:tc>
        <w:tc>
          <w:tcPr>
            <w:tcW w:w="563" w:type="dxa"/>
            <w:tcMar>
              <w:top w:w="100" w:type="dxa"/>
              <w:left w:w="100" w:type="dxa"/>
              <w:bottom w:w="100" w:type="dxa"/>
              <w:right w:w="100" w:type="dxa"/>
            </w:tcMar>
            <w:tcPrChange w:id="1152" w:author="Gonzalo Franetovic" w:date="2023-08-09T17:25:00Z">
              <w:tcPr>
                <w:tcW w:w="564" w:type="dxa"/>
                <w:tcMar>
                  <w:top w:w="100" w:type="dxa"/>
                  <w:left w:w="100" w:type="dxa"/>
                  <w:bottom w:w="100" w:type="dxa"/>
                  <w:right w:w="100" w:type="dxa"/>
                </w:tcMar>
              </w:tcPr>
            </w:tcPrChange>
          </w:tcPr>
          <w:p w14:paraId="384726BB" w14:textId="0BCF12C0" w:rsidR="00C50885" w:rsidRDefault="00C50885">
            <w:pPr>
              <w:widowControl w:val="0"/>
              <w:spacing w:before="0" w:line="240" w:lineRule="auto"/>
              <w:jc w:val="center"/>
              <w:rPr>
                <w:color w:val="323B4A"/>
                <w:sz w:val="16"/>
                <w:szCs w:val="16"/>
              </w:rPr>
              <w:pPrChange w:id="1153" w:author="Gonzalo Franetovic" w:date="2023-08-09T17:26:00Z">
                <w:pPr>
                  <w:widowControl w:val="0"/>
                  <w:spacing w:before="0" w:line="240" w:lineRule="auto"/>
                </w:pPr>
              </w:pPrChange>
            </w:pPr>
            <w:r>
              <w:rPr>
                <w:color w:val="323B4A"/>
                <w:sz w:val="16"/>
                <w:szCs w:val="16"/>
              </w:rPr>
              <w:t>0.884</w:t>
            </w:r>
          </w:p>
        </w:tc>
        <w:tc>
          <w:tcPr>
            <w:tcW w:w="560" w:type="dxa"/>
            <w:tcPrChange w:id="1154" w:author="Gonzalo Franetovic" w:date="2023-08-09T17:25:00Z">
              <w:tcPr>
                <w:tcW w:w="560" w:type="dxa"/>
              </w:tcPr>
            </w:tcPrChange>
          </w:tcPr>
          <w:p w14:paraId="522303E8" w14:textId="4356E445" w:rsidR="00C50885" w:rsidRDefault="00C50885">
            <w:pPr>
              <w:widowControl w:val="0"/>
              <w:spacing w:before="0" w:line="240" w:lineRule="auto"/>
              <w:jc w:val="center"/>
              <w:rPr>
                <w:color w:val="323B4A"/>
                <w:sz w:val="16"/>
                <w:szCs w:val="16"/>
              </w:rPr>
              <w:pPrChange w:id="1155" w:author="Gonzalo Franetovic" w:date="2023-08-09T17:26:00Z">
                <w:pPr>
                  <w:widowControl w:val="0"/>
                  <w:spacing w:before="0" w:line="240" w:lineRule="auto"/>
                </w:pPr>
              </w:pPrChange>
            </w:pPr>
            <w:ins w:id="1156" w:author="Gonzalo Franetovic" w:date="2023-08-09T17:20:00Z">
              <w:r>
                <w:rPr>
                  <w:color w:val="323B4A"/>
                  <w:sz w:val="16"/>
                  <w:szCs w:val="16"/>
                </w:rPr>
                <w:t>1</w:t>
              </w:r>
            </w:ins>
          </w:p>
        </w:tc>
        <w:tc>
          <w:tcPr>
            <w:tcW w:w="562" w:type="dxa"/>
            <w:tcPrChange w:id="1157" w:author="Gonzalo Franetovic" w:date="2023-08-09T17:25:00Z">
              <w:tcPr>
                <w:tcW w:w="562" w:type="dxa"/>
              </w:tcPr>
            </w:tcPrChange>
          </w:tcPr>
          <w:p w14:paraId="5C4BC420" w14:textId="777FFE89" w:rsidR="00C50885" w:rsidRDefault="00C50885">
            <w:pPr>
              <w:widowControl w:val="0"/>
              <w:spacing w:before="0" w:line="240" w:lineRule="auto"/>
              <w:jc w:val="center"/>
              <w:rPr>
                <w:color w:val="323B4A"/>
                <w:sz w:val="16"/>
                <w:szCs w:val="16"/>
              </w:rPr>
              <w:pPrChange w:id="1158" w:author="Gonzalo Franetovic" w:date="2023-08-09T17:26:00Z">
                <w:pPr>
                  <w:widowControl w:val="0"/>
                  <w:spacing w:before="0" w:line="240" w:lineRule="auto"/>
                </w:pPr>
              </w:pPrChange>
            </w:pPr>
            <w:ins w:id="1159" w:author="Gonzalo Franetovic" w:date="2023-08-09T17:20:00Z">
              <w:r>
                <w:rPr>
                  <w:color w:val="323B4A"/>
                  <w:sz w:val="16"/>
                  <w:szCs w:val="16"/>
                </w:rPr>
                <w:t>5</w:t>
              </w:r>
            </w:ins>
          </w:p>
        </w:tc>
      </w:tr>
      <w:tr w:rsidR="00C50885" w14:paraId="6720C39F" w14:textId="61AFDA36" w:rsidTr="00CA70FF">
        <w:trPr>
          <w:trHeight w:val="20"/>
          <w:jc w:val="center"/>
          <w:trPrChange w:id="1160" w:author="Gonzalo Franetovic" w:date="2023-08-09T17:25:00Z">
            <w:trPr>
              <w:trHeight w:val="20"/>
              <w:jc w:val="center"/>
            </w:trPr>
          </w:trPrChange>
        </w:trPr>
        <w:tc>
          <w:tcPr>
            <w:tcW w:w="851" w:type="dxa"/>
            <w:tcMar>
              <w:top w:w="100" w:type="dxa"/>
              <w:left w:w="100" w:type="dxa"/>
              <w:bottom w:w="100" w:type="dxa"/>
              <w:right w:w="100" w:type="dxa"/>
            </w:tcMar>
            <w:tcPrChange w:id="1161" w:author="Gonzalo Franetovic" w:date="2023-08-09T17:25:00Z">
              <w:tcPr>
                <w:tcW w:w="0" w:type="auto"/>
                <w:tcMar>
                  <w:top w:w="100" w:type="dxa"/>
                  <w:left w:w="100" w:type="dxa"/>
                  <w:bottom w:w="100" w:type="dxa"/>
                  <w:right w:w="100" w:type="dxa"/>
                </w:tcMar>
              </w:tcPr>
            </w:tcPrChange>
          </w:tcPr>
          <w:p w14:paraId="473136EF" w14:textId="77777777" w:rsidR="00C50885" w:rsidRDefault="00C50885" w:rsidP="00C50885">
            <w:pPr>
              <w:widowControl w:val="0"/>
              <w:spacing w:before="0" w:line="240" w:lineRule="auto"/>
              <w:rPr>
                <w:color w:val="323B4A"/>
                <w:sz w:val="16"/>
                <w:szCs w:val="16"/>
              </w:rPr>
            </w:pPr>
            <w:proofErr w:type="spellStart"/>
            <w:r>
              <w:rPr>
                <w:color w:val="323B4A"/>
                <w:sz w:val="16"/>
                <w:szCs w:val="16"/>
              </w:rPr>
              <w:t>ineq_j</w:t>
            </w:r>
            <w:proofErr w:type="spellEnd"/>
          </w:p>
        </w:tc>
        <w:tc>
          <w:tcPr>
            <w:tcW w:w="5338" w:type="dxa"/>
            <w:tcMar>
              <w:top w:w="100" w:type="dxa"/>
              <w:left w:w="100" w:type="dxa"/>
              <w:bottom w:w="100" w:type="dxa"/>
              <w:right w:w="100" w:type="dxa"/>
            </w:tcMar>
            <w:tcPrChange w:id="1162" w:author="Gonzalo Franetovic" w:date="2023-08-09T17:25:00Z">
              <w:tcPr>
                <w:tcW w:w="4831" w:type="dxa"/>
                <w:tcMar>
                  <w:top w:w="100" w:type="dxa"/>
                  <w:left w:w="100" w:type="dxa"/>
                  <w:bottom w:w="100" w:type="dxa"/>
                  <w:right w:w="100" w:type="dxa"/>
                </w:tcMar>
              </w:tcPr>
            </w:tcPrChange>
          </w:tcPr>
          <w:p w14:paraId="46154EE2" w14:textId="77777777" w:rsidR="00C50885" w:rsidRPr="00CA70FF" w:rsidRDefault="00C50885" w:rsidP="00C50885">
            <w:pPr>
              <w:widowControl w:val="0"/>
              <w:spacing w:before="0" w:line="240" w:lineRule="auto"/>
              <w:rPr>
                <w:color w:val="323B4A"/>
                <w:sz w:val="16"/>
                <w:szCs w:val="16"/>
              </w:rPr>
            </w:pPr>
            <w:r w:rsidRPr="00CA70FF">
              <w:rPr>
                <w:color w:val="323B4A"/>
                <w:sz w:val="16"/>
                <w:szCs w:val="16"/>
              </w:rPr>
              <w:t>How fair or unfair do you think the income distribution is in Chile?</w:t>
            </w:r>
          </w:p>
        </w:tc>
        <w:tc>
          <w:tcPr>
            <w:tcW w:w="563" w:type="dxa"/>
            <w:tcPrChange w:id="1163" w:author="Gonzalo Franetovic" w:date="2023-08-09T17:25:00Z">
              <w:tcPr>
                <w:tcW w:w="564" w:type="dxa"/>
              </w:tcPr>
            </w:tcPrChange>
          </w:tcPr>
          <w:p w14:paraId="39801CF7" w14:textId="1BF2DC31" w:rsidR="00C50885" w:rsidRDefault="00C50885">
            <w:pPr>
              <w:widowControl w:val="0"/>
              <w:spacing w:before="0" w:line="240" w:lineRule="auto"/>
              <w:jc w:val="center"/>
              <w:rPr>
                <w:color w:val="323B4A"/>
                <w:sz w:val="16"/>
                <w:szCs w:val="16"/>
              </w:rPr>
              <w:pPrChange w:id="1164" w:author="Gonzalo Franetovic" w:date="2023-08-09T17:26:00Z">
                <w:pPr>
                  <w:widowControl w:val="0"/>
                  <w:spacing w:before="0" w:line="240" w:lineRule="auto"/>
                </w:pPr>
              </w:pPrChange>
            </w:pPr>
            <w:ins w:id="1165" w:author="Gonzalo Franetovic" w:date="2023-08-09T17:17:00Z">
              <w:r>
                <w:rPr>
                  <w:color w:val="323B4A"/>
                  <w:sz w:val="16"/>
                  <w:szCs w:val="16"/>
                </w:rPr>
                <w:t>1,040</w:t>
              </w:r>
            </w:ins>
          </w:p>
        </w:tc>
        <w:tc>
          <w:tcPr>
            <w:tcW w:w="592" w:type="dxa"/>
            <w:tcMar>
              <w:top w:w="100" w:type="dxa"/>
              <w:left w:w="100" w:type="dxa"/>
              <w:bottom w:w="100" w:type="dxa"/>
              <w:right w:w="100" w:type="dxa"/>
            </w:tcMar>
            <w:tcPrChange w:id="1166" w:author="Gonzalo Franetovic" w:date="2023-08-09T17:25:00Z">
              <w:tcPr>
                <w:tcW w:w="592" w:type="dxa"/>
                <w:tcMar>
                  <w:top w:w="100" w:type="dxa"/>
                  <w:left w:w="100" w:type="dxa"/>
                  <w:bottom w:w="100" w:type="dxa"/>
                  <w:right w:w="100" w:type="dxa"/>
                </w:tcMar>
              </w:tcPr>
            </w:tcPrChange>
          </w:tcPr>
          <w:p w14:paraId="5CDA7146" w14:textId="1EC7070E" w:rsidR="00C50885" w:rsidRDefault="00C50885">
            <w:pPr>
              <w:widowControl w:val="0"/>
              <w:spacing w:before="0" w:line="240" w:lineRule="auto"/>
              <w:jc w:val="center"/>
              <w:rPr>
                <w:color w:val="323B4A"/>
                <w:sz w:val="16"/>
                <w:szCs w:val="16"/>
              </w:rPr>
              <w:pPrChange w:id="1167" w:author="Gonzalo Franetovic" w:date="2023-08-09T17:26:00Z">
                <w:pPr>
                  <w:widowControl w:val="0"/>
                  <w:spacing w:before="0" w:line="240" w:lineRule="auto"/>
                </w:pPr>
              </w:pPrChange>
            </w:pPr>
            <w:r>
              <w:rPr>
                <w:color w:val="323B4A"/>
                <w:sz w:val="16"/>
                <w:szCs w:val="16"/>
              </w:rPr>
              <w:t>3.259</w:t>
            </w:r>
          </w:p>
        </w:tc>
        <w:tc>
          <w:tcPr>
            <w:tcW w:w="563" w:type="dxa"/>
            <w:tcMar>
              <w:top w:w="100" w:type="dxa"/>
              <w:left w:w="100" w:type="dxa"/>
              <w:bottom w:w="100" w:type="dxa"/>
              <w:right w:w="100" w:type="dxa"/>
            </w:tcMar>
            <w:tcPrChange w:id="1168" w:author="Gonzalo Franetovic" w:date="2023-08-09T17:25:00Z">
              <w:tcPr>
                <w:tcW w:w="564" w:type="dxa"/>
                <w:tcMar>
                  <w:top w:w="100" w:type="dxa"/>
                  <w:left w:w="100" w:type="dxa"/>
                  <w:bottom w:w="100" w:type="dxa"/>
                  <w:right w:w="100" w:type="dxa"/>
                </w:tcMar>
              </w:tcPr>
            </w:tcPrChange>
          </w:tcPr>
          <w:p w14:paraId="433877C0" w14:textId="77777777" w:rsidR="00C50885" w:rsidRDefault="00C50885">
            <w:pPr>
              <w:widowControl w:val="0"/>
              <w:spacing w:before="0" w:line="240" w:lineRule="auto"/>
              <w:jc w:val="center"/>
              <w:rPr>
                <w:color w:val="323B4A"/>
                <w:sz w:val="16"/>
                <w:szCs w:val="16"/>
              </w:rPr>
              <w:pPrChange w:id="1169" w:author="Gonzalo Franetovic" w:date="2023-08-09T17:26:00Z">
                <w:pPr>
                  <w:widowControl w:val="0"/>
                  <w:spacing w:before="0" w:line="240" w:lineRule="auto"/>
                </w:pPr>
              </w:pPrChange>
            </w:pPr>
            <w:r>
              <w:rPr>
                <w:color w:val="323B4A"/>
                <w:sz w:val="16"/>
                <w:szCs w:val="16"/>
              </w:rPr>
              <w:t>0.679</w:t>
            </w:r>
          </w:p>
        </w:tc>
        <w:tc>
          <w:tcPr>
            <w:tcW w:w="560" w:type="dxa"/>
            <w:tcPrChange w:id="1170" w:author="Gonzalo Franetovic" w:date="2023-08-09T17:25:00Z">
              <w:tcPr>
                <w:tcW w:w="560" w:type="dxa"/>
              </w:tcPr>
            </w:tcPrChange>
          </w:tcPr>
          <w:p w14:paraId="1F35E711" w14:textId="40AE8666" w:rsidR="00C50885" w:rsidRDefault="00C50885">
            <w:pPr>
              <w:widowControl w:val="0"/>
              <w:spacing w:before="0" w:line="240" w:lineRule="auto"/>
              <w:jc w:val="center"/>
              <w:rPr>
                <w:color w:val="323B4A"/>
                <w:sz w:val="16"/>
                <w:szCs w:val="16"/>
              </w:rPr>
              <w:pPrChange w:id="1171" w:author="Gonzalo Franetovic" w:date="2023-08-09T17:26:00Z">
                <w:pPr>
                  <w:widowControl w:val="0"/>
                  <w:spacing w:before="0" w:line="240" w:lineRule="auto"/>
                </w:pPr>
              </w:pPrChange>
            </w:pPr>
            <w:ins w:id="1172" w:author="Gonzalo Franetovic" w:date="2023-08-09T17:20:00Z">
              <w:r>
                <w:rPr>
                  <w:color w:val="323B4A"/>
                  <w:sz w:val="16"/>
                  <w:szCs w:val="16"/>
                </w:rPr>
                <w:t>1</w:t>
              </w:r>
            </w:ins>
          </w:p>
        </w:tc>
        <w:tc>
          <w:tcPr>
            <w:tcW w:w="562" w:type="dxa"/>
            <w:tcPrChange w:id="1173" w:author="Gonzalo Franetovic" w:date="2023-08-09T17:25:00Z">
              <w:tcPr>
                <w:tcW w:w="562" w:type="dxa"/>
              </w:tcPr>
            </w:tcPrChange>
          </w:tcPr>
          <w:p w14:paraId="32533A9C" w14:textId="554EA02B" w:rsidR="00C50885" w:rsidRDefault="00CA70FF">
            <w:pPr>
              <w:widowControl w:val="0"/>
              <w:spacing w:before="0" w:line="240" w:lineRule="auto"/>
              <w:jc w:val="center"/>
              <w:rPr>
                <w:color w:val="323B4A"/>
                <w:sz w:val="16"/>
                <w:szCs w:val="16"/>
              </w:rPr>
              <w:pPrChange w:id="1174" w:author="Gonzalo Franetovic" w:date="2023-08-09T17:26:00Z">
                <w:pPr>
                  <w:widowControl w:val="0"/>
                  <w:spacing w:before="0" w:line="240" w:lineRule="auto"/>
                </w:pPr>
              </w:pPrChange>
            </w:pPr>
            <w:r>
              <w:rPr>
                <w:color w:val="323B4A"/>
                <w:sz w:val="16"/>
                <w:szCs w:val="16"/>
              </w:rPr>
              <w:t>4</w:t>
            </w:r>
          </w:p>
        </w:tc>
      </w:tr>
      <w:tr w:rsidR="00C50885" w14:paraId="4DC3C558" w14:textId="3DFC4937" w:rsidTr="00CA70FF">
        <w:trPr>
          <w:trHeight w:val="20"/>
          <w:jc w:val="center"/>
          <w:trPrChange w:id="1175" w:author="Gonzalo Franetovic" w:date="2023-08-09T17:25:00Z">
            <w:trPr>
              <w:trHeight w:val="20"/>
              <w:jc w:val="center"/>
            </w:trPr>
          </w:trPrChange>
        </w:trPr>
        <w:tc>
          <w:tcPr>
            <w:tcW w:w="851" w:type="dxa"/>
            <w:tcMar>
              <w:top w:w="100" w:type="dxa"/>
              <w:left w:w="100" w:type="dxa"/>
              <w:bottom w:w="100" w:type="dxa"/>
              <w:right w:w="100" w:type="dxa"/>
            </w:tcMar>
            <w:tcPrChange w:id="1176" w:author="Gonzalo Franetovic" w:date="2023-08-09T17:25:00Z">
              <w:tcPr>
                <w:tcW w:w="0" w:type="auto"/>
                <w:tcMar>
                  <w:top w:w="100" w:type="dxa"/>
                  <w:left w:w="100" w:type="dxa"/>
                  <w:bottom w:w="100" w:type="dxa"/>
                  <w:right w:w="100" w:type="dxa"/>
                </w:tcMar>
              </w:tcPr>
            </w:tcPrChange>
          </w:tcPr>
          <w:p w14:paraId="6EFD8DAA" w14:textId="77777777" w:rsidR="00C50885" w:rsidRDefault="00C50885" w:rsidP="00C50885">
            <w:pPr>
              <w:widowControl w:val="0"/>
              <w:spacing w:before="0" w:line="240" w:lineRule="auto"/>
              <w:rPr>
                <w:color w:val="323B4A"/>
                <w:sz w:val="16"/>
                <w:szCs w:val="16"/>
              </w:rPr>
            </w:pPr>
            <w:proofErr w:type="spellStart"/>
            <w:r>
              <w:rPr>
                <w:color w:val="323B4A"/>
                <w:sz w:val="16"/>
                <w:szCs w:val="16"/>
              </w:rPr>
              <w:t>redis_d</w:t>
            </w:r>
            <w:proofErr w:type="spellEnd"/>
          </w:p>
        </w:tc>
        <w:tc>
          <w:tcPr>
            <w:tcW w:w="5338" w:type="dxa"/>
            <w:tcMar>
              <w:top w:w="100" w:type="dxa"/>
              <w:left w:w="100" w:type="dxa"/>
              <w:bottom w:w="100" w:type="dxa"/>
              <w:right w:w="100" w:type="dxa"/>
            </w:tcMar>
            <w:tcPrChange w:id="1177" w:author="Gonzalo Franetovic" w:date="2023-08-09T17:25:00Z">
              <w:tcPr>
                <w:tcW w:w="4831" w:type="dxa"/>
                <w:tcMar>
                  <w:top w:w="100" w:type="dxa"/>
                  <w:left w:w="100" w:type="dxa"/>
                  <w:bottom w:w="100" w:type="dxa"/>
                  <w:right w:w="100" w:type="dxa"/>
                </w:tcMar>
              </w:tcPr>
            </w:tcPrChange>
          </w:tcPr>
          <w:p w14:paraId="1030A9F9" w14:textId="33C504EB" w:rsidR="00C50885" w:rsidRDefault="00C50885" w:rsidP="00C50885">
            <w:pPr>
              <w:widowControl w:val="0"/>
              <w:spacing w:before="0" w:line="240" w:lineRule="auto"/>
              <w:rPr>
                <w:color w:val="323B4A"/>
                <w:sz w:val="16"/>
                <w:szCs w:val="16"/>
              </w:rPr>
            </w:pPr>
            <w:r>
              <w:rPr>
                <w:color w:val="323B4A"/>
                <w:sz w:val="16"/>
                <w:szCs w:val="16"/>
              </w:rPr>
              <w:t xml:space="preserve">Most politicians in </w:t>
            </w:r>
            <w:del w:id="1178" w:author="Gonzalo Franetovic" w:date="2023-08-09T10:12:00Z">
              <w:r w:rsidDel="00195D1E">
                <w:rPr>
                  <w:color w:val="323B4A"/>
                  <w:sz w:val="16"/>
                  <w:szCs w:val="16"/>
                </w:rPr>
                <w:delText xml:space="preserve">Italy </w:delText>
              </w:r>
            </w:del>
            <w:ins w:id="1179" w:author="Gonzalo Franetovic" w:date="2023-08-09T10:12:00Z">
              <w:r>
                <w:rPr>
                  <w:color w:val="323B4A"/>
                  <w:sz w:val="16"/>
                  <w:szCs w:val="16"/>
                </w:rPr>
                <w:t xml:space="preserve">Chile </w:t>
              </w:r>
            </w:ins>
            <w:r>
              <w:rPr>
                <w:color w:val="323B4A"/>
                <w:sz w:val="16"/>
                <w:szCs w:val="16"/>
              </w:rPr>
              <w:t>do not care about reducing the differences in income between people with high incomes and people with low incomes</w:t>
            </w:r>
            <w:ins w:id="1180" w:author="Gonzalo Franetovic" w:date="2023-08-09T17:19:00Z">
              <w:r>
                <w:rPr>
                  <w:color w:val="323B4A"/>
                  <w:sz w:val="16"/>
                  <w:szCs w:val="16"/>
                </w:rPr>
                <w:t>. *</w:t>
              </w:r>
            </w:ins>
            <w:del w:id="1181" w:author="Gonzalo Franetovic" w:date="2023-08-09T17:19:00Z">
              <w:r w:rsidDel="00C50885">
                <w:rPr>
                  <w:color w:val="323B4A"/>
                  <w:sz w:val="16"/>
                  <w:szCs w:val="16"/>
                </w:rPr>
                <w:delText>.</w:delText>
              </w:r>
            </w:del>
          </w:p>
        </w:tc>
        <w:tc>
          <w:tcPr>
            <w:tcW w:w="563" w:type="dxa"/>
            <w:tcPrChange w:id="1182" w:author="Gonzalo Franetovic" w:date="2023-08-09T17:25:00Z">
              <w:tcPr>
                <w:tcW w:w="564" w:type="dxa"/>
              </w:tcPr>
            </w:tcPrChange>
          </w:tcPr>
          <w:p w14:paraId="7DBB00F6" w14:textId="4EF60B0F" w:rsidR="00C50885" w:rsidRDefault="00C50885">
            <w:pPr>
              <w:widowControl w:val="0"/>
              <w:spacing w:before="0" w:line="240" w:lineRule="auto"/>
              <w:jc w:val="center"/>
              <w:rPr>
                <w:color w:val="323B4A"/>
                <w:sz w:val="16"/>
                <w:szCs w:val="16"/>
              </w:rPr>
              <w:pPrChange w:id="1183" w:author="Gonzalo Franetovic" w:date="2023-08-09T17:26:00Z">
                <w:pPr>
                  <w:widowControl w:val="0"/>
                  <w:spacing w:before="0" w:line="240" w:lineRule="auto"/>
                </w:pPr>
              </w:pPrChange>
            </w:pPr>
            <w:ins w:id="1184" w:author="Gonzalo Franetovic" w:date="2023-08-09T17:17:00Z">
              <w:r>
                <w:rPr>
                  <w:color w:val="323B4A"/>
                  <w:sz w:val="16"/>
                  <w:szCs w:val="16"/>
                </w:rPr>
                <w:t>1,040</w:t>
              </w:r>
            </w:ins>
          </w:p>
        </w:tc>
        <w:tc>
          <w:tcPr>
            <w:tcW w:w="592" w:type="dxa"/>
            <w:tcMar>
              <w:top w:w="100" w:type="dxa"/>
              <w:left w:w="100" w:type="dxa"/>
              <w:bottom w:w="100" w:type="dxa"/>
              <w:right w:w="100" w:type="dxa"/>
            </w:tcMar>
            <w:tcPrChange w:id="1185" w:author="Gonzalo Franetovic" w:date="2023-08-09T17:25:00Z">
              <w:tcPr>
                <w:tcW w:w="592" w:type="dxa"/>
                <w:tcMar>
                  <w:top w:w="100" w:type="dxa"/>
                  <w:left w:w="100" w:type="dxa"/>
                  <w:bottom w:w="100" w:type="dxa"/>
                  <w:right w:w="100" w:type="dxa"/>
                </w:tcMar>
              </w:tcPr>
            </w:tcPrChange>
          </w:tcPr>
          <w:p w14:paraId="22BBEB04" w14:textId="220F1536" w:rsidR="00C50885" w:rsidRDefault="00C50885">
            <w:pPr>
              <w:widowControl w:val="0"/>
              <w:spacing w:before="0" w:line="240" w:lineRule="auto"/>
              <w:jc w:val="center"/>
              <w:rPr>
                <w:color w:val="323B4A"/>
                <w:sz w:val="16"/>
                <w:szCs w:val="16"/>
              </w:rPr>
              <w:pPrChange w:id="1186" w:author="Gonzalo Franetovic" w:date="2023-08-09T17:26:00Z">
                <w:pPr>
                  <w:widowControl w:val="0"/>
                  <w:spacing w:before="0" w:line="240" w:lineRule="auto"/>
                </w:pPr>
              </w:pPrChange>
            </w:pPr>
            <w:r>
              <w:rPr>
                <w:color w:val="323B4A"/>
                <w:sz w:val="16"/>
                <w:szCs w:val="16"/>
              </w:rPr>
              <w:t>3.902</w:t>
            </w:r>
          </w:p>
        </w:tc>
        <w:tc>
          <w:tcPr>
            <w:tcW w:w="563" w:type="dxa"/>
            <w:tcMar>
              <w:top w:w="100" w:type="dxa"/>
              <w:left w:w="100" w:type="dxa"/>
              <w:bottom w:w="100" w:type="dxa"/>
              <w:right w:w="100" w:type="dxa"/>
            </w:tcMar>
            <w:tcPrChange w:id="1187" w:author="Gonzalo Franetovic" w:date="2023-08-09T17:25:00Z">
              <w:tcPr>
                <w:tcW w:w="564" w:type="dxa"/>
                <w:tcMar>
                  <w:top w:w="100" w:type="dxa"/>
                  <w:left w:w="100" w:type="dxa"/>
                  <w:bottom w:w="100" w:type="dxa"/>
                  <w:right w:w="100" w:type="dxa"/>
                </w:tcMar>
              </w:tcPr>
            </w:tcPrChange>
          </w:tcPr>
          <w:p w14:paraId="1E33BBF7" w14:textId="37AD7AB4" w:rsidR="00C50885" w:rsidRDefault="00C50885">
            <w:pPr>
              <w:widowControl w:val="0"/>
              <w:spacing w:before="0" w:line="240" w:lineRule="auto"/>
              <w:jc w:val="center"/>
              <w:rPr>
                <w:color w:val="323B4A"/>
                <w:sz w:val="16"/>
                <w:szCs w:val="16"/>
              </w:rPr>
              <w:pPrChange w:id="1188" w:author="Gonzalo Franetovic" w:date="2023-08-09T17:26:00Z">
                <w:pPr>
                  <w:widowControl w:val="0"/>
                  <w:spacing w:before="0" w:line="240" w:lineRule="auto"/>
                </w:pPr>
              </w:pPrChange>
            </w:pPr>
            <w:r>
              <w:rPr>
                <w:color w:val="323B4A"/>
                <w:sz w:val="16"/>
                <w:szCs w:val="16"/>
              </w:rPr>
              <w:t>1.014</w:t>
            </w:r>
          </w:p>
        </w:tc>
        <w:tc>
          <w:tcPr>
            <w:tcW w:w="560" w:type="dxa"/>
            <w:tcPrChange w:id="1189" w:author="Gonzalo Franetovic" w:date="2023-08-09T17:25:00Z">
              <w:tcPr>
                <w:tcW w:w="560" w:type="dxa"/>
              </w:tcPr>
            </w:tcPrChange>
          </w:tcPr>
          <w:p w14:paraId="5C1A557B" w14:textId="3982F8F2" w:rsidR="00C50885" w:rsidRDefault="00C50885">
            <w:pPr>
              <w:widowControl w:val="0"/>
              <w:spacing w:before="0" w:line="240" w:lineRule="auto"/>
              <w:jc w:val="center"/>
              <w:rPr>
                <w:color w:val="323B4A"/>
                <w:sz w:val="16"/>
                <w:szCs w:val="16"/>
              </w:rPr>
              <w:pPrChange w:id="1190" w:author="Gonzalo Franetovic" w:date="2023-08-09T17:26:00Z">
                <w:pPr>
                  <w:widowControl w:val="0"/>
                  <w:spacing w:before="0" w:line="240" w:lineRule="auto"/>
                </w:pPr>
              </w:pPrChange>
            </w:pPr>
            <w:ins w:id="1191" w:author="Gonzalo Franetovic" w:date="2023-08-09T17:20:00Z">
              <w:r>
                <w:rPr>
                  <w:color w:val="323B4A"/>
                  <w:sz w:val="16"/>
                  <w:szCs w:val="16"/>
                </w:rPr>
                <w:t>1</w:t>
              </w:r>
            </w:ins>
          </w:p>
        </w:tc>
        <w:tc>
          <w:tcPr>
            <w:tcW w:w="562" w:type="dxa"/>
            <w:tcPrChange w:id="1192" w:author="Gonzalo Franetovic" w:date="2023-08-09T17:25:00Z">
              <w:tcPr>
                <w:tcW w:w="562" w:type="dxa"/>
              </w:tcPr>
            </w:tcPrChange>
          </w:tcPr>
          <w:p w14:paraId="129194F5" w14:textId="70952424" w:rsidR="00C50885" w:rsidRDefault="00C50885">
            <w:pPr>
              <w:widowControl w:val="0"/>
              <w:spacing w:before="0" w:line="240" w:lineRule="auto"/>
              <w:jc w:val="center"/>
              <w:rPr>
                <w:color w:val="323B4A"/>
                <w:sz w:val="16"/>
                <w:szCs w:val="16"/>
              </w:rPr>
              <w:pPrChange w:id="1193" w:author="Gonzalo Franetovic" w:date="2023-08-09T17:26:00Z">
                <w:pPr>
                  <w:widowControl w:val="0"/>
                  <w:spacing w:before="0" w:line="240" w:lineRule="auto"/>
                </w:pPr>
              </w:pPrChange>
            </w:pPr>
            <w:ins w:id="1194" w:author="Gonzalo Franetovic" w:date="2023-08-09T17:20:00Z">
              <w:r>
                <w:rPr>
                  <w:color w:val="323B4A"/>
                  <w:sz w:val="16"/>
                  <w:szCs w:val="16"/>
                </w:rPr>
                <w:t>5</w:t>
              </w:r>
            </w:ins>
          </w:p>
        </w:tc>
      </w:tr>
      <w:tr w:rsidR="00C50885" w14:paraId="68EB455D" w14:textId="760C238A" w:rsidTr="00CA70FF">
        <w:trPr>
          <w:trHeight w:val="20"/>
          <w:jc w:val="center"/>
          <w:trPrChange w:id="1195" w:author="Gonzalo Franetovic" w:date="2023-08-09T17:25:00Z">
            <w:trPr>
              <w:trHeight w:val="20"/>
              <w:jc w:val="center"/>
            </w:trPr>
          </w:trPrChange>
        </w:trPr>
        <w:tc>
          <w:tcPr>
            <w:tcW w:w="851" w:type="dxa"/>
            <w:tcMar>
              <w:top w:w="100" w:type="dxa"/>
              <w:left w:w="100" w:type="dxa"/>
              <w:bottom w:w="100" w:type="dxa"/>
              <w:right w:w="100" w:type="dxa"/>
            </w:tcMar>
            <w:tcPrChange w:id="1196" w:author="Gonzalo Franetovic" w:date="2023-08-09T17:25:00Z">
              <w:tcPr>
                <w:tcW w:w="0" w:type="auto"/>
                <w:tcMar>
                  <w:top w:w="100" w:type="dxa"/>
                  <w:left w:w="100" w:type="dxa"/>
                  <w:bottom w:w="100" w:type="dxa"/>
                  <w:right w:w="100" w:type="dxa"/>
                </w:tcMar>
              </w:tcPr>
            </w:tcPrChange>
          </w:tcPr>
          <w:p w14:paraId="6A7692A3" w14:textId="77777777" w:rsidR="00C50885" w:rsidRDefault="00C50885" w:rsidP="00C50885">
            <w:pPr>
              <w:widowControl w:val="0"/>
              <w:spacing w:before="0" w:line="240" w:lineRule="auto"/>
              <w:rPr>
                <w:color w:val="323B4A"/>
                <w:sz w:val="16"/>
                <w:szCs w:val="16"/>
              </w:rPr>
            </w:pPr>
            <w:proofErr w:type="spellStart"/>
            <w:r>
              <w:rPr>
                <w:color w:val="323B4A"/>
                <w:sz w:val="16"/>
                <w:szCs w:val="16"/>
              </w:rPr>
              <w:t>redis_f</w:t>
            </w:r>
            <w:proofErr w:type="spellEnd"/>
          </w:p>
        </w:tc>
        <w:tc>
          <w:tcPr>
            <w:tcW w:w="5338" w:type="dxa"/>
            <w:tcMar>
              <w:top w:w="100" w:type="dxa"/>
              <w:left w:w="100" w:type="dxa"/>
              <w:bottom w:w="100" w:type="dxa"/>
              <w:right w:w="100" w:type="dxa"/>
            </w:tcMar>
            <w:tcPrChange w:id="1197" w:author="Gonzalo Franetovic" w:date="2023-08-09T17:25:00Z">
              <w:tcPr>
                <w:tcW w:w="4831" w:type="dxa"/>
                <w:tcMar>
                  <w:top w:w="100" w:type="dxa"/>
                  <w:left w:w="100" w:type="dxa"/>
                  <w:bottom w:w="100" w:type="dxa"/>
                  <w:right w:w="100" w:type="dxa"/>
                </w:tcMar>
              </w:tcPr>
            </w:tcPrChange>
          </w:tcPr>
          <w:p w14:paraId="61E476F7" w14:textId="21850187" w:rsidR="00C50885" w:rsidRDefault="00C50885" w:rsidP="00C50885">
            <w:pPr>
              <w:widowControl w:val="0"/>
              <w:spacing w:before="0" w:line="240" w:lineRule="auto"/>
              <w:rPr>
                <w:color w:val="323B4A"/>
                <w:sz w:val="16"/>
                <w:szCs w:val="16"/>
              </w:rPr>
            </w:pPr>
            <w:r>
              <w:rPr>
                <w:color w:val="323B4A"/>
                <w:sz w:val="16"/>
                <w:szCs w:val="16"/>
              </w:rPr>
              <w:t xml:space="preserve">How successful do you think the government in </w:t>
            </w:r>
            <w:del w:id="1198" w:author="Gonzalo Franetovic" w:date="2023-08-09T10:12:00Z">
              <w:r w:rsidDel="00195D1E">
                <w:rPr>
                  <w:color w:val="323B4A"/>
                  <w:sz w:val="16"/>
                  <w:szCs w:val="16"/>
                </w:rPr>
                <w:delText xml:space="preserve">Italy </w:delText>
              </w:r>
            </w:del>
            <w:ins w:id="1199" w:author="Gonzalo Franetovic" w:date="2023-08-09T10:12:00Z">
              <w:r>
                <w:rPr>
                  <w:color w:val="323B4A"/>
                  <w:sz w:val="16"/>
                  <w:szCs w:val="16"/>
                </w:rPr>
                <w:t xml:space="preserve">Chile </w:t>
              </w:r>
            </w:ins>
            <w:r>
              <w:rPr>
                <w:color w:val="323B4A"/>
                <w:sz w:val="16"/>
                <w:szCs w:val="16"/>
              </w:rPr>
              <w:t>is nowadays in reducing the differences in income between people with high incomes and people with low incomes?</w:t>
            </w:r>
          </w:p>
        </w:tc>
        <w:tc>
          <w:tcPr>
            <w:tcW w:w="563" w:type="dxa"/>
            <w:tcPrChange w:id="1200" w:author="Gonzalo Franetovic" w:date="2023-08-09T17:25:00Z">
              <w:tcPr>
                <w:tcW w:w="564" w:type="dxa"/>
              </w:tcPr>
            </w:tcPrChange>
          </w:tcPr>
          <w:p w14:paraId="2B59A1D9" w14:textId="50130E52" w:rsidR="00C50885" w:rsidRDefault="00C50885">
            <w:pPr>
              <w:widowControl w:val="0"/>
              <w:spacing w:before="0" w:line="240" w:lineRule="auto"/>
              <w:jc w:val="center"/>
              <w:rPr>
                <w:color w:val="323B4A"/>
                <w:sz w:val="16"/>
                <w:szCs w:val="16"/>
              </w:rPr>
              <w:pPrChange w:id="1201" w:author="Gonzalo Franetovic" w:date="2023-08-09T17:26:00Z">
                <w:pPr>
                  <w:widowControl w:val="0"/>
                  <w:spacing w:before="0" w:line="240" w:lineRule="auto"/>
                </w:pPr>
              </w:pPrChange>
            </w:pPr>
            <w:ins w:id="1202" w:author="Gonzalo Franetovic" w:date="2023-08-09T17:17:00Z">
              <w:r>
                <w:rPr>
                  <w:color w:val="323B4A"/>
                  <w:sz w:val="16"/>
                  <w:szCs w:val="16"/>
                </w:rPr>
                <w:t>1,040</w:t>
              </w:r>
            </w:ins>
          </w:p>
        </w:tc>
        <w:tc>
          <w:tcPr>
            <w:tcW w:w="592" w:type="dxa"/>
            <w:tcMar>
              <w:top w:w="100" w:type="dxa"/>
              <w:left w:w="100" w:type="dxa"/>
              <w:bottom w:w="100" w:type="dxa"/>
              <w:right w:w="100" w:type="dxa"/>
            </w:tcMar>
            <w:tcPrChange w:id="1203" w:author="Gonzalo Franetovic" w:date="2023-08-09T17:25:00Z">
              <w:tcPr>
                <w:tcW w:w="592" w:type="dxa"/>
                <w:tcMar>
                  <w:top w:w="100" w:type="dxa"/>
                  <w:left w:w="100" w:type="dxa"/>
                  <w:bottom w:w="100" w:type="dxa"/>
                  <w:right w:w="100" w:type="dxa"/>
                </w:tcMar>
              </w:tcPr>
            </w:tcPrChange>
          </w:tcPr>
          <w:p w14:paraId="788ED38A" w14:textId="7CA05B87" w:rsidR="00C50885" w:rsidRDefault="00C50885">
            <w:pPr>
              <w:widowControl w:val="0"/>
              <w:spacing w:before="0" w:line="240" w:lineRule="auto"/>
              <w:jc w:val="center"/>
              <w:rPr>
                <w:color w:val="323B4A"/>
                <w:sz w:val="16"/>
                <w:szCs w:val="16"/>
              </w:rPr>
              <w:pPrChange w:id="1204" w:author="Gonzalo Franetovic" w:date="2023-08-09T17:26:00Z">
                <w:pPr>
                  <w:widowControl w:val="0"/>
                  <w:spacing w:before="0" w:line="240" w:lineRule="auto"/>
                </w:pPr>
              </w:pPrChange>
            </w:pPr>
            <w:r>
              <w:rPr>
                <w:color w:val="323B4A"/>
                <w:sz w:val="16"/>
                <w:szCs w:val="16"/>
              </w:rPr>
              <w:t>3.446</w:t>
            </w:r>
          </w:p>
        </w:tc>
        <w:tc>
          <w:tcPr>
            <w:tcW w:w="563" w:type="dxa"/>
            <w:tcMar>
              <w:top w:w="100" w:type="dxa"/>
              <w:left w:w="100" w:type="dxa"/>
              <w:bottom w:w="100" w:type="dxa"/>
              <w:right w:w="100" w:type="dxa"/>
            </w:tcMar>
            <w:tcPrChange w:id="1205" w:author="Gonzalo Franetovic" w:date="2023-08-09T17:25:00Z">
              <w:tcPr>
                <w:tcW w:w="564" w:type="dxa"/>
                <w:tcMar>
                  <w:top w:w="100" w:type="dxa"/>
                  <w:left w:w="100" w:type="dxa"/>
                  <w:bottom w:w="100" w:type="dxa"/>
                  <w:right w:w="100" w:type="dxa"/>
                </w:tcMar>
              </w:tcPr>
            </w:tcPrChange>
          </w:tcPr>
          <w:p w14:paraId="1A56477A" w14:textId="15492D2D" w:rsidR="00C50885" w:rsidRDefault="00C50885">
            <w:pPr>
              <w:widowControl w:val="0"/>
              <w:spacing w:before="0" w:line="240" w:lineRule="auto"/>
              <w:jc w:val="center"/>
              <w:rPr>
                <w:color w:val="323B4A"/>
                <w:sz w:val="16"/>
                <w:szCs w:val="16"/>
              </w:rPr>
              <w:pPrChange w:id="1206" w:author="Gonzalo Franetovic" w:date="2023-08-09T17:26:00Z">
                <w:pPr>
                  <w:widowControl w:val="0"/>
                  <w:spacing w:before="0" w:line="240" w:lineRule="auto"/>
                </w:pPr>
              </w:pPrChange>
            </w:pPr>
            <w:r>
              <w:rPr>
                <w:color w:val="323B4A"/>
                <w:sz w:val="16"/>
                <w:szCs w:val="16"/>
              </w:rPr>
              <w:t>1.255</w:t>
            </w:r>
          </w:p>
        </w:tc>
        <w:tc>
          <w:tcPr>
            <w:tcW w:w="560" w:type="dxa"/>
            <w:tcPrChange w:id="1207" w:author="Gonzalo Franetovic" w:date="2023-08-09T17:25:00Z">
              <w:tcPr>
                <w:tcW w:w="560" w:type="dxa"/>
              </w:tcPr>
            </w:tcPrChange>
          </w:tcPr>
          <w:p w14:paraId="48C3B285" w14:textId="09070A2F" w:rsidR="00C50885" w:rsidRDefault="00C50885">
            <w:pPr>
              <w:widowControl w:val="0"/>
              <w:spacing w:before="0" w:line="240" w:lineRule="auto"/>
              <w:jc w:val="center"/>
              <w:rPr>
                <w:color w:val="323B4A"/>
                <w:sz w:val="16"/>
                <w:szCs w:val="16"/>
              </w:rPr>
              <w:pPrChange w:id="1208" w:author="Gonzalo Franetovic" w:date="2023-08-09T17:26:00Z">
                <w:pPr>
                  <w:widowControl w:val="0"/>
                  <w:spacing w:before="0" w:line="240" w:lineRule="auto"/>
                </w:pPr>
              </w:pPrChange>
            </w:pPr>
            <w:ins w:id="1209" w:author="Gonzalo Franetovic" w:date="2023-08-09T17:20:00Z">
              <w:r>
                <w:rPr>
                  <w:color w:val="323B4A"/>
                  <w:sz w:val="16"/>
                  <w:szCs w:val="16"/>
                </w:rPr>
                <w:t>1</w:t>
              </w:r>
            </w:ins>
          </w:p>
        </w:tc>
        <w:tc>
          <w:tcPr>
            <w:tcW w:w="562" w:type="dxa"/>
            <w:tcPrChange w:id="1210" w:author="Gonzalo Franetovic" w:date="2023-08-09T17:25:00Z">
              <w:tcPr>
                <w:tcW w:w="562" w:type="dxa"/>
              </w:tcPr>
            </w:tcPrChange>
          </w:tcPr>
          <w:p w14:paraId="4ABC493D" w14:textId="6E1E5096" w:rsidR="00C50885" w:rsidRDefault="00C50885">
            <w:pPr>
              <w:widowControl w:val="0"/>
              <w:spacing w:before="0" w:line="240" w:lineRule="auto"/>
              <w:jc w:val="center"/>
              <w:rPr>
                <w:color w:val="323B4A"/>
                <w:sz w:val="16"/>
                <w:szCs w:val="16"/>
              </w:rPr>
              <w:pPrChange w:id="1211" w:author="Gonzalo Franetovic" w:date="2023-08-09T17:26:00Z">
                <w:pPr>
                  <w:widowControl w:val="0"/>
                  <w:spacing w:before="0" w:line="240" w:lineRule="auto"/>
                </w:pPr>
              </w:pPrChange>
            </w:pPr>
            <w:ins w:id="1212" w:author="Gonzalo Franetovic" w:date="2023-08-09T17:20:00Z">
              <w:r>
                <w:rPr>
                  <w:color w:val="323B4A"/>
                  <w:sz w:val="16"/>
                  <w:szCs w:val="16"/>
                </w:rPr>
                <w:t>5</w:t>
              </w:r>
            </w:ins>
          </w:p>
        </w:tc>
      </w:tr>
      <w:tr w:rsidR="00C50885" w14:paraId="5E7BE7D3" w14:textId="3452766A" w:rsidTr="00CA70FF">
        <w:trPr>
          <w:trHeight w:val="20"/>
          <w:jc w:val="center"/>
          <w:trPrChange w:id="1213" w:author="Gonzalo Franetovic" w:date="2023-08-09T17:25:00Z">
            <w:trPr>
              <w:trHeight w:val="20"/>
              <w:jc w:val="center"/>
            </w:trPr>
          </w:trPrChange>
        </w:trPr>
        <w:tc>
          <w:tcPr>
            <w:tcW w:w="851" w:type="dxa"/>
            <w:tcMar>
              <w:top w:w="100" w:type="dxa"/>
              <w:left w:w="100" w:type="dxa"/>
              <w:bottom w:w="100" w:type="dxa"/>
              <w:right w:w="100" w:type="dxa"/>
            </w:tcMar>
            <w:tcPrChange w:id="1214" w:author="Gonzalo Franetovic" w:date="2023-08-09T17:25:00Z">
              <w:tcPr>
                <w:tcW w:w="0" w:type="auto"/>
                <w:tcMar>
                  <w:top w:w="100" w:type="dxa"/>
                  <w:left w:w="100" w:type="dxa"/>
                  <w:bottom w:w="100" w:type="dxa"/>
                  <w:right w:w="100" w:type="dxa"/>
                </w:tcMar>
              </w:tcPr>
            </w:tcPrChange>
          </w:tcPr>
          <w:p w14:paraId="24D0F4B4" w14:textId="77777777" w:rsidR="00C50885" w:rsidRDefault="00C50885" w:rsidP="00C50885">
            <w:pPr>
              <w:widowControl w:val="0"/>
              <w:spacing w:before="0" w:line="240" w:lineRule="auto"/>
              <w:rPr>
                <w:color w:val="323B4A"/>
                <w:sz w:val="16"/>
                <w:szCs w:val="16"/>
              </w:rPr>
            </w:pPr>
            <w:r>
              <w:rPr>
                <w:color w:val="323B4A"/>
                <w:sz w:val="16"/>
                <w:szCs w:val="16"/>
              </w:rPr>
              <w:t>family</w:t>
            </w:r>
          </w:p>
        </w:tc>
        <w:tc>
          <w:tcPr>
            <w:tcW w:w="5338" w:type="dxa"/>
            <w:tcMar>
              <w:top w:w="100" w:type="dxa"/>
              <w:left w:w="100" w:type="dxa"/>
              <w:bottom w:w="100" w:type="dxa"/>
              <w:right w:w="100" w:type="dxa"/>
            </w:tcMar>
            <w:tcPrChange w:id="1215" w:author="Gonzalo Franetovic" w:date="2023-08-09T17:25:00Z">
              <w:tcPr>
                <w:tcW w:w="4831" w:type="dxa"/>
                <w:tcMar>
                  <w:top w:w="100" w:type="dxa"/>
                  <w:left w:w="100" w:type="dxa"/>
                  <w:bottom w:w="100" w:type="dxa"/>
                  <w:right w:w="100" w:type="dxa"/>
                </w:tcMar>
              </w:tcPr>
            </w:tcPrChange>
          </w:tcPr>
          <w:p w14:paraId="7F4850CA" w14:textId="030BEBF6" w:rsidR="00C50885" w:rsidRDefault="00C50885" w:rsidP="00C50885">
            <w:pPr>
              <w:widowControl w:val="0"/>
              <w:spacing w:before="0" w:line="240" w:lineRule="auto"/>
              <w:rPr>
                <w:color w:val="323B4A"/>
                <w:sz w:val="16"/>
                <w:szCs w:val="16"/>
              </w:rPr>
            </w:pPr>
            <w:r>
              <w:rPr>
                <w:color w:val="323B4A"/>
                <w:sz w:val="16"/>
                <w:szCs w:val="16"/>
              </w:rPr>
              <w:t>How important is coming from a wealthy family for getting ahead in life?</w:t>
            </w:r>
            <w:ins w:id="1216" w:author="Gonzalo Franetovic" w:date="2023-08-09T17:19:00Z">
              <w:r>
                <w:rPr>
                  <w:color w:val="323B4A"/>
                  <w:sz w:val="16"/>
                  <w:szCs w:val="16"/>
                </w:rPr>
                <w:t xml:space="preserve"> *</w:t>
              </w:r>
            </w:ins>
          </w:p>
        </w:tc>
        <w:tc>
          <w:tcPr>
            <w:tcW w:w="563" w:type="dxa"/>
            <w:tcPrChange w:id="1217" w:author="Gonzalo Franetovic" w:date="2023-08-09T17:25:00Z">
              <w:tcPr>
                <w:tcW w:w="564" w:type="dxa"/>
              </w:tcPr>
            </w:tcPrChange>
          </w:tcPr>
          <w:p w14:paraId="0A061058" w14:textId="061951C2" w:rsidR="00C50885" w:rsidRDefault="00C50885">
            <w:pPr>
              <w:widowControl w:val="0"/>
              <w:spacing w:before="0" w:line="240" w:lineRule="auto"/>
              <w:jc w:val="center"/>
              <w:rPr>
                <w:color w:val="323B4A"/>
                <w:sz w:val="16"/>
                <w:szCs w:val="16"/>
              </w:rPr>
              <w:pPrChange w:id="1218" w:author="Gonzalo Franetovic" w:date="2023-08-09T17:26:00Z">
                <w:pPr>
                  <w:widowControl w:val="0"/>
                  <w:spacing w:before="0" w:line="240" w:lineRule="auto"/>
                </w:pPr>
              </w:pPrChange>
            </w:pPr>
            <w:ins w:id="1219" w:author="Gonzalo Franetovic" w:date="2023-08-09T17:17:00Z">
              <w:r>
                <w:rPr>
                  <w:color w:val="323B4A"/>
                  <w:sz w:val="16"/>
                  <w:szCs w:val="16"/>
                </w:rPr>
                <w:t>1,040</w:t>
              </w:r>
            </w:ins>
          </w:p>
        </w:tc>
        <w:tc>
          <w:tcPr>
            <w:tcW w:w="592" w:type="dxa"/>
            <w:tcMar>
              <w:top w:w="100" w:type="dxa"/>
              <w:left w:w="100" w:type="dxa"/>
              <w:bottom w:w="100" w:type="dxa"/>
              <w:right w:w="100" w:type="dxa"/>
            </w:tcMar>
            <w:tcPrChange w:id="1220" w:author="Gonzalo Franetovic" w:date="2023-08-09T17:25:00Z">
              <w:tcPr>
                <w:tcW w:w="592" w:type="dxa"/>
                <w:tcMar>
                  <w:top w:w="100" w:type="dxa"/>
                  <w:left w:w="100" w:type="dxa"/>
                  <w:bottom w:w="100" w:type="dxa"/>
                  <w:right w:w="100" w:type="dxa"/>
                </w:tcMar>
              </w:tcPr>
            </w:tcPrChange>
          </w:tcPr>
          <w:p w14:paraId="66AB875C" w14:textId="3356CC66" w:rsidR="00C50885" w:rsidRDefault="00C50885">
            <w:pPr>
              <w:widowControl w:val="0"/>
              <w:spacing w:before="0" w:line="240" w:lineRule="auto"/>
              <w:jc w:val="center"/>
              <w:rPr>
                <w:color w:val="323B4A"/>
                <w:sz w:val="16"/>
                <w:szCs w:val="16"/>
              </w:rPr>
              <w:pPrChange w:id="1221" w:author="Gonzalo Franetovic" w:date="2023-08-09T17:26:00Z">
                <w:pPr>
                  <w:widowControl w:val="0"/>
                  <w:spacing w:before="0" w:line="240" w:lineRule="auto"/>
                </w:pPr>
              </w:pPrChange>
            </w:pPr>
            <w:r>
              <w:rPr>
                <w:color w:val="323B4A"/>
                <w:sz w:val="16"/>
                <w:szCs w:val="16"/>
              </w:rPr>
              <w:t>2.792</w:t>
            </w:r>
          </w:p>
        </w:tc>
        <w:tc>
          <w:tcPr>
            <w:tcW w:w="563" w:type="dxa"/>
            <w:tcMar>
              <w:top w:w="100" w:type="dxa"/>
              <w:left w:w="100" w:type="dxa"/>
              <w:bottom w:w="100" w:type="dxa"/>
              <w:right w:w="100" w:type="dxa"/>
            </w:tcMar>
            <w:tcPrChange w:id="1222" w:author="Gonzalo Franetovic" w:date="2023-08-09T17:25:00Z">
              <w:tcPr>
                <w:tcW w:w="564" w:type="dxa"/>
                <w:tcMar>
                  <w:top w:w="100" w:type="dxa"/>
                  <w:left w:w="100" w:type="dxa"/>
                  <w:bottom w:w="100" w:type="dxa"/>
                  <w:right w:w="100" w:type="dxa"/>
                </w:tcMar>
              </w:tcPr>
            </w:tcPrChange>
          </w:tcPr>
          <w:p w14:paraId="5D74CF9A" w14:textId="23EC2F9C" w:rsidR="00C50885" w:rsidRDefault="00C50885">
            <w:pPr>
              <w:widowControl w:val="0"/>
              <w:spacing w:before="0" w:line="240" w:lineRule="auto"/>
              <w:jc w:val="center"/>
              <w:rPr>
                <w:color w:val="323B4A"/>
                <w:sz w:val="16"/>
                <w:szCs w:val="16"/>
              </w:rPr>
              <w:pPrChange w:id="1223" w:author="Gonzalo Franetovic" w:date="2023-08-09T17:26:00Z">
                <w:pPr>
                  <w:widowControl w:val="0"/>
                  <w:spacing w:before="0" w:line="240" w:lineRule="auto"/>
                </w:pPr>
              </w:pPrChange>
            </w:pPr>
            <w:r>
              <w:rPr>
                <w:color w:val="323B4A"/>
                <w:sz w:val="16"/>
                <w:szCs w:val="16"/>
              </w:rPr>
              <w:t>1.135</w:t>
            </w:r>
          </w:p>
        </w:tc>
        <w:tc>
          <w:tcPr>
            <w:tcW w:w="560" w:type="dxa"/>
            <w:tcPrChange w:id="1224" w:author="Gonzalo Franetovic" w:date="2023-08-09T17:25:00Z">
              <w:tcPr>
                <w:tcW w:w="560" w:type="dxa"/>
              </w:tcPr>
            </w:tcPrChange>
          </w:tcPr>
          <w:p w14:paraId="3FD8A1E4" w14:textId="429359F2" w:rsidR="00C50885" w:rsidRDefault="00C50885">
            <w:pPr>
              <w:widowControl w:val="0"/>
              <w:spacing w:before="0" w:line="240" w:lineRule="auto"/>
              <w:jc w:val="center"/>
              <w:rPr>
                <w:color w:val="323B4A"/>
                <w:sz w:val="16"/>
                <w:szCs w:val="16"/>
              </w:rPr>
              <w:pPrChange w:id="1225" w:author="Gonzalo Franetovic" w:date="2023-08-09T17:26:00Z">
                <w:pPr>
                  <w:widowControl w:val="0"/>
                  <w:spacing w:before="0" w:line="240" w:lineRule="auto"/>
                </w:pPr>
              </w:pPrChange>
            </w:pPr>
            <w:ins w:id="1226" w:author="Gonzalo Franetovic" w:date="2023-08-09T17:20:00Z">
              <w:r>
                <w:rPr>
                  <w:color w:val="323B4A"/>
                  <w:sz w:val="16"/>
                  <w:szCs w:val="16"/>
                </w:rPr>
                <w:t>1</w:t>
              </w:r>
            </w:ins>
          </w:p>
        </w:tc>
        <w:tc>
          <w:tcPr>
            <w:tcW w:w="562" w:type="dxa"/>
            <w:tcPrChange w:id="1227" w:author="Gonzalo Franetovic" w:date="2023-08-09T17:25:00Z">
              <w:tcPr>
                <w:tcW w:w="562" w:type="dxa"/>
              </w:tcPr>
            </w:tcPrChange>
          </w:tcPr>
          <w:p w14:paraId="5A957E66" w14:textId="29EE6B0A" w:rsidR="00C50885" w:rsidRDefault="00C50885">
            <w:pPr>
              <w:widowControl w:val="0"/>
              <w:spacing w:before="0" w:line="240" w:lineRule="auto"/>
              <w:jc w:val="center"/>
              <w:rPr>
                <w:color w:val="323B4A"/>
                <w:sz w:val="16"/>
                <w:szCs w:val="16"/>
              </w:rPr>
              <w:pPrChange w:id="1228" w:author="Gonzalo Franetovic" w:date="2023-08-09T17:26:00Z">
                <w:pPr>
                  <w:widowControl w:val="0"/>
                  <w:spacing w:before="0" w:line="240" w:lineRule="auto"/>
                </w:pPr>
              </w:pPrChange>
            </w:pPr>
            <w:ins w:id="1229" w:author="Gonzalo Franetovic" w:date="2023-08-09T17:20:00Z">
              <w:r>
                <w:rPr>
                  <w:color w:val="323B4A"/>
                  <w:sz w:val="16"/>
                  <w:szCs w:val="16"/>
                </w:rPr>
                <w:t>5</w:t>
              </w:r>
            </w:ins>
          </w:p>
        </w:tc>
      </w:tr>
      <w:tr w:rsidR="00C50885" w14:paraId="06C582D3" w14:textId="341EEA3E" w:rsidTr="00CA70FF">
        <w:trPr>
          <w:trHeight w:val="20"/>
          <w:jc w:val="center"/>
          <w:trPrChange w:id="1230" w:author="Gonzalo Franetovic" w:date="2023-08-09T17:25:00Z">
            <w:trPr>
              <w:trHeight w:val="20"/>
              <w:jc w:val="center"/>
            </w:trPr>
          </w:trPrChange>
        </w:trPr>
        <w:tc>
          <w:tcPr>
            <w:tcW w:w="851" w:type="dxa"/>
            <w:tcMar>
              <w:top w:w="100" w:type="dxa"/>
              <w:left w:w="100" w:type="dxa"/>
              <w:bottom w:w="100" w:type="dxa"/>
              <w:right w:w="100" w:type="dxa"/>
            </w:tcMar>
            <w:tcPrChange w:id="1231" w:author="Gonzalo Franetovic" w:date="2023-08-09T17:25:00Z">
              <w:tcPr>
                <w:tcW w:w="0" w:type="auto"/>
                <w:tcMar>
                  <w:top w:w="100" w:type="dxa"/>
                  <w:left w:w="100" w:type="dxa"/>
                  <w:bottom w:w="100" w:type="dxa"/>
                  <w:right w:w="100" w:type="dxa"/>
                </w:tcMar>
              </w:tcPr>
            </w:tcPrChange>
          </w:tcPr>
          <w:p w14:paraId="52796524" w14:textId="77777777" w:rsidR="00C50885" w:rsidRDefault="00C50885" w:rsidP="00C50885">
            <w:pPr>
              <w:widowControl w:val="0"/>
              <w:spacing w:before="0" w:line="240" w:lineRule="auto"/>
              <w:rPr>
                <w:color w:val="323B4A"/>
                <w:sz w:val="16"/>
                <w:szCs w:val="16"/>
              </w:rPr>
            </w:pPr>
            <w:proofErr w:type="spellStart"/>
            <w:r>
              <w:rPr>
                <w:color w:val="323B4A"/>
                <w:sz w:val="16"/>
                <w:szCs w:val="16"/>
              </w:rPr>
              <w:t>edupar</w:t>
            </w:r>
            <w:proofErr w:type="spellEnd"/>
          </w:p>
        </w:tc>
        <w:tc>
          <w:tcPr>
            <w:tcW w:w="5338" w:type="dxa"/>
            <w:tcMar>
              <w:top w:w="100" w:type="dxa"/>
              <w:left w:w="100" w:type="dxa"/>
              <w:bottom w:w="100" w:type="dxa"/>
              <w:right w:w="100" w:type="dxa"/>
            </w:tcMar>
            <w:tcPrChange w:id="1232" w:author="Gonzalo Franetovic" w:date="2023-08-09T17:25:00Z">
              <w:tcPr>
                <w:tcW w:w="4831" w:type="dxa"/>
                <w:tcMar>
                  <w:top w:w="100" w:type="dxa"/>
                  <w:left w:w="100" w:type="dxa"/>
                  <w:bottom w:w="100" w:type="dxa"/>
                  <w:right w:w="100" w:type="dxa"/>
                </w:tcMar>
              </w:tcPr>
            </w:tcPrChange>
          </w:tcPr>
          <w:p w14:paraId="1629E79A" w14:textId="74E03B98" w:rsidR="00C50885" w:rsidRDefault="00C50885" w:rsidP="00C50885">
            <w:pPr>
              <w:widowControl w:val="0"/>
              <w:spacing w:before="0" w:line="240" w:lineRule="auto"/>
              <w:rPr>
                <w:color w:val="323B4A"/>
                <w:sz w:val="16"/>
                <w:szCs w:val="16"/>
              </w:rPr>
            </w:pPr>
            <w:r>
              <w:rPr>
                <w:color w:val="323B4A"/>
                <w:sz w:val="16"/>
                <w:szCs w:val="16"/>
              </w:rPr>
              <w:t>How important is having well-educated parents for getting ahead in life?</w:t>
            </w:r>
            <w:ins w:id="1233" w:author="Gonzalo Franetovic" w:date="2023-08-09T17:19:00Z">
              <w:r>
                <w:rPr>
                  <w:color w:val="323B4A"/>
                  <w:sz w:val="16"/>
                  <w:szCs w:val="16"/>
                </w:rPr>
                <w:t xml:space="preserve"> *</w:t>
              </w:r>
            </w:ins>
          </w:p>
        </w:tc>
        <w:tc>
          <w:tcPr>
            <w:tcW w:w="563" w:type="dxa"/>
            <w:tcPrChange w:id="1234" w:author="Gonzalo Franetovic" w:date="2023-08-09T17:25:00Z">
              <w:tcPr>
                <w:tcW w:w="564" w:type="dxa"/>
              </w:tcPr>
            </w:tcPrChange>
          </w:tcPr>
          <w:p w14:paraId="1193A791" w14:textId="14623D85" w:rsidR="00C50885" w:rsidRDefault="00C50885">
            <w:pPr>
              <w:widowControl w:val="0"/>
              <w:spacing w:before="0" w:line="240" w:lineRule="auto"/>
              <w:jc w:val="center"/>
              <w:rPr>
                <w:color w:val="323B4A"/>
                <w:sz w:val="16"/>
                <w:szCs w:val="16"/>
              </w:rPr>
              <w:pPrChange w:id="1235" w:author="Gonzalo Franetovic" w:date="2023-08-09T17:26:00Z">
                <w:pPr>
                  <w:widowControl w:val="0"/>
                  <w:spacing w:before="0" w:line="240" w:lineRule="auto"/>
                </w:pPr>
              </w:pPrChange>
            </w:pPr>
            <w:ins w:id="1236" w:author="Gonzalo Franetovic" w:date="2023-08-09T17:17:00Z">
              <w:r>
                <w:rPr>
                  <w:color w:val="323B4A"/>
                  <w:sz w:val="16"/>
                  <w:szCs w:val="16"/>
                </w:rPr>
                <w:t>1,040</w:t>
              </w:r>
            </w:ins>
          </w:p>
        </w:tc>
        <w:tc>
          <w:tcPr>
            <w:tcW w:w="592" w:type="dxa"/>
            <w:tcMar>
              <w:top w:w="100" w:type="dxa"/>
              <w:left w:w="100" w:type="dxa"/>
              <w:bottom w:w="100" w:type="dxa"/>
              <w:right w:w="100" w:type="dxa"/>
            </w:tcMar>
            <w:tcPrChange w:id="1237" w:author="Gonzalo Franetovic" w:date="2023-08-09T17:25:00Z">
              <w:tcPr>
                <w:tcW w:w="592" w:type="dxa"/>
                <w:tcMar>
                  <w:top w:w="100" w:type="dxa"/>
                  <w:left w:w="100" w:type="dxa"/>
                  <w:bottom w:w="100" w:type="dxa"/>
                  <w:right w:w="100" w:type="dxa"/>
                </w:tcMar>
              </w:tcPr>
            </w:tcPrChange>
          </w:tcPr>
          <w:p w14:paraId="79AF8185" w14:textId="36EB433F" w:rsidR="00C50885" w:rsidRDefault="00C50885">
            <w:pPr>
              <w:widowControl w:val="0"/>
              <w:spacing w:before="0" w:line="240" w:lineRule="auto"/>
              <w:jc w:val="center"/>
              <w:rPr>
                <w:color w:val="323B4A"/>
                <w:sz w:val="16"/>
                <w:szCs w:val="16"/>
              </w:rPr>
              <w:pPrChange w:id="1238" w:author="Gonzalo Franetovic" w:date="2023-08-09T17:26:00Z">
                <w:pPr>
                  <w:widowControl w:val="0"/>
                  <w:spacing w:before="0" w:line="240" w:lineRule="auto"/>
                </w:pPr>
              </w:pPrChange>
            </w:pPr>
            <w:r>
              <w:rPr>
                <w:color w:val="323B4A"/>
                <w:sz w:val="16"/>
                <w:szCs w:val="16"/>
              </w:rPr>
              <w:t>3.213</w:t>
            </w:r>
          </w:p>
        </w:tc>
        <w:tc>
          <w:tcPr>
            <w:tcW w:w="563" w:type="dxa"/>
            <w:tcMar>
              <w:top w:w="100" w:type="dxa"/>
              <w:left w:w="100" w:type="dxa"/>
              <w:bottom w:w="100" w:type="dxa"/>
              <w:right w:w="100" w:type="dxa"/>
            </w:tcMar>
            <w:tcPrChange w:id="1239" w:author="Gonzalo Franetovic" w:date="2023-08-09T17:25:00Z">
              <w:tcPr>
                <w:tcW w:w="564" w:type="dxa"/>
                <w:tcMar>
                  <w:top w:w="100" w:type="dxa"/>
                  <w:left w:w="100" w:type="dxa"/>
                  <w:bottom w:w="100" w:type="dxa"/>
                  <w:right w:w="100" w:type="dxa"/>
                </w:tcMar>
              </w:tcPr>
            </w:tcPrChange>
          </w:tcPr>
          <w:p w14:paraId="5D08BCAE" w14:textId="77777777" w:rsidR="00C50885" w:rsidRDefault="00C50885">
            <w:pPr>
              <w:widowControl w:val="0"/>
              <w:spacing w:before="0" w:line="240" w:lineRule="auto"/>
              <w:jc w:val="center"/>
              <w:rPr>
                <w:color w:val="323B4A"/>
                <w:sz w:val="16"/>
                <w:szCs w:val="16"/>
              </w:rPr>
              <w:pPrChange w:id="1240" w:author="Gonzalo Franetovic" w:date="2023-08-09T17:26:00Z">
                <w:pPr>
                  <w:widowControl w:val="0"/>
                  <w:spacing w:before="0" w:line="240" w:lineRule="auto"/>
                </w:pPr>
              </w:pPrChange>
            </w:pPr>
            <w:r>
              <w:rPr>
                <w:color w:val="323B4A"/>
                <w:sz w:val="16"/>
                <w:szCs w:val="16"/>
              </w:rPr>
              <w:t>1.074</w:t>
            </w:r>
          </w:p>
        </w:tc>
        <w:tc>
          <w:tcPr>
            <w:tcW w:w="560" w:type="dxa"/>
            <w:tcPrChange w:id="1241" w:author="Gonzalo Franetovic" w:date="2023-08-09T17:25:00Z">
              <w:tcPr>
                <w:tcW w:w="560" w:type="dxa"/>
              </w:tcPr>
            </w:tcPrChange>
          </w:tcPr>
          <w:p w14:paraId="23959C81" w14:textId="516F88AC" w:rsidR="00C50885" w:rsidRDefault="00C50885">
            <w:pPr>
              <w:widowControl w:val="0"/>
              <w:spacing w:before="0" w:line="240" w:lineRule="auto"/>
              <w:jc w:val="center"/>
              <w:rPr>
                <w:color w:val="323B4A"/>
                <w:sz w:val="16"/>
                <w:szCs w:val="16"/>
              </w:rPr>
              <w:pPrChange w:id="1242" w:author="Gonzalo Franetovic" w:date="2023-08-09T17:26:00Z">
                <w:pPr>
                  <w:widowControl w:val="0"/>
                  <w:spacing w:before="0" w:line="240" w:lineRule="auto"/>
                </w:pPr>
              </w:pPrChange>
            </w:pPr>
            <w:ins w:id="1243" w:author="Gonzalo Franetovic" w:date="2023-08-09T17:20:00Z">
              <w:r>
                <w:rPr>
                  <w:color w:val="323B4A"/>
                  <w:sz w:val="16"/>
                  <w:szCs w:val="16"/>
                </w:rPr>
                <w:t>1</w:t>
              </w:r>
            </w:ins>
          </w:p>
        </w:tc>
        <w:tc>
          <w:tcPr>
            <w:tcW w:w="562" w:type="dxa"/>
            <w:tcPrChange w:id="1244" w:author="Gonzalo Franetovic" w:date="2023-08-09T17:25:00Z">
              <w:tcPr>
                <w:tcW w:w="562" w:type="dxa"/>
              </w:tcPr>
            </w:tcPrChange>
          </w:tcPr>
          <w:p w14:paraId="210D288A" w14:textId="3EDAFC7C" w:rsidR="00C50885" w:rsidRDefault="00C50885">
            <w:pPr>
              <w:widowControl w:val="0"/>
              <w:spacing w:before="0" w:line="240" w:lineRule="auto"/>
              <w:jc w:val="center"/>
              <w:rPr>
                <w:color w:val="323B4A"/>
                <w:sz w:val="16"/>
                <w:szCs w:val="16"/>
              </w:rPr>
              <w:pPrChange w:id="1245" w:author="Gonzalo Franetovic" w:date="2023-08-09T17:26:00Z">
                <w:pPr>
                  <w:widowControl w:val="0"/>
                  <w:spacing w:before="0" w:line="240" w:lineRule="auto"/>
                </w:pPr>
              </w:pPrChange>
            </w:pPr>
            <w:ins w:id="1246" w:author="Gonzalo Franetovic" w:date="2023-08-09T17:20:00Z">
              <w:r>
                <w:rPr>
                  <w:color w:val="323B4A"/>
                  <w:sz w:val="16"/>
                  <w:szCs w:val="16"/>
                </w:rPr>
                <w:t>5</w:t>
              </w:r>
            </w:ins>
          </w:p>
        </w:tc>
      </w:tr>
      <w:tr w:rsidR="00C50885" w14:paraId="30146C49" w14:textId="10D8EBB6" w:rsidTr="00CA70FF">
        <w:trPr>
          <w:trHeight w:val="20"/>
          <w:jc w:val="center"/>
          <w:trPrChange w:id="1247" w:author="Gonzalo Franetovic" w:date="2023-08-09T17:25:00Z">
            <w:trPr>
              <w:trHeight w:val="20"/>
              <w:jc w:val="center"/>
            </w:trPr>
          </w:trPrChange>
        </w:trPr>
        <w:tc>
          <w:tcPr>
            <w:tcW w:w="851" w:type="dxa"/>
            <w:tcMar>
              <w:top w:w="100" w:type="dxa"/>
              <w:left w:w="100" w:type="dxa"/>
              <w:bottom w:w="100" w:type="dxa"/>
              <w:right w:w="100" w:type="dxa"/>
            </w:tcMar>
            <w:tcPrChange w:id="1248" w:author="Gonzalo Franetovic" w:date="2023-08-09T17:25:00Z">
              <w:tcPr>
                <w:tcW w:w="0" w:type="auto"/>
                <w:tcMar>
                  <w:top w:w="100" w:type="dxa"/>
                  <w:left w:w="100" w:type="dxa"/>
                  <w:bottom w:w="100" w:type="dxa"/>
                  <w:right w:w="100" w:type="dxa"/>
                </w:tcMar>
              </w:tcPr>
            </w:tcPrChange>
          </w:tcPr>
          <w:p w14:paraId="62387EF0" w14:textId="77777777" w:rsidR="00C50885" w:rsidRDefault="00C50885" w:rsidP="00C50885">
            <w:pPr>
              <w:widowControl w:val="0"/>
              <w:spacing w:before="0" w:line="240" w:lineRule="auto"/>
              <w:rPr>
                <w:color w:val="323B4A"/>
                <w:sz w:val="16"/>
                <w:szCs w:val="16"/>
              </w:rPr>
            </w:pPr>
            <w:proofErr w:type="spellStart"/>
            <w:r>
              <w:rPr>
                <w:color w:val="323B4A"/>
                <w:sz w:val="16"/>
                <w:szCs w:val="16"/>
              </w:rPr>
              <w:t>edu</w:t>
            </w:r>
            <w:proofErr w:type="spellEnd"/>
          </w:p>
        </w:tc>
        <w:tc>
          <w:tcPr>
            <w:tcW w:w="5338" w:type="dxa"/>
            <w:tcMar>
              <w:top w:w="100" w:type="dxa"/>
              <w:left w:w="100" w:type="dxa"/>
              <w:bottom w:w="100" w:type="dxa"/>
              <w:right w:w="100" w:type="dxa"/>
            </w:tcMar>
            <w:tcPrChange w:id="1249" w:author="Gonzalo Franetovic" w:date="2023-08-09T17:25:00Z">
              <w:tcPr>
                <w:tcW w:w="4831" w:type="dxa"/>
                <w:tcMar>
                  <w:top w:w="100" w:type="dxa"/>
                  <w:left w:w="100" w:type="dxa"/>
                  <w:bottom w:w="100" w:type="dxa"/>
                  <w:right w:w="100" w:type="dxa"/>
                </w:tcMar>
              </w:tcPr>
            </w:tcPrChange>
          </w:tcPr>
          <w:p w14:paraId="2C6AB66C" w14:textId="274A05FF" w:rsidR="00C50885" w:rsidRDefault="00C50885" w:rsidP="00C50885">
            <w:pPr>
              <w:widowControl w:val="0"/>
              <w:spacing w:before="0" w:line="240" w:lineRule="auto"/>
              <w:rPr>
                <w:color w:val="323B4A"/>
                <w:sz w:val="16"/>
                <w:szCs w:val="16"/>
              </w:rPr>
            </w:pPr>
            <w:r>
              <w:rPr>
                <w:color w:val="323B4A"/>
                <w:sz w:val="16"/>
                <w:szCs w:val="16"/>
              </w:rPr>
              <w:t>How important is having a good education yourself for getting ahead in life?</w:t>
            </w:r>
            <w:ins w:id="1250" w:author="Gonzalo Franetovic" w:date="2023-08-09T17:19:00Z">
              <w:r>
                <w:rPr>
                  <w:color w:val="323B4A"/>
                  <w:sz w:val="16"/>
                  <w:szCs w:val="16"/>
                </w:rPr>
                <w:t xml:space="preserve"> *</w:t>
              </w:r>
            </w:ins>
          </w:p>
        </w:tc>
        <w:tc>
          <w:tcPr>
            <w:tcW w:w="563" w:type="dxa"/>
            <w:tcPrChange w:id="1251" w:author="Gonzalo Franetovic" w:date="2023-08-09T17:25:00Z">
              <w:tcPr>
                <w:tcW w:w="564" w:type="dxa"/>
              </w:tcPr>
            </w:tcPrChange>
          </w:tcPr>
          <w:p w14:paraId="7BFF14E1" w14:textId="17DEDA15" w:rsidR="00C50885" w:rsidRDefault="00C50885">
            <w:pPr>
              <w:widowControl w:val="0"/>
              <w:spacing w:before="0" w:line="240" w:lineRule="auto"/>
              <w:jc w:val="center"/>
              <w:rPr>
                <w:color w:val="323B4A"/>
                <w:sz w:val="16"/>
                <w:szCs w:val="16"/>
              </w:rPr>
              <w:pPrChange w:id="1252" w:author="Gonzalo Franetovic" w:date="2023-08-09T17:26:00Z">
                <w:pPr>
                  <w:widowControl w:val="0"/>
                  <w:spacing w:before="0" w:line="240" w:lineRule="auto"/>
                </w:pPr>
              </w:pPrChange>
            </w:pPr>
            <w:ins w:id="1253" w:author="Gonzalo Franetovic" w:date="2023-08-09T17:17:00Z">
              <w:r>
                <w:rPr>
                  <w:color w:val="323B4A"/>
                  <w:sz w:val="16"/>
                  <w:szCs w:val="16"/>
                </w:rPr>
                <w:t>1,040</w:t>
              </w:r>
            </w:ins>
          </w:p>
        </w:tc>
        <w:tc>
          <w:tcPr>
            <w:tcW w:w="592" w:type="dxa"/>
            <w:tcMar>
              <w:top w:w="100" w:type="dxa"/>
              <w:left w:w="100" w:type="dxa"/>
              <w:bottom w:w="100" w:type="dxa"/>
              <w:right w:w="100" w:type="dxa"/>
            </w:tcMar>
            <w:tcPrChange w:id="1254" w:author="Gonzalo Franetovic" w:date="2023-08-09T17:25:00Z">
              <w:tcPr>
                <w:tcW w:w="592" w:type="dxa"/>
                <w:tcMar>
                  <w:top w:w="100" w:type="dxa"/>
                  <w:left w:w="100" w:type="dxa"/>
                  <w:bottom w:w="100" w:type="dxa"/>
                  <w:right w:w="100" w:type="dxa"/>
                </w:tcMar>
              </w:tcPr>
            </w:tcPrChange>
          </w:tcPr>
          <w:p w14:paraId="357D9C8F" w14:textId="24A01AF1" w:rsidR="00C50885" w:rsidRDefault="00C50885">
            <w:pPr>
              <w:widowControl w:val="0"/>
              <w:spacing w:before="0" w:line="240" w:lineRule="auto"/>
              <w:jc w:val="center"/>
              <w:rPr>
                <w:color w:val="323B4A"/>
                <w:sz w:val="16"/>
                <w:szCs w:val="16"/>
              </w:rPr>
              <w:pPrChange w:id="1255" w:author="Gonzalo Franetovic" w:date="2023-08-09T17:26:00Z">
                <w:pPr>
                  <w:widowControl w:val="0"/>
                  <w:spacing w:before="0" w:line="240" w:lineRule="auto"/>
                </w:pPr>
              </w:pPrChange>
            </w:pPr>
            <w:r>
              <w:rPr>
                <w:color w:val="323B4A"/>
                <w:sz w:val="16"/>
                <w:szCs w:val="16"/>
              </w:rPr>
              <w:t>3.833</w:t>
            </w:r>
          </w:p>
        </w:tc>
        <w:tc>
          <w:tcPr>
            <w:tcW w:w="563" w:type="dxa"/>
            <w:tcMar>
              <w:top w:w="100" w:type="dxa"/>
              <w:left w:w="100" w:type="dxa"/>
              <w:bottom w:w="100" w:type="dxa"/>
              <w:right w:w="100" w:type="dxa"/>
            </w:tcMar>
            <w:tcPrChange w:id="1256" w:author="Gonzalo Franetovic" w:date="2023-08-09T17:25:00Z">
              <w:tcPr>
                <w:tcW w:w="564" w:type="dxa"/>
                <w:tcMar>
                  <w:top w:w="100" w:type="dxa"/>
                  <w:left w:w="100" w:type="dxa"/>
                  <w:bottom w:w="100" w:type="dxa"/>
                  <w:right w:w="100" w:type="dxa"/>
                </w:tcMar>
              </w:tcPr>
            </w:tcPrChange>
          </w:tcPr>
          <w:p w14:paraId="2EEBEBB3" w14:textId="77777777" w:rsidR="00C50885" w:rsidRDefault="00C50885">
            <w:pPr>
              <w:widowControl w:val="0"/>
              <w:spacing w:before="0" w:line="240" w:lineRule="auto"/>
              <w:jc w:val="center"/>
              <w:rPr>
                <w:color w:val="323B4A"/>
                <w:sz w:val="16"/>
                <w:szCs w:val="16"/>
              </w:rPr>
              <w:pPrChange w:id="1257" w:author="Gonzalo Franetovic" w:date="2023-08-09T17:26:00Z">
                <w:pPr>
                  <w:widowControl w:val="0"/>
                  <w:spacing w:before="0" w:line="240" w:lineRule="auto"/>
                </w:pPr>
              </w:pPrChange>
            </w:pPr>
            <w:r>
              <w:rPr>
                <w:color w:val="323B4A"/>
                <w:sz w:val="16"/>
                <w:szCs w:val="16"/>
              </w:rPr>
              <w:t>0.883</w:t>
            </w:r>
          </w:p>
        </w:tc>
        <w:tc>
          <w:tcPr>
            <w:tcW w:w="560" w:type="dxa"/>
            <w:tcPrChange w:id="1258" w:author="Gonzalo Franetovic" w:date="2023-08-09T17:25:00Z">
              <w:tcPr>
                <w:tcW w:w="560" w:type="dxa"/>
              </w:tcPr>
            </w:tcPrChange>
          </w:tcPr>
          <w:p w14:paraId="01B82673" w14:textId="2A6B0252" w:rsidR="00C50885" w:rsidRDefault="00C50885">
            <w:pPr>
              <w:widowControl w:val="0"/>
              <w:spacing w:before="0" w:line="240" w:lineRule="auto"/>
              <w:jc w:val="center"/>
              <w:rPr>
                <w:color w:val="323B4A"/>
                <w:sz w:val="16"/>
                <w:szCs w:val="16"/>
              </w:rPr>
              <w:pPrChange w:id="1259" w:author="Gonzalo Franetovic" w:date="2023-08-09T17:26:00Z">
                <w:pPr>
                  <w:widowControl w:val="0"/>
                  <w:spacing w:before="0" w:line="240" w:lineRule="auto"/>
                </w:pPr>
              </w:pPrChange>
            </w:pPr>
            <w:ins w:id="1260" w:author="Gonzalo Franetovic" w:date="2023-08-09T17:20:00Z">
              <w:r>
                <w:rPr>
                  <w:color w:val="323B4A"/>
                  <w:sz w:val="16"/>
                  <w:szCs w:val="16"/>
                </w:rPr>
                <w:t>1</w:t>
              </w:r>
            </w:ins>
          </w:p>
        </w:tc>
        <w:tc>
          <w:tcPr>
            <w:tcW w:w="562" w:type="dxa"/>
            <w:tcPrChange w:id="1261" w:author="Gonzalo Franetovic" w:date="2023-08-09T17:25:00Z">
              <w:tcPr>
                <w:tcW w:w="562" w:type="dxa"/>
              </w:tcPr>
            </w:tcPrChange>
          </w:tcPr>
          <w:p w14:paraId="6CD753B8" w14:textId="6644BD42" w:rsidR="00C50885" w:rsidRDefault="00C50885">
            <w:pPr>
              <w:widowControl w:val="0"/>
              <w:spacing w:before="0" w:line="240" w:lineRule="auto"/>
              <w:jc w:val="center"/>
              <w:rPr>
                <w:color w:val="323B4A"/>
                <w:sz w:val="16"/>
                <w:szCs w:val="16"/>
              </w:rPr>
              <w:pPrChange w:id="1262" w:author="Gonzalo Franetovic" w:date="2023-08-09T17:26:00Z">
                <w:pPr>
                  <w:widowControl w:val="0"/>
                  <w:spacing w:before="0" w:line="240" w:lineRule="auto"/>
                </w:pPr>
              </w:pPrChange>
            </w:pPr>
            <w:ins w:id="1263" w:author="Gonzalo Franetovic" w:date="2023-08-09T17:20:00Z">
              <w:r>
                <w:rPr>
                  <w:color w:val="323B4A"/>
                  <w:sz w:val="16"/>
                  <w:szCs w:val="16"/>
                </w:rPr>
                <w:t>5</w:t>
              </w:r>
            </w:ins>
          </w:p>
        </w:tc>
      </w:tr>
      <w:tr w:rsidR="00C50885" w14:paraId="5A880AF7" w14:textId="1BB3B94D" w:rsidTr="00CA70FF">
        <w:trPr>
          <w:trHeight w:val="20"/>
          <w:jc w:val="center"/>
          <w:trPrChange w:id="1264" w:author="Gonzalo Franetovic" w:date="2023-08-09T17:25:00Z">
            <w:trPr>
              <w:trHeight w:val="20"/>
              <w:jc w:val="center"/>
            </w:trPr>
          </w:trPrChange>
        </w:trPr>
        <w:tc>
          <w:tcPr>
            <w:tcW w:w="851" w:type="dxa"/>
            <w:tcMar>
              <w:top w:w="100" w:type="dxa"/>
              <w:left w:w="100" w:type="dxa"/>
              <w:bottom w:w="100" w:type="dxa"/>
              <w:right w:w="100" w:type="dxa"/>
            </w:tcMar>
            <w:tcPrChange w:id="1265" w:author="Gonzalo Franetovic" w:date="2023-08-09T17:25:00Z">
              <w:tcPr>
                <w:tcW w:w="0" w:type="auto"/>
                <w:tcMar>
                  <w:top w:w="100" w:type="dxa"/>
                  <w:left w:w="100" w:type="dxa"/>
                  <w:bottom w:w="100" w:type="dxa"/>
                  <w:right w:w="100" w:type="dxa"/>
                </w:tcMar>
              </w:tcPr>
            </w:tcPrChange>
          </w:tcPr>
          <w:p w14:paraId="1A8AF8A6" w14:textId="77777777" w:rsidR="00C50885" w:rsidRDefault="00C50885" w:rsidP="00C50885">
            <w:pPr>
              <w:widowControl w:val="0"/>
              <w:spacing w:before="0" w:line="240" w:lineRule="auto"/>
              <w:rPr>
                <w:color w:val="323B4A"/>
                <w:sz w:val="16"/>
                <w:szCs w:val="16"/>
              </w:rPr>
            </w:pPr>
            <w:r>
              <w:rPr>
                <w:color w:val="323B4A"/>
                <w:sz w:val="16"/>
                <w:szCs w:val="16"/>
              </w:rPr>
              <w:t>work</w:t>
            </w:r>
          </w:p>
        </w:tc>
        <w:tc>
          <w:tcPr>
            <w:tcW w:w="5338" w:type="dxa"/>
            <w:tcMar>
              <w:top w:w="100" w:type="dxa"/>
              <w:left w:w="100" w:type="dxa"/>
              <w:bottom w:w="100" w:type="dxa"/>
              <w:right w:w="100" w:type="dxa"/>
            </w:tcMar>
            <w:tcPrChange w:id="1266" w:author="Gonzalo Franetovic" w:date="2023-08-09T17:25:00Z">
              <w:tcPr>
                <w:tcW w:w="4831" w:type="dxa"/>
                <w:tcMar>
                  <w:top w:w="100" w:type="dxa"/>
                  <w:left w:w="100" w:type="dxa"/>
                  <w:bottom w:w="100" w:type="dxa"/>
                  <w:right w:w="100" w:type="dxa"/>
                </w:tcMar>
              </w:tcPr>
            </w:tcPrChange>
          </w:tcPr>
          <w:p w14:paraId="6071C0C2" w14:textId="5BDCE514" w:rsidR="00C50885" w:rsidRDefault="00C50885" w:rsidP="00C50885">
            <w:pPr>
              <w:widowControl w:val="0"/>
              <w:spacing w:before="0" w:line="240" w:lineRule="auto"/>
              <w:rPr>
                <w:color w:val="323B4A"/>
                <w:sz w:val="16"/>
                <w:szCs w:val="16"/>
              </w:rPr>
            </w:pPr>
            <w:r>
              <w:rPr>
                <w:color w:val="323B4A"/>
                <w:sz w:val="16"/>
                <w:szCs w:val="16"/>
              </w:rPr>
              <w:t>How important is hard work for getting ahead in life?</w:t>
            </w:r>
            <w:ins w:id="1267" w:author="Gonzalo Franetovic" w:date="2023-08-09T17:19:00Z">
              <w:r>
                <w:rPr>
                  <w:color w:val="323B4A"/>
                  <w:sz w:val="16"/>
                  <w:szCs w:val="16"/>
                </w:rPr>
                <w:t xml:space="preserve"> *</w:t>
              </w:r>
            </w:ins>
          </w:p>
        </w:tc>
        <w:tc>
          <w:tcPr>
            <w:tcW w:w="563" w:type="dxa"/>
            <w:tcPrChange w:id="1268" w:author="Gonzalo Franetovic" w:date="2023-08-09T17:25:00Z">
              <w:tcPr>
                <w:tcW w:w="564" w:type="dxa"/>
              </w:tcPr>
            </w:tcPrChange>
          </w:tcPr>
          <w:p w14:paraId="01BD5121" w14:textId="5B610509" w:rsidR="00C50885" w:rsidRDefault="00C50885">
            <w:pPr>
              <w:widowControl w:val="0"/>
              <w:spacing w:before="0" w:line="240" w:lineRule="auto"/>
              <w:jc w:val="center"/>
              <w:rPr>
                <w:color w:val="323B4A"/>
                <w:sz w:val="16"/>
                <w:szCs w:val="16"/>
              </w:rPr>
              <w:pPrChange w:id="1269" w:author="Gonzalo Franetovic" w:date="2023-08-09T17:26:00Z">
                <w:pPr>
                  <w:widowControl w:val="0"/>
                  <w:spacing w:before="0" w:line="240" w:lineRule="auto"/>
                </w:pPr>
              </w:pPrChange>
            </w:pPr>
            <w:ins w:id="1270" w:author="Gonzalo Franetovic" w:date="2023-08-09T17:17:00Z">
              <w:r>
                <w:rPr>
                  <w:color w:val="323B4A"/>
                  <w:sz w:val="16"/>
                  <w:szCs w:val="16"/>
                </w:rPr>
                <w:t>1,040</w:t>
              </w:r>
            </w:ins>
          </w:p>
        </w:tc>
        <w:tc>
          <w:tcPr>
            <w:tcW w:w="592" w:type="dxa"/>
            <w:tcMar>
              <w:top w:w="100" w:type="dxa"/>
              <w:left w:w="100" w:type="dxa"/>
              <w:bottom w:w="100" w:type="dxa"/>
              <w:right w:w="100" w:type="dxa"/>
            </w:tcMar>
            <w:tcPrChange w:id="1271" w:author="Gonzalo Franetovic" w:date="2023-08-09T17:25:00Z">
              <w:tcPr>
                <w:tcW w:w="592" w:type="dxa"/>
                <w:tcMar>
                  <w:top w:w="100" w:type="dxa"/>
                  <w:left w:w="100" w:type="dxa"/>
                  <w:bottom w:w="100" w:type="dxa"/>
                  <w:right w:w="100" w:type="dxa"/>
                </w:tcMar>
              </w:tcPr>
            </w:tcPrChange>
          </w:tcPr>
          <w:p w14:paraId="2A22E64B" w14:textId="187C40C7" w:rsidR="00C50885" w:rsidRDefault="00C50885">
            <w:pPr>
              <w:widowControl w:val="0"/>
              <w:spacing w:before="0" w:line="240" w:lineRule="auto"/>
              <w:jc w:val="center"/>
              <w:rPr>
                <w:color w:val="323B4A"/>
                <w:sz w:val="16"/>
                <w:szCs w:val="16"/>
              </w:rPr>
              <w:pPrChange w:id="1272" w:author="Gonzalo Franetovic" w:date="2023-08-09T17:26:00Z">
                <w:pPr>
                  <w:widowControl w:val="0"/>
                  <w:spacing w:before="0" w:line="240" w:lineRule="auto"/>
                </w:pPr>
              </w:pPrChange>
            </w:pPr>
            <w:r>
              <w:rPr>
                <w:color w:val="323B4A"/>
                <w:sz w:val="16"/>
                <w:szCs w:val="16"/>
              </w:rPr>
              <w:t>3.837</w:t>
            </w:r>
          </w:p>
        </w:tc>
        <w:tc>
          <w:tcPr>
            <w:tcW w:w="563" w:type="dxa"/>
            <w:tcMar>
              <w:top w:w="100" w:type="dxa"/>
              <w:left w:w="100" w:type="dxa"/>
              <w:bottom w:w="100" w:type="dxa"/>
              <w:right w:w="100" w:type="dxa"/>
            </w:tcMar>
            <w:tcPrChange w:id="1273" w:author="Gonzalo Franetovic" w:date="2023-08-09T17:25:00Z">
              <w:tcPr>
                <w:tcW w:w="564" w:type="dxa"/>
                <w:tcMar>
                  <w:top w:w="100" w:type="dxa"/>
                  <w:left w:w="100" w:type="dxa"/>
                  <w:bottom w:w="100" w:type="dxa"/>
                  <w:right w:w="100" w:type="dxa"/>
                </w:tcMar>
              </w:tcPr>
            </w:tcPrChange>
          </w:tcPr>
          <w:p w14:paraId="17E98F49" w14:textId="77777777" w:rsidR="00C50885" w:rsidRDefault="00C50885">
            <w:pPr>
              <w:widowControl w:val="0"/>
              <w:spacing w:before="0" w:line="240" w:lineRule="auto"/>
              <w:jc w:val="center"/>
              <w:rPr>
                <w:color w:val="323B4A"/>
                <w:sz w:val="16"/>
                <w:szCs w:val="16"/>
              </w:rPr>
              <w:pPrChange w:id="1274" w:author="Gonzalo Franetovic" w:date="2023-08-09T17:26:00Z">
                <w:pPr>
                  <w:widowControl w:val="0"/>
                  <w:spacing w:before="0" w:line="240" w:lineRule="auto"/>
                </w:pPr>
              </w:pPrChange>
            </w:pPr>
            <w:r>
              <w:rPr>
                <w:color w:val="323B4A"/>
                <w:sz w:val="16"/>
                <w:szCs w:val="16"/>
              </w:rPr>
              <w:t>0.974</w:t>
            </w:r>
          </w:p>
        </w:tc>
        <w:tc>
          <w:tcPr>
            <w:tcW w:w="560" w:type="dxa"/>
            <w:tcPrChange w:id="1275" w:author="Gonzalo Franetovic" w:date="2023-08-09T17:25:00Z">
              <w:tcPr>
                <w:tcW w:w="560" w:type="dxa"/>
              </w:tcPr>
            </w:tcPrChange>
          </w:tcPr>
          <w:p w14:paraId="102AE03C" w14:textId="62D2BC84" w:rsidR="00C50885" w:rsidRDefault="00C50885">
            <w:pPr>
              <w:widowControl w:val="0"/>
              <w:spacing w:before="0" w:line="240" w:lineRule="auto"/>
              <w:jc w:val="center"/>
              <w:rPr>
                <w:color w:val="323B4A"/>
                <w:sz w:val="16"/>
                <w:szCs w:val="16"/>
              </w:rPr>
              <w:pPrChange w:id="1276" w:author="Gonzalo Franetovic" w:date="2023-08-09T17:26:00Z">
                <w:pPr>
                  <w:widowControl w:val="0"/>
                  <w:spacing w:before="0" w:line="240" w:lineRule="auto"/>
                </w:pPr>
              </w:pPrChange>
            </w:pPr>
            <w:ins w:id="1277" w:author="Gonzalo Franetovic" w:date="2023-08-09T17:20:00Z">
              <w:r>
                <w:rPr>
                  <w:color w:val="323B4A"/>
                  <w:sz w:val="16"/>
                  <w:szCs w:val="16"/>
                </w:rPr>
                <w:t>1</w:t>
              </w:r>
            </w:ins>
          </w:p>
        </w:tc>
        <w:tc>
          <w:tcPr>
            <w:tcW w:w="562" w:type="dxa"/>
            <w:tcPrChange w:id="1278" w:author="Gonzalo Franetovic" w:date="2023-08-09T17:25:00Z">
              <w:tcPr>
                <w:tcW w:w="562" w:type="dxa"/>
              </w:tcPr>
            </w:tcPrChange>
          </w:tcPr>
          <w:p w14:paraId="58D87166" w14:textId="49970039" w:rsidR="00C50885" w:rsidRDefault="00C50885">
            <w:pPr>
              <w:widowControl w:val="0"/>
              <w:spacing w:before="0" w:line="240" w:lineRule="auto"/>
              <w:jc w:val="center"/>
              <w:rPr>
                <w:color w:val="323B4A"/>
                <w:sz w:val="16"/>
                <w:szCs w:val="16"/>
              </w:rPr>
              <w:pPrChange w:id="1279" w:author="Gonzalo Franetovic" w:date="2023-08-09T17:26:00Z">
                <w:pPr>
                  <w:widowControl w:val="0"/>
                  <w:spacing w:before="0" w:line="240" w:lineRule="auto"/>
                </w:pPr>
              </w:pPrChange>
            </w:pPr>
            <w:ins w:id="1280" w:author="Gonzalo Franetovic" w:date="2023-08-09T17:20:00Z">
              <w:r>
                <w:rPr>
                  <w:color w:val="323B4A"/>
                  <w:sz w:val="16"/>
                  <w:szCs w:val="16"/>
                </w:rPr>
                <w:t>5</w:t>
              </w:r>
            </w:ins>
          </w:p>
        </w:tc>
      </w:tr>
      <w:tr w:rsidR="00C50885" w14:paraId="16FB1263" w14:textId="02833944" w:rsidTr="00CA70FF">
        <w:trPr>
          <w:trHeight w:val="20"/>
          <w:jc w:val="center"/>
          <w:trPrChange w:id="1281" w:author="Gonzalo Franetovic" w:date="2023-08-09T17:25:00Z">
            <w:trPr>
              <w:trHeight w:val="20"/>
              <w:jc w:val="center"/>
            </w:trPr>
          </w:trPrChange>
        </w:trPr>
        <w:tc>
          <w:tcPr>
            <w:tcW w:w="851" w:type="dxa"/>
            <w:tcMar>
              <w:top w:w="100" w:type="dxa"/>
              <w:left w:w="100" w:type="dxa"/>
              <w:bottom w:w="100" w:type="dxa"/>
              <w:right w:w="100" w:type="dxa"/>
            </w:tcMar>
            <w:tcPrChange w:id="1282" w:author="Gonzalo Franetovic" w:date="2023-08-09T17:25:00Z">
              <w:tcPr>
                <w:tcW w:w="0" w:type="auto"/>
                <w:tcMar>
                  <w:top w:w="100" w:type="dxa"/>
                  <w:left w:w="100" w:type="dxa"/>
                  <w:bottom w:w="100" w:type="dxa"/>
                  <w:right w:w="100" w:type="dxa"/>
                </w:tcMar>
              </w:tcPr>
            </w:tcPrChange>
          </w:tcPr>
          <w:p w14:paraId="30197A2D" w14:textId="77777777" w:rsidR="00C50885" w:rsidRDefault="00C50885" w:rsidP="00C50885">
            <w:pPr>
              <w:widowControl w:val="0"/>
              <w:spacing w:before="0" w:line="240" w:lineRule="auto"/>
              <w:rPr>
                <w:color w:val="323B4A"/>
                <w:sz w:val="16"/>
                <w:szCs w:val="16"/>
              </w:rPr>
            </w:pPr>
            <w:r>
              <w:rPr>
                <w:color w:val="323B4A"/>
                <w:sz w:val="16"/>
                <w:szCs w:val="16"/>
              </w:rPr>
              <w:t>people</w:t>
            </w:r>
          </w:p>
        </w:tc>
        <w:tc>
          <w:tcPr>
            <w:tcW w:w="5338" w:type="dxa"/>
            <w:tcMar>
              <w:top w:w="100" w:type="dxa"/>
              <w:left w:w="100" w:type="dxa"/>
              <w:bottom w:w="100" w:type="dxa"/>
              <w:right w:w="100" w:type="dxa"/>
            </w:tcMar>
            <w:tcPrChange w:id="1283" w:author="Gonzalo Franetovic" w:date="2023-08-09T17:25:00Z">
              <w:tcPr>
                <w:tcW w:w="4831" w:type="dxa"/>
                <w:tcMar>
                  <w:top w:w="100" w:type="dxa"/>
                  <w:left w:w="100" w:type="dxa"/>
                  <w:bottom w:w="100" w:type="dxa"/>
                  <w:right w:w="100" w:type="dxa"/>
                </w:tcMar>
              </w:tcPr>
            </w:tcPrChange>
          </w:tcPr>
          <w:p w14:paraId="5C70DF05" w14:textId="65C5F111" w:rsidR="00C50885" w:rsidRDefault="00C50885" w:rsidP="00C50885">
            <w:pPr>
              <w:widowControl w:val="0"/>
              <w:spacing w:before="0" w:line="240" w:lineRule="auto"/>
              <w:rPr>
                <w:color w:val="323B4A"/>
                <w:sz w:val="16"/>
                <w:szCs w:val="16"/>
              </w:rPr>
            </w:pPr>
            <w:r>
              <w:rPr>
                <w:color w:val="323B4A"/>
                <w:sz w:val="16"/>
                <w:szCs w:val="16"/>
              </w:rPr>
              <w:t>How important is knowing the right people for getting ahead in life?</w:t>
            </w:r>
            <w:ins w:id="1284" w:author="Gonzalo Franetovic" w:date="2023-08-09T17:19:00Z">
              <w:r>
                <w:rPr>
                  <w:color w:val="323B4A"/>
                  <w:sz w:val="16"/>
                  <w:szCs w:val="16"/>
                </w:rPr>
                <w:t xml:space="preserve"> *</w:t>
              </w:r>
            </w:ins>
          </w:p>
        </w:tc>
        <w:tc>
          <w:tcPr>
            <w:tcW w:w="563" w:type="dxa"/>
            <w:tcPrChange w:id="1285" w:author="Gonzalo Franetovic" w:date="2023-08-09T17:25:00Z">
              <w:tcPr>
                <w:tcW w:w="564" w:type="dxa"/>
              </w:tcPr>
            </w:tcPrChange>
          </w:tcPr>
          <w:p w14:paraId="200CD5B1" w14:textId="340B06F5" w:rsidR="00C50885" w:rsidRDefault="00C50885">
            <w:pPr>
              <w:widowControl w:val="0"/>
              <w:spacing w:before="0" w:line="240" w:lineRule="auto"/>
              <w:jc w:val="center"/>
              <w:rPr>
                <w:color w:val="323B4A"/>
                <w:sz w:val="16"/>
                <w:szCs w:val="16"/>
              </w:rPr>
              <w:pPrChange w:id="1286" w:author="Gonzalo Franetovic" w:date="2023-08-09T17:26:00Z">
                <w:pPr>
                  <w:widowControl w:val="0"/>
                  <w:spacing w:before="0" w:line="240" w:lineRule="auto"/>
                </w:pPr>
              </w:pPrChange>
            </w:pPr>
            <w:ins w:id="1287" w:author="Gonzalo Franetovic" w:date="2023-08-09T17:17:00Z">
              <w:r>
                <w:rPr>
                  <w:color w:val="323B4A"/>
                  <w:sz w:val="16"/>
                  <w:szCs w:val="16"/>
                </w:rPr>
                <w:t>1,040</w:t>
              </w:r>
            </w:ins>
          </w:p>
        </w:tc>
        <w:tc>
          <w:tcPr>
            <w:tcW w:w="592" w:type="dxa"/>
            <w:tcMar>
              <w:top w:w="100" w:type="dxa"/>
              <w:left w:w="100" w:type="dxa"/>
              <w:bottom w:w="100" w:type="dxa"/>
              <w:right w:w="100" w:type="dxa"/>
            </w:tcMar>
            <w:tcPrChange w:id="1288" w:author="Gonzalo Franetovic" w:date="2023-08-09T17:25:00Z">
              <w:tcPr>
                <w:tcW w:w="592" w:type="dxa"/>
                <w:tcMar>
                  <w:top w:w="100" w:type="dxa"/>
                  <w:left w:w="100" w:type="dxa"/>
                  <w:bottom w:w="100" w:type="dxa"/>
                  <w:right w:w="100" w:type="dxa"/>
                </w:tcMar>
              </w:tcPr>
            </w:tcPrChange>
          </w:tcPr>
          <w:p w14:paraId="42363ADA" w14:textId="7A7F9DFA" w:rsidR="00C50885" w:rsidRDefault="00C50885">
            <w:pPr>
              <w:widowControl w:val="0"/>
              <w:spacing w:before="0" w:line="240" w:lineRule="auto"/>
              <w:jc w:val="center"/>
              <w:rPr>
                <w:color w:val="323B4A"/>
                <w:sz w:val="16"/>
                <w:szCs w:val="16"/>
              </w:rPr>
              <w:pPrChange w:id="1289" w:author="Gonzalo Franetovic" w:date="2023-08-09T17:26:00Z">
                <w:pPr>
                  <w:widowControl w:val="0"/>
                  <w:spacing w:before="0" w:line="240" w:lineRule="auto"/>
                </w:pPr>
              </w:pPrChange>
            </w:pPr>
            <w:r>
              <w:rPr>
                <w:color w:val="323B4A"/>
                <w:sz w:val="16"/>
                <w:szCs w:val="16"/>
              </w:rPr>
              <w:t>3.438</w:t>
            </w:r>
          </w:p>
        </w:tc>
        <w:tc>
          <w:tcPr>
            <w:tcW w:w="563" w:type="dxa"/>
            <w:tcMar>
              <w:top w:w="100" w:type="dxa"/>
              <w:left w:w="100" w:type="dxa"/>
              <w:bottom w:w="100" w:type="dxa"/>
              <w:right w:w="100" w:type="dxa"/>
            </w:tcMar>
            <w:tcPrChange w:id="1290" w:author="Gonzalo Franetovic" w:date="2023-08-09T17:25:00Z">
              <w:tcPr>
                <w:tcW w:w="564" w:type="dxa"/>
                <w:tcMar>
                  <w:top w:w="100" w:type="dxa"/>
                  <w:left w:w="100" w:type="dxa"/>
                  <w:bottom w:w="100" w:type="dxa"/>
                  <w:right w:w="100" w:type="dxa"/>
                </w:tcMar>
              </w:tcPr>
            </w:tcPrChange>
          </w:tcPr>
          <w:p w14:paraId="357CA054" w14:textId="77777777" w:rsidR="00C50885" w:rsidRDefault="00C50885">
            <w:pPr>
              <w:widowControl w:val="0"/>
              <w:spacing w:before="0" w:line="240" w:lineRule="auto"/>
              <w:jc w:val="center"/>
              <w:rPr>
                <w:color w:val="323B4A"/>
                <w:sz w:val="16"/>
                <w:szCs w:val="16"/>
              </w:rPr>
              <w:pPrChange w:id="1291" w:author="Gonzalo Franetovic" w:date="2023-08-09T17:26:00Z">
                <w:pPr>
                  <w:widowControl w:val="0"/>
                  <w:spacing w:before="0" w:line="240" w:lineRule="auto"/>
                </w:pPr>
              </w:pPrChange>
            </w:pPr>
            <w:r>
              <w:rPr>
                <w:color w:val="323B4A"/>
                <w:sz w:val="16"/>
                <w:szCs w:val="16"/>
              </w:rPr>
              <w:t>0.977</w:t>
            </w:r>
          </w:p>
        </w:tc>
        <w:tc>
          <w:tcPr>
            <w:tcW w:w="560" w:type="dxa"/>
            <w:tcPrChange w:id="1292" w:author="Gonzalo Franetovic" w:date="2023-08-09T17:25:00Z">
              <w:tcPr>
                <w:tcW w:w="560" w:type="dxa"/>
              </w:tcPr>
            </w:tcPrChange>
          </w:tcPr>
          <w:p w14:paraId="26C673E2" w14:textId="6402E15D" w:rsidR="00C50885" w:rsidRDefault="00C50885">
            <w:pPr>
              <w:widowControl w:val="0"/>
              <w:spacing w:before="0" w:line="240" w:lineRule="auto"/>
              <w:jc w:val="center"/>
              <w:rPr>
                <w:color w:val="323B4A"/>
                <w:sz w:val="16"/>
                <w:szCs w:val="16"/>
              </w:rPr>
              <w:pPrChange w:id="1293" w:author="Gonzalo Franetovic" w:date="2023-08-09T17:26:00Z">
                <w:pPr>
                  <w:widowControl w:val="0"/>
                  <w:spacing w:before="0" w:line="240" w:lineRule="auto"/>
                </w:pPr>
              </w:pPrChange>
            </w:pPr>
            <w:ins w:id="1294" w:author="Gonzalo Franetovic" w:date="2023-08-09T17:20:00Z">
              <w:r>
                <w:rPr>
                  <w:color w:val="323B4A"/>
                  <w:sz w:val="16"/>
                  <w:szCs w:val="16"/>
                </w:rPr>
                <w:t>1</w:t>
              </w:r>
            </w:ins>
          </w:p>
        </w:tc>
        <w:tc>
          <w:tcPr>
            <w:tcW w:w="562" w:type="dxa"/>
            <w:tcPrChange w:id="1295" w:author="Gonzalo Franetovic" w:date="2023-08-09T17:25:00Z">
              <w:tcPr>
                <w:tcW w:w="562" w:type="dxa"/>
              </w:tcPr>
            </w:tcPrChange>
          </w:tcPr>
          <w:p w14:paraId="7F3885B2" w14:textId="5D8C8A72" w:rsidR="00C50885" w:rsidRDefault="00C50885">
            <w:pPr>
              <w:widowControl w:val="0"/>
              <w:spacing w:before="0" w:line="240" w:lineRule="auto"/>
              <w:jc w:val="center"/>
              <w:rPr>
                <w:color w:val="323B4A"/>
                <w:sz w:val="16"/>
                <w:szCs w:val="16"/>
              </w:rPr>
              <w:pPrChange w:id="1296" w:author="Gonzalo Franetovic" w:date="2023-08-09T17:26:00Z">
                <w:pPr>
                  <w:widowControl w:val="0"/>
                  <w:spacing w:before="0" w:line="240" w:lineRule="auto"/>
                </w:pPr>
              </w:pPrChange>
            </w:pPr>
            <w:ins w:id="1297" w:author="Gonzalo Franetovic" w:date="2023-08-09T17:20:00Z">
              <w:r>
                <w:rPr>
                  <w:color w:val="323B4A"/>
                  <w:sz w:val="16"/>
                  <w:szCs w:val="16"/>
                </w:rPr>
                <w:t>5</w:t>
              </w:r>
            </w:ins>
          </w:p>
        </w:tc>
      </w:tr>
      <w:tr w:rsidR="00C50885" w14:paraId="693B7705" w14:textId="366DED03" w:rsidTr="00CA70FF">
        <w:trPr>
          <w:trHeight w:val="20"/>
          <w:jc w:val="center"/>
          <w:trPrChange w:id="1298" w:author="Gonzalo Franetovic" w:date="2023-08-09T17:25:00Z">
            <w:trPr>
              <w:trHeight w:val="20"/>
              <w:jc w:val="center"/>
            </w:trPr>
          </w:trPrChange>
        </w:trPr>
        <w:tc>
          <w:tcPr>
            <w:tcW w:w="851" w:type="dxa"/>
            <w:tcMar>
              <w:top w:w="100" w:type="dxa"/>
              <w:left w:w="100" w:type="dxa"/>
              <w:bottom w:w="100" w:type="dxa"/>
              <w:right w:w="100" w:type="dxa"/>
            </w:tcMar>
            <w:tcPrChange w:id="1299" w:author="Gonzalo Franetovic" w:date="2023-08-09T17:25:00Z">
              <w:tcPr>
                <w:tcW w:w="0" w:type="auto"/>
                <w:tcMar>
                  <w:top w:w="100" w:type="dxa"/>
                  <w:left w:w="100" w:type="dxa"/>
                  <w:bottom w:w="100" w:type="dxa"/>
                  <w:right w:w="100" w:type="dxa"/>
                </w:tcMar>
              </w:tcPr>
            </w:tcPrChange>
          </w:tcPr>
          <w:p w14:paraId="38FD0FEB" w14:textId="77777777" w:rsidR="00C50885" w:rsidRDefault="00C50885" w:rsidP="00C50885">
            <w:pPr>
              <w:widowControl w:val="0"/>
              <w:spacing w:before="0" w:line="240" w:lineRule="auto"/>
              <w:rPr>
                <w:color w:val="323B4A"/>
                <w:sz w:val="16"/>
                <w:szCs w:val="16"/>
              </w:rPr>
            </w:pPr>
            <w:proofErr w:type="spellStart"/>
            <w:r>
              <w:rPr>
                <w:color w:val="323B4A"/>
                <w:sz w:val="16"/>
                <w:szCs w:val="16"/>
              </w:rPr>
              <w:t>connec</w:t>
            </w:r>
            <w:proofErr w:type="spellEnd"/>
          </w:p>
        </w:tc>
        <w:tc>
          <w:tcPr>
            <w:tcW w:w="5338" w:type="dxa"/>
            <w:tcMar>
              <w:top w:w="100" w:type="dxa"/>
              <w:left w:w="100" w:type="dxa"/>
              <w:bottom w:w="100" w:type="dxa"/>
              <w:right w:w="100" w:type="dxa"/>
            </w:tcMar>
            <w:tcPrChange w:id="1300" w:author="Gonzalo Franetovic" w:date="2023-08-09T17:25:00Z">
              <w:tcPr>
                <w:tcW w:w="4831" w:type="dxa"/>
                <w:tcMar>
                  <w:top w:w="100" w:type="dxa"/>
                  <w:left w:w="100" w:type="dxa"/>
                  <w:bottom w:w="100" w:type="dxa"/>
                  <w:right w:w="100" w:type="dxa"/>
                </w:tcMar>
              </w:tcPr>
            </w:tcPrChange>
          </w:tcPr>
          <w:p w14:paraId="5F588DCD" w14:textId="079CEE22" w:rsidR="00C50885" w:rsidRDefault="00C50885" w:rsidP="00C50885">
            <w:pPr>
              <w:widowControl w:val="0"/>
              <w:spacing w:before="0" w:line="240" w:lineRule="auto"/>
              <w:rPr>
                <w:color w:val="323B4A"/>
                <w:sz w:val="16"/>
                <w:szCs w:val="16"/>
              </w:rPr>
            </w:pPr>
            <w:r>
              <w:rPr>
                <w:color w:val="323B4A"/>
                <w:sz w:val="16"/>
                <w:szCs w:val="16"/>
              </w:rPr>
              <w:t>How important is having political connections for getting ahead in life?</w:t>
            </w:r>
            <w:ins w:id="1301" w:author="Gonzalo Franetovic" w:date="2023-08-09T17:19:00Z">
              <w:r>
                <w:rPr>
                  <w:color w:val="323B4A"/>
                  <w:sz w:val="16"/>
                  <w:szCs w:val="16"/>
                </w:rPr>
                <w:t xml:space="preserve"> *</w:t>
              </w:r>
            </w:ins>
          </w:p>
        </w:tc>
        <w:tc>
          <w:tcPr>
            <w:tcW w:w="563" w:type="dxa"/>
            <w:tcPrChange w:id="1302" w:author="Gonzalo Franetovic" w:date="2023-08-09T17:25:00Z">
              <w:tcPr>
                <w:tcW w:w="564" w:type="dxa"/>
              </w:tcPr>
            </w:tcPrChange>
          </w:tcPr>
          <w:p w14:paraId="5C7070B8" w14:textId="2616B2EE" w:rsidR="00C50885" w:rsidRDefault="00C50885">
            <w:pPr>
              <w:widowControl w:val="0"/>
              <w:spacing w:before="0" w:line="240" w:lineRule="auto"/>
              <w:jc w:val="center"/>
              <w:rPr>
                <w:color w:val="323B4A"/>
                <w:sz w:val="16"/>
                <w:szCs w:val="16"/>
              </w:rPr>
              <w:pPrChange w:id="1303" w:author="Gonzalo Franetovic" w:date="2023-08-09T17:26:00Z">
                <w:pPr>
                  <w:widowControl w:val="0"/>
                  <w:spacing w:before="0" w:line="240" w:lineRule="auto"/>
                </w:pPr>
              </w:pPrChange>
            </w:pPr>
            <w:ins w:id="1304" w:author="Gonzalo Franetovic" w:date="2023-08-09T17:17:00Z">
              <w:r>
                <w:rPr>
                  <w:color w:val="323B4A"/>
                  <w:sz w:val="16"/>
                  <w:szCs w:val="16"/>
                </w:rPr>
                <w:t>1,040</w:t>
              </w:r>
            </w:ins>
          </w:p>
        </w:tc>
        <w:tc>
          <w:tcPr>
            <w:tcW w:w="592" w:type="dxa"/>
            <w:tcMar>
              <w:top w:w="100" w:type="dxa"/>
              <w:left w:w="100" w:type="dxa"/>
              <w:bottom w:w="100" w:type="dxa"/>
              <w:right w:w="100" w:type="dxa"/>
            </w:tcMar>
            <w:tcPrChange w:id="1305" w:author="Gonzalo Franetovic" w:date="2023-08-09T17:25:00Z">
              <w:tcPr>
                <w:tcW w:w="592" w:type="dxa"/>
                <w:tcMar>
                  <w:top w:w="100" w:type="dxa"/>
                  <w:left w:w="100" w:type="dxa"/>
                  <w:bottom w:w="100" w:type="dxa"/>
                  <w:right w:w="100" w:type="dxa"/>
                </w:tcMar>
              </w:tcPr>
            </w:tcPrChange>
          </w:tcPr>
          <w:p w14:paraId="616F2B47" w14:textId="3BB32766" w:rsidR="00C50885" w:rsidRDefault="00C50885">
            <w:pPr>
              <w:widowControl w:val="0"/>
              <w:spacing w:before="0" w:line="240" w:lineRule="auto"/>
              <w:jc w:val="center"/>
              <w:rPr>
                <w:color w:val="323B4A"/>
                <w:sz w:val="16"/>
                <w:szCs w:val="16"/>
              </w:rPr>
              <w:pPrChange w:id="1306" w:author="Gonzalo Franetovic" w:date="2023-08-09T17:26:00Z">
                <w:pPr>
                  <w:widowControl w:val="0"/>
                  <w:spacing w:before="0" w:line="240" w:lineRule="auto"/>
                </w:pPr>
              </w:pPrChange>
            </w:pPr>
            <w:r>
              <w:rPr>
                <w:color w:val="323B4A"/>
                <w:sz w:val="16"/>
                <w:szCs w:val="16"/>
              </w:rPr>
              <w:t>2.441</w:t>
            </w:r>
          </w:p>
        </w:tc>
        <w:tc>
          <w:tcPr>
            <w:tcW w:w="563" w:type="dxa"/>
            <w:tcMar>
              <w:top w:w="100" w:type="dxa"/>
              <w:left w:w="100" w:type="dxa"/>
              <w:bottom w:w="100" w:type="dxa"/>
              <w:right w:w="100" w:type="dxa"/>
            </w:tcMar>
            <w:tcPrChange w:id="1307" w:author="Gonzalo Franetovic" w:date="2023-08-09T17:25:00Z">
              <w:tcPr>
                <w:tcW w:w="564" w:type="dxa"/>
                <w:tcMar>
                  <w:top w:w="100" w:type="dxa"/>
                  <w:left w:w="100" w:type="dxa"/>
                  <w:bottom w:w="100" w:type="dxa"/>
                  <w:right w:w="100" w:type="dxa"/>
                </w:tcMar>
              </w:tcPr>
            </w:tcPrChange>
          </w:tcPr>
          <w:p w14:paraId="00DC1A9D" w14:textId="77777777" w:rsidR="00C50885" w:rsidRDefault="00C50885">
            <w:pPr>
              <w:widowControl w:val="0"/>
              <w:spacing w:before="0" w:line="240" w:lineRule="auto"/>
              <w:jc w:val="center"/>
              <w:rPr>
                <w:color w:val="323B4A"/>
                <w:sz w:val="16"/>
                <w:szCs w:val="16"/>
              </w:rPr>
              <w:pPrChange w:id="1308" w:author="Gonzalo Franetovic" w:date="2023-08-09T17:26:00Z">
                <w:pPr>
                  <w:widowControl w:val="0"/>
                  <w:spacing w:before="0" w:line="240" w:lineRule="auto"/>
                </w:pPr>
              </w:pPrChange>
            </w:pPr>
            <w:r>
              <w:rPr>
                <w:color w:val="323B4A"/>
                <w:sz w:val="16"/>
                <w:szCs w:val="16"/>
              </w:rPr>
              <w:t>1.197</w:t>
            </w:r>
          </w:p>
        </w:tc>
        <w:tc>
          <w:tcPr>
            <w:tcW w:w="560" w:type="dxa"/>
            <w:tcPrChange w:id="1309" w:author="Gonzalo Franetovic" w:date="2023-08-09T17:25:00Z">
              <w:tcPr>
                <w:tcW w:w="560" w:type="dxa"/>
              </w:tcPr>
            </w:tcPrChange>
          </w:tcPr>
          <w:p w14:paraId="29A0B108" w14:textId="11F578ED" w:rsidR="00C50885" w:rsidRDefault="00C50885">
            <w:pPr>
              <w:widowControl w:val="0"/>
              <w:spacing w:before="0" w:line="240" w:lineRule="auto"/>
              <w:jc w:val="center"/>
              <w:rPr>
                <w:color w:val="323B4A"/>
                <w:sz w:val="16"/>
                <w:szCs w:val="16"/>
              </w:rPr>
              <w:pPrChange w:id="1310" w:author="Gonzalo Franetovic" w:date="2023-08-09T17:26:00Z">
                <w:pPr>
                  <w:widowControl w:val="0"/>
                  <w:spacing w:before="0" w:line="240" w:lineRule="auto"/>
                </w:pPr>
              </w:pPrChange>
            </w:pPr>
            <w:ins w:id="1311" w:author="Gonzalo Franetovic" w:date="2023-08-09T17:20:00Z">
              <w:r>
                <w:rPr>
                  <w:color w:val="323B4A"/>
                  <w:sz w:val="16"/>
                  <w:szCs w:val="16"/>
                </w:rPr>
                <w:t>1</w:t>
              </w:r>
            </w:ins>
          </w:p>
        </w:tc>
        <w:tc>
          <w:tcPr>
            <w:tcW w:w="562" w:type="dxa"/>
            <w:tcPrChange w:id="1312" w:author="Gonzalo Franetovic" w:date="2023-08-09T17:25:00Z">
              <w:tcPr>
                <w:tcW w:w="562" w:type="dxa"/>
              </w:tcPr>
            </w:tcPrChange>
          </w:tcPr>
          <w:p w14:paraId="322A537F" w14:textId="112CD712" w:rsidR="00C50885" w:rsidRDefault="00C50885">
            <w:pPr>
              <w:widowControl w:val="0"/>
              <w:spacing w:before="0" w:line="240" w:lineRule="auto"/>
              <w:jc w:val="center"/>
              <w:rPr>
                <w:color w:val="323B4A"/>
                <w:sz w:val="16"/>
                <w:szCs w:val="16"/>
              </w:rPr>
              <w:pPrChange w:id="1313" w:author="Gonzalo Franetovic" w:date="2023-08-09T17:26:00Z">
                <w:pPr>
                  <w:widowControl w:val="0"/>
                  <w:spacing w:before="0" w:line="240" w:lineRule="auto"/>
                </w:pPr>
              </w:pPrChange>
            </w:pPr>
            <w:ins w:id="1314" w:author="Gonzalo Franetovic" w:date="2023-08-09T17:20:00Z">
              <w:r>
                <w:rPr>
                  <w:color w:val="323B4A"/>
                  <w:sz w:val="16"/>
                  <w:szCs w:val="16"/>
                </w:rPr>
                <w:t>5</w:t>
              </w:r>
            </w:ins>
          </w:p>
        </w:tc>
      </w:tr>
      <w:tr w:rsidR="00C50885" w14:paraId="3A04481B" w14:textId="1CD20CF3" w:rsidTr="00CA70FF">
        <w:trPr>
          <w:trHeight w:val="20"/>
          <w:jc w:val="center"/>
          <w:trPrChange w:id="1315" w:author="Gonzalo Franetovic" w:date="2023-08-09T17:25:00Z">
            <w:trPr>
              <w:trHeight w:val="20"/>
              <w:jc w:val="center"/>
            </w:trPr>
          </w:trPrChange>
        </w:trPr>
        <w:tc>
          <w:tcPr>
            <w:tcW w:w="851" w:type="dxa"/>
            <w:tcMar>
              <w:top w:w="100" w:type="dxa"/>
              <w:left w:w="100" w:type="dxa"/>
              <w:bottom w:w="100" w:type="dxa"/>
              <w:right w:w="100" w:type="dxa"/>
            </w:tcMar>
            <w:tcPrChange w:id="1316" w:author="Gonzalo Franetovic" w:date="2023-08-09T17:25:00Z">
              <w:tcPr>
                <w:tcW w:w="0" w:type="auto"/>
                <w:tcMar>
                  <w:top w:w="100" w:type="dxa"/>
                  <w:left w:w="100" w:type="dxa"/>
                  <w:bottom w:w="100" w:type="dxa"/>
                  <w:right w:w="100" w:type="dxa"/>
                </w:tcMar>
              </w:tcPr>
            </w:tcPrChange>
          </w:tcPr>
          <w:p w14:paraId="2951F0CB" w14:textId="77777777" w:rsidR="00C50885" w:rsidRDefault="00C50885" w:rsidP="00C50885">
            <w:pPr>
              <w:widowControl w:val="0"/>
              <w:spacing w:before="0" w:line="240" w:lineRule="auto"/>
              <w:rPr>
                <w:color w:val="323B4A"/>
                <w:sz w:val="16"/>
                <w:szCs w:val="16"/>
              </w:rPr>
            </w:pPr>
            <w:r>
              <w:rPr>
                <w:color w:val="323B4A"/>
                <w:sz w:val="16"/>
                <w:szCs w:val="16"/>
              </w:rPr>
              <w:t>bribes</w:t>
            </w:r>
          </w:p>
        </w:tc>
        <w:tc>
          <w:tcPr>
            <w:tcW w:w="5338" w:type="dxa"/>
            <w:tcMar>
              <w:top w:w="100" w:type="dxa"/>
              <w:left w:w="100" w:type="dxa"/>
              <w:bottom w:w="100" w:type="dxa"/>
              <w:right w:w="100" w:type="dxa"/>
            </w:tcMar>
            <w:tcPrChange w:id="1317" w:author="Gonzalo Franetovic" w:date="2023-08-09T17:25:00Z">
              <w:tcPr>
                <w:tcW w:w="4831" w:type="dxa"/>
                <w:tcMar>
                  <w:top w:w="100" w:type="dxa"/>
                  <w:left w:w="100" w:type="dxa"/>
                  <w:bottom w:w="100" w:type="dxa"/>
                  <w:right w:w="100" w:type="dxa"/>
                </w:tcMar>
              </w:tcPr>
            </w:tcPrChange>
          </w:tcPr>
          <w:p w14:paraId="478F622E" w14:textId="4C41272C" w:rsidR="00C50885" w:rsidRDefault="00C50885" w:rsidP="00C50885">
            <w:pPr>
              <w:widowControl w:val="0"/>
              <w:spacing w:before="0" w:line="240" w:lineRule="auto"/>
              <w:rPr>
                <w:color w:val="323B4A"/>
                <w:sz w:val="16"/>
                <w:szCs w:val="16"/>
              </w:rPr>
            </w:pPr>
            <w:r>
              <w:rPr>
                <w:color w:val="323B4A"/>
                <w:sz w:val="16"/>
                <w:szCs w:val="16"/>
              </w:rPr>
              <w:t>How important is giving bribes for getting ahead in life?</w:t>
            </w:r>
            <w:ins w:id="1318" w:author="Gonzalo Franetovic" w:date="2023-08-09T17:19:00Z">
              <w:r>
                <w:rPr>
                  <w:color w:val="323B4A"/>
                  <w:sz w:val="16"/>
                  <w:szCs w:val="16"/>
                </w:rPr>
                <w:t xml:space="preserve"> *</w:t>
              </w:r>
            </w:ins>
          </w:p>
        </w:tc>
        <w:tc>
          <w:tcPr>
            <w:tcW w:w="563" w:type="dxa"/>
            <w:tcPrChange w:id="1319" w:author="Gonzalo Franetovic" w:date="2023-08-09T17:25:00Z">
              <w:tcPr>
                <w:tcW w:w="564" w:type="dxa"/>
              </w:tcPr>
            </w:tcPrChange>
          </w:tcPr>
          <w:p w14:paraId="2020F3E3" w14:textId="4FDB2AB4" w:rsidR="00C50885" w:rsidRDefault="00C50885">
            <w:pPr>
              <w:widowControl w:val="0"/>
              <w:spacing w:before="0" w:line="240" w:lineRule="auto"/>
              <w:jc w:val="center"/>
              <w:rPr>
                <w:color w:val="323B4A"/>
                <w:sz w:val="16"/>
                <w:szCs w:val="16"/>
              </w:rPr>
              <w:pPrChange w:id="1320" w:author="Gonzalo Franetovic" w:date="2023-08-09T17:26:00Z">
                <w:pPr>
                  <w:widowControl w:val="0"/>
                  <w:spacing w:before="0" w:line="240" w:lineRule="auto"/>
                </w:pPr>
              </w:pPrChange>
            </w:pPr>
            <w:ins w:id="1321" w:author="Gonzalo Franetovic" w:date="2023-08-09T17:17:00Z">
              <w:r>
                <w:rPr>
                  <w:color w:val="323B4A"/>
                  <w:sz w:val="16"/>
                  <w:szCs w:val="16"/>
                </w:rPr>
                <w:t>1,040</w:t>
              </w:r>
            </w:ins>
          </w:p>
        </w:tc>
        <w:tc>
          <w:tcPr>
            <w:tcW w:w="592" w:type="dxa"/>
            <w:tcMar>
              <w:top w:w="100" w:type="dxa"/>
              <w:left w:w="100" w:type="dxa"/>
              <w:bottom w:w="100" w:type="dxa"/>
              <w:right w:w="100" w:type="dxa"/>
            </w:tcMar>
            <w:tcPrChange w:id="1322" w:author="Gonzalo Franetovic" w:date="2023-08-09T17:25:00Z">
              <w:tcPr>
                <w:tcW w:w="592" w:type="dxa"/>
                <w:tcMar>
                  <w:top w:w="100" w:type="dxa"/>
                  <w:left w:w="100" w:type="dxa"/>
                  <w:bottom w:w="100" w:type="dxa"/>
                  <w:right w:w="100" w:type="dxa"/>
                </w:tcMar>
              </w:tcPr>
            </w:tcPrChange>
          </w:tcPr>
          <w:p w14:paraId="06F47BF8" w14:textId="0CDC74B6" w:rsidR="00C50885" w:rsidRDefault="00C50885">
            <w:pPr>
              <w:widowControl w:val="0"/>
              <w:spacing w:before="0" w:line="240" w:lineRule="auto"/>
              <w:jc w:val="center"/>
              <w:rPr>
                <w:color w:val="323B4A"/>
                <w:sz w:val="16"/>
                <w:szCs w:val="16"/>
              </w:rPr>
              <w:pPrChange w:id="1323" w:author="Gonzalo Franetovic" w:date="2023-08-09T17:26:00Z">
                <w:pPr>
                  <w:widowControl w:val="0"/>
                  <w:spacing w:before="0" w:line="240" w:lineRule="auto"/>
                </w:pPr>
              </w:pPrChange>
            </w:pPr>
            <w:r>
              <w:rPr>
                <w:color w:val="323B4A"/>
                <w:sz w:val="16"/>
                <w:szCs w:val="16"/>
              </w:rPr>
              <w:t>1.838</w:t>
            </w:r>
          </w:p>
        </w:tc>
        <w:tc>
          <w:tcPr>
            <w:tcW w:w="563" w:type="dxa"/>
            <w:tcMar>
              <w:top w:w="100" w:type="dxa"/>
              <w:left w:w="100" w:type="dxa"/>
              <w:bottom w:w="100" w:type="dxa"/>
              <w:right w:w="100" w:type="dxa"/>
            </w:tcMar>
            <w:tcPrChange w:id="1324" w:author="Gonzalo Franetovic" w:date="2023-08-09T17:25:00Z">
              <w:tcPr>
                <w:tcW w:w="564" w:type="dxa"/>
                <w:tcMar>
                  <w:top w:w="100" w:type="dxa"/>
                  <w:left w:w="100" w:type="dxa"/>
                  <w:bottom w:w="100" w:type="dxa"/>
                  <w:right w:w="100" w:type="dxa"/>
                </w:tcMar>
              </w:tcPr>
            </w:tcPrChange>
          </w:tcPr>
          <w:p w14:paraId="6C449303" w14:textId="77777777" w:rsidR="00C50885" w:rsidRDefault="00C50885">
            <w:pPr>
              <w:widowControl w:val="0"/>
              <w:spacing w:before="0" w:line="240" w:lineRule="auto"/>
              <w:jc w:val="center"/>
              <w:rPr>
                <w:color w:val="323B4A"/>
                <w:sz w:val="16"/>
                <w:szCs w:val="16"/>
              </w:rPr>
              <w:pPrChange w:id="1325" w:author="Gonzalo Franetovic" w:date="2023-08-09T17:26:00Z">
                <w:pPr>
                  <w:widowControl w:val="0"/>
                  <w:spacing w:before="0" w:line="240" w:lineRule="auto"/>
                </w:pPr>
              </w:pPrChange>
            </w:pPr>
            <w:r>
              <w:rPr>
                <w:color w:val="323B4A"/>
                <w:sz w:val="16"/>
                <w:szCs w:val="16"/>
              </w:rPr>
              <w:t>1.031</w:t>
            </w:r>
          </w:p>
        </w:tc>
        <w:tc>
          <w:tcPr>
            <w:tcW w:w="560" w:type="dxa"/>
            <w:tcPrChange w:id="1326" w:author="Gonzalo Franetovic" w:date="2023-08-09T17:25:00Z">
              <w:tcPr>
                <w:tcW w:w="560" w:type="dxa"/>
              </w:tcPr>
            </w:tcPrChange>
          </w:tcPr>
          <w:p w14:paraId="609FA2B6" w14:textId="38716B5C" w:rsidR="00C50885" w:rsidRDefault="00C50885">
            <w:pPr>
              <w:widowControl w:val="0"/>
              <w:spacing w:before="0" w:line="240" w:lineRule="auto"/>
              <w:jc w:val="center"/>
              <w:rPr>
                <w:color w:val="323B4A"/>
                <w:sz w:val="16"/>
                <w:szCs w:val="16"/>
              </w:rPr>
              <w:pPrChange w:id="1327" w:author="Gonzalo Franetovic" w:date="2023-08-09T17:26:00Z">
                <w:pPr>
                  <w:widowControl w:val="0"/>
                  <w:spacing w:before="0" w:line="240" w:lineRule="auto"/>
                </w:pPr>
              </w:pPrChange>
            </w:pPr>
            <w:ins w:id="1328" w:author="Gonzalo Franetovic" w:date="2023-08-09T17:20:00Z">
              <w:r>
                <w:rPr>
                  <w:color w:val="323B4A"/>
                  <w:sz w:val="16"/>
                  <w:szCs w:val="16"/>
                </w:rPr>
                <w:t>1</w:t>
              </w:r>
            </w:ins>
          </w:p>
        </w:tc>
        <w:tc>
          <w:tcPr>
            <w:tcW w:w="562" w:type="dxa"/>
            <w:tcPrChange w:id="1329" w:author="Gonzalo Franetovic" w:date="2023-08-09T17:25:00Z">
              <w:tcPr>
                <w:tcW w:w="562" w:type="dxa"/>
              </w:tcPr>
            </w:tcPrChange>
          </w:tcPr>
          <w:p w14:paraId="414789A3" w14:textId="723075BF" w:rsidR="00C50885" w:rsidRDefault="00C50885">
            <w:pPr>
              <w:widowControl w:val="0"/>
              <w:spacing w:before="0" w:line="240" w:lineRule="auto"/>
              <w:jc w:val="center"/>
              <w:rPr>
                <w:color w:val="323B4A"/>
                <w:sz w:val="16"/>
                <w:szCs w:val="16"/>
              </w:rPr>
              <w:pPrChange w:id="1330" w:author="Gonzalo Franetovic" w:date="2023-08-09T17:26:00Z">
                <w:pPr>
                  <w:widowControl w:val="0"/>
                  <w:spacing w:before="0" w:line="240" w:lineRule="auto"/>
                </w:pPr>
              </w:pPrChange>
            </w:pPr>
            <w:ins w:id="1331" w:author="Gonzalo Franetovic" w:date="2023-08-09T17:20:00Z">
              <w:r>
                <w:rPr>
                  <w:color w:val="323B4A"/>
                  <w:sz w:val="16"/>
                  <w:szCs w:val="16"/>
                </w:rPr>
                <w:t>5</w:t>
              </w:r>
            </w:ins>
          </w:p>
        </w:tc>
      </w:tr>
      <w:tr w:rsidR="00C50885" w14:paraId="44AA58DA" w14:textId="7078175E" w:rsidTr="00CA70FF">
        <w:trPr>
          <w:trHeight w:val="20"/>
          <w:jc w:val="center"/>
          <w:trPrChange w:id="1332" w:author="Gonzalo Franetovic" w:date="2023-08-09T17:25:00Z">
            <w:trPr>
              <w:trHeight w:val="20"/>
              <w:jc w:val="center"/>
            </w:trPr>
          </w:trPrChange>
        </w:trPr>
        <w:tc>
          <w:tcPr>
            <w:tcW w:w="851" w:type="dxa"/>
            <w:tcMar>
              <w:top w:w="100" w:type="dxa"/>
              <w:left w:w="100" w:type="dxa"/>
              <w:bottom w:w="100" w:type="dxa"/>
              <w:right w:w="100" w:type="dxa"/>
            </w:tcMar>
            <w:tcPrChange w:id="1333" w:author="Gonzalo Franetovic" w:date="2023-08-09T17:25:00Z">
              <w:tcPr>
                <w:tcW w:w="0" w:type="auto"/>
                <w:tcMar>
                  <w:top w:w="100" w:type="dxa"/>
                  <w:left w:w="100" w:type="dxa"/>
                  <w:bottom w:w="100" w:type="dxa"/>
                  <w:right w:w="100" w:type="dxa"/>
                </w:tcMar>
              </w:tcPr>
            </w:tcPrChange>
          </w:tcPr>
          <w:p w14:paraId="514EFBE4" w14:textId="77777777" w:rsidR="00C50885" w:rsidRDefault="00C50885" w:rsidP="00C50885">
            <w:pPr>
              <w:widowControl w:val="0"/>
              <w:spacing w:before="0" w:line="240" w:lineRule="auto"/>
              <w:rPr>
                <w:color w:val="323B4A"/>
                <w:sz w:val="16"/>
                <w:szCs w:val="16"/>
              </w:rPr>
            </w:pPr>
            <w:r>
              <w:rPr>
                <w:color w:val="323B4A"/>
                <w:sz w:val="16"/>
                <w:szCs w:val="16"/>
              </w:rPr>
              <w:t>race</w:t>
            </w:r>
          </w:p>
        </w:tc>
        <w:tc>
          <w:tcPr>
            <w:tcW w:w="5338" w:type="dxa"/>
            <w:tcMar>
              <w:top w:w="100" w:type="dxa"/>
              <w:left w:w="100" w:type="dxa"/>
              <w:bottom w:w="100" w:type="dxa"/>
              <w:right w:w="100" w:type="dxa"/>
            </w:tcMar>
            <w:tcPrChange w:id="1334" w:author="Gonzalo Franetovic" w:date="2023-08-09T17:25:00Z">
              <w:tcPr>
                <w:tcW w:w="4831" w:type="dxa"/>
                <w:tcMar>
                  <w:top w:w="100" w:type="dxa"/>
                  <w:left w:w="100" w:type="dxa"/>
                  <w:bottom w:w="100" w:type="dxa"/>
                  <w:right w:w="100" w:type="dxa"/>
                </w:tcMar>
              </w:tcPr>
            </w:tcPrChange>
          </w:tcPr>
          <w:p w14:paraId="5E2229A0" w14:textId="56175C24" w:rsidR="00C50885" w:rsidRDefault="00C50885" w:rsidP="00C50885">
            <w:pPr>
              <w:widowControl w:val="0"/>
              <w:spacing w:before="0" w:line="240" w:lineRule="auto"/>
              <w:rPr>
                <w:color w:val="323B4A"/>
                <w:sz w:val="16"/>
                <w:szCs w:val="16"/>
              </w:rPr>
            </w:pPr>
            <w:r>
              <w:rPr>
                <w:color w:val="323B4A"/>
                <w:sz w:val="16"/>
                <w:szCs w:val="16"/>
              </w:rPr>
              <w:t xml:space="preserve">How important is </w:t>
            </w:r>
            <w:bookmarkStart w:id="1335" w:name="_Hlk142494585"/>
            <w:r>
              <w:rPr>
                <w:color w:val="323B4A"/>
                <w:sz w:val="16"/>
                <w:szCs w:val="16"/>
              </w:rPr>
              <w:t xml:space="preserve">a person’s race </w:t>
            </w:r>
            <w:bookmarkEnd w:id="1335"/>
            <w:r>
              <w:rPr>
                <w:color w:val="323B4A"/>
                <w:sz w:val="16"/>
                <w:szCs w:val="16"/>
              </w:rPr>
              <w:t>for getting ahead in life?</w:t>
            </w:r>
            <w:ins w:id="1336" w:author="Gonzalo Franetovic" w:date="2023-08-09T17:19:00Z">
              <w:r>
                <w:rPr>
                  <w:color w:val="323B4A"/>
                  <w:sz w:val="16"/>
                  <w:szCs w:val="16"/>
                </w:rPr>
                <w:t xml:space="preserve"> *</w:t>
              </w:r>
            </w:ins>
          </w:p>
        </w:tc>
        <w:tc>
          <w:tcPr>
            <w:tcW w:w="563" w:type="dxa"/>
            <w:tcPrChange w:id="1337" w:author="Gonzalo Franetovic" w:date="2023-08-09T17:25:00Z">
              <w:tcPr>
                <w:tcW w:w="564" w:type="dxa"/>
              </w:tcPr>
            </w:tcPrChange>
          </w:tcPr>
          <w:p w14:paraId="45B8A84A" w14:textId="260217DB" w:rsidR="00C50885" w:rsidRDefault="00C50885">
            <w:pPr>
              <w:widowControl w:val="0"/>
              <w:spacing w:before="0" w:line="240" w:lineRule="auto"/>
              <w:jc w:val="center"/>
              <w:rPr>
                <w:color w:val="323B4A"/>
                <w:sz w:val="16"/>
                <w:szCs w:val="16"/>
              </w:rPr>
              <w:pPrChange w:id="1338" w:author="Gonzalo Franetovic" w:date="2023-08-09T17:26:00Z">
                <w:pPr>
                  <w:widowControl w:val="0"/>
                  <w:spacing w:before="0" w:line="240" w:lineRule="auto"/>
                </w:pPr>
              </w:pPrChange>
            </w:pPr>
            <w:ins w:id="1339" w:author="Gonzalo Franetovic" w:date="2023-08-09T17:17:00Z">
              <w:r>
                <w:rPr>
                  <w:color w:val="323B4A"/>
                  <w:sz w:val="16"/>
                  <w:szCs w:val="16"/>
                </w:rPr>
                <w:t>1,040</w:t>
              </w:r>
            </w:ins>
          </w:p>
        </w:tc>
        <w:tc>
          <w:tcPr>
            <w:tcW w:w="592" w:type="dxa"/>
            <w:tcMar>
              <w:top w:w="100" w:type="dxa"/>
              <w:left w:w="100" w:type="dxa"/>
              <w:bottom w:w="100" w:type="dxa"/>
              <w:right w:w="100" w:type="dxa"/>
            </w:tcMar>
            <w:tcPrChange w:id="1340" w:author="Gonzalo Franetovic" w:date="2023-08-09T17:25:00Z">
              <w:tcPr>
                <w:tcW w:w="592" w:type="dxa"/>
                <w:tcMar>
                  <w:top w:w="100" w:type="dxa"/>
                  <w:left w:w="100" w:type="dxa"/>
                  <w:bottom w:w="100" w:type="dxa"/>
                  <w:right w:w="100" w:type="dxa"/>
                </w:tcMar>
              </w:tcPr>
            </w:tcPrChange>
          </w:tcPr>
          <w:p w14:paraId="298DEFCA" w14:textId="00762B62" w:rsidR="00C50885" w:rsidRDefault="00C50885">
            <w:pPr>
              <w:widowControl w:val="0"/>
              <w:spacing w:before="0" w:line="240" w:lineRule="auto"/>
              <w:jc w:val="center"/>
              <w:rPr>
                <w:color w:val="323B4A"/>
                <w:sz w:val="16"/>
                <w:szCs w:val="16"/>
              </w:rPr>
              <w:pPrChange w:id="1341" w:author="Gonzalo Franetovic" w:date="2023-08-09T17:26:00Z">
                <w:pPr>
                  <w:widowControl w:val="0"/>
                  <w:spacing w:before="0" w:line="240" w:lineRule="auto"/>
                </w:pPr>
              </w:pPrChange>
            </w:pPr>
            <w:r>
              <w:rPr>
                <w:color w:val="323B4A"/>
                <w:sz w:val="16"/>
                <w:szCs w:val="16"/>
              </w:rPr>
              <w:t>2.033</w:t>
            </w:r>
          </w:p>
        </w:tc>
        <w:tc>
          <w:tcPr>
            <w:tcW w:w="563" w:type="dxa"/>
            <w:tcMar>
              <w:top w:w="100" w:type="dxa"/>
              <w:left w:w="100" w:type="dxa"/>
              <w:bottom w:w="100" w:type="dxa"/>
              <w:right w:w="100" w:type="dxa"/>
            </w:tcMar>
            <w:tcPrChange w:id="1342" w:author="Gonzalo Franetovic" w:date="2023-08-09T17:25:00Z">
              <w:tcPr>
                <w:tcW w:w="564" w:type="dxa"/>
                <w:tcMar>
                  <w:top w:w="100" w:type="dxa"/>
                  <w:left w:w="100" w:type="dxa"/>
                  <w:bottom w:w="100" w:type="dxa"/>
                  <w:right w:w="100" w:type="dxa"/>
                </w:tcMar>
              </w:tcPr>
            </w:tcPrChange>
          </w:tcPr>
          <w:p w14:paraId="4534DAC5" w14:textId="77777777" w:rsidR="00C50885" w:rsidRDefault="00C50885">
            <w:pPr>
              <w:widowControl w:val="0"/>
              <w:spacing w:before="0" w:line="240" w:lineRule="auto"/>
              <w:jc w:val="center"/>
              <w:rPr>
                <w:color w:val="323B4A"/>
                <w:sz w:val="16"/>
                <w:szCs w:val="16"/>
              </w:rPr>
              <w:pPrChange w:id="1343" w:author="Gonzalo Franetovic" w:date="2023-08-09T17:26:00Z">
                <w:pPr>
                  <w:widowControl w:val="0"/>
                  <w:spacing w:before="0" w:line="240" w:lineRule="auto"/>
                </w:pPr>
              </w:pPrChange>
            </w:pPr>
            <w:r>
              <w:rPr>
                <w:color w:val="323B4A"/>
                <w:sz w:val="16"/>
                <w:szCs w:val="16"/>
              </w:rPr>
              <w:t>1.116</w:t>
            </w:r>
          </w:p>
        </w:tc>
        <w:tc>
          <w:tcPr>
            <w:tcW w:w="560" w:type="dxa"/>
            <w:tcPrChange w:id="1344" w:author="Gonzalo Franetovic" w:date="2023-08-09T17:25:00Z">
              <w:tcPr>
                <w:tcW w:w="560" w:type="dxa"/>
              </w:tcPr>
            </w:tcPrChange>
          </w:tcPr>
          <w:p w14:paraId="056E453D" w14:textId="5F4C1DFB" w:rsidR="00C50885" w:rsidRDefault="00C50885">
            <w:pPr>
              <w:widowControl w:val="0"/>
              <w:spacing w:before="0" w:line="240" w:lineRule="auto"/>
              <w:jc w:val="center"/>
              <w:rPr>
                <w:color w:val="323B4A"/>
                <w:sz w:val="16"/>
                <w:szCs w:val="16"/>
              </w:rPr>
              <w:pPrChange w:id="1345" w:author="Gonzalo Franetovic" w:date="2023-08-09T17:26:00Z">
                <w:pPr>
                  <w:widowControl w:val="0"/>
                  <w:spacing w:before="0" w:line="240" w:lineRule="auto"/>
                </w:pPr>
              </w:pPrChange>
            </w:pPr>
            <w:ins w:id="1346" w:author="Gonzalo Franetovic" w:date="2023-08-09T17:20:00Z">
              <w:r>
                <w:rPr>
                  <w:color w:val="323B4A"/>
                  <w:sz w:val="16"/>
                  <w:szCs w:val="16"/>
                </w:rPr>
                <w:t>1</w:t>
              </w:r>
            </w:ins>
          </w:p>
        </w:tc>
        <w:tc>
          <w:tcPr>
            <w:tcW w:w="562" w:type="dxa"/>
            <w:tcPrChange w:id="1347" w:author="Gonzalo Franetovic" w:date="2023-08-09T17:25:00Z">
              <w:tcPr>
                <w:tcW w:w="562" w:type="dxa"/>
              </w:tcPr>
            </w:tcPrChange>
          </w:tcPr>
          <w:p w14:paraId="4A25533B" w14:textId="062717EE" w:rsidR="00C50885" w:rsidRDefault="00C50885">
            <w:pPr>
              <w:widowControl w:val="0"/>
              <w:spacing w:before="0" w:line="240" w:lineRule="auto"/>
              <w:jc w:val="center"/>
              <w:rPr>
                <w:color w:val="323B4A"/>
                <w:sz w:val="16"/>
                <w:szCs w:val="16"/>
              </w:rPr>
              <w:pPrChange w:id="1348" w:author="Gonzalo Franetovic" w:date="2023-08-09T17:26:00Z">
                <w:pPr>
                  <w:widowControl w:val="0"/>
                  <w:spacing w:before="0" w:line="240" w:lineRule="auto"/>
                </w:pPr>
              </w:pPrChange>
            </w:pPr>
            <w:ins w:id="1349" w:author="Gonzalo Franetovic" w:date="2023-08-09T17:20:00Z">
              <w:r>
                <w:rPr>
                  <w:color w:val="323B4A"/>
                  <w:sz w:val="16"/>
                  <w:szCs w:val="16"/>
                </w:rPr>
                <w:t>5</w:t>
              </w:r>
            </w:ins>
          </w:p>
        </w:tc>
      </w:tr>
      <w:tr w:rsidR="00C50885" w14:paraId="554071B4" w14:textId="14F6CF6F" w:rsidTr="00CA70FF">
        <w:trPr>
          <w:trHeight w:val="20"/>
          <w:jc w:val="center"/>
          <w:trPrChange w:id="1350" w:author="Gonzalo Franetovic" w:date="2023-08-09T17:25:00Z">
            <w:trPr>
              <w:trHeight w:val="20"/>
              <w:jc w:val="center"/>
            </w:trPr>
          </w:trPrChange>
        </w:trPr>
        <w:tc>
          <w:tcPr>
            <w:tcW w:w="851" w:type="dxa"/>
            <w:tcMar>
              <w:top w:w="100" w:type="dxa"/>
              <w:left w:w="100" w:type="dxa"/>
              <w:bottom w:w="100" w:type="dxa"/>
              <w:right w:w="100" w:type="dxa"/>
            </w:tcMar>
            <w:tcPrChange w:id="1351" w:author="Gonzalo Franetovic" w:date="2023-08-09T17:25:00Z">
              <w:tcPr>
                <w:tcW w:w="0" w:type="auto"/>
                <w:tcMar>
                  <w:top w:w="100" w:type="dxa"/>
                  <w:left w:w="100" w:type="dxa"/>
                  <w:bottom w:w="100" w:type="dxa"/>
                  <w:right w:w="100" w:type="dxa"/>
                </w:tcMar>
              </w:tcPr>
            </w:tcPrChange>
          </w:tcPr>
          <w:p w14:paraId="561F6F3F" w14:textId="77777777" w:rsidR="00C50885" w:rsidRDefault="00C50885" w:rsidP="00C50885">
            <w:pPr>
              <w:widowControl w:val="0"/>
              <w:spacing w:before="0" w:line="240" w:lineRule="auto"/>
              <w:rPr>
                <w:color w:val="323B4A"/>
                <w:sz w:val="16"/>
                <w:szCs w:val="16"/>
              </w:rPr>
            </w:pPr>
            <w:proofErr w:type="spellStart"/>
            <w:r>
              <w:rPr>
                <w:color w:val="323B4A"/>
                <w:sz w:val="16"/>
                <w:szCs w:val="16"/>
              </w:rPr>
              <w:t>relig</w:t>
            </w:r>
            <w:proofErr w:type="spellEnd"/>
          </w:p>
        </w:tc>
        <w:tc>
          <w:tcPr>
            <w:tcW w:w="5338" w:type="dxa"/>
            <w:tcMar>
              <w:top w:w="100" w:type="dxa"/>
              <w:left w:w="100" w:type="dxa"/>
              <w:bottom w:w="100" w:type="dxa"/>
              <w:right w:w="100" w:type="dxa"/>
            </w:tcMar>
            <w:tcPrChange w:id="1352" w:author="Gonzalo Franetovic" w:date="2023-08-09T17:25:00Z">
              <w:tcPr>
                <w:tcW w:w="4831" w:type="dxa"/>
                <w:tcMar>
                  <w:top w:w="100" w:type="dxa"/>
                  <w:left w:w="100" w:type="dxa"/>
                  <w:bottom w:w="100" w:type="dxa"/>
                  <w:right w:w="100" w:type="dxa"/>
                </w:tcMar>
              </w:tcPr>
            </w:tcPrChange>
          </w:tcPr>
          <w:p w14:paraId="0EFBABBE" w14:textId="342AAA03" w:rsidR="00C50885" w:rsidRDefault="00C50885" w:rsidP="00C50885">
            <w:pPr>
              <w:widowControl w:val="0"/>
              <w:spacing w:before="0" w:line="240" w:lineRule="auto"/>
              <w:rPr>
                <w:color w:val="323B4A"/>
                <w:sz w:val="16"/>
                <w:szCs w:val="16"/>
              </w:rPr>
            </w:pPr>
            <w:r>
              <w:rPr>
                <w:color w:val="323B4A"/>
                <w:sz w:val="16"/>
                <w:szCs w:val="16"/>
              </w:rPr>
              <w:t>How important is a person’s religion for getting ahead in life?</w:t>
            </w:r>
            <w:ins w:id="1353" w:author="Gonzalo Franetovic" w:date="2023-08-09T17:19:00Z">
              <w:r>
                <w:rPr>
                  <w:color w:val="323B4A"/>
                  <w:sz w:val="16"/>
                  <w:szCs w:val="16"/>
                </w:rPr>
                <w:t xml:space="preserve"> *</w:t>
              </w:r>
            </w:ins>
          </w:p>
        </w:tc>
        <w:tc>
          <w:tcPr>
            <w:tcW w:w="563" w:type="dxa"/>
            <w:tcPrChange w:id="1354" w:author="Gonzalo Franetovic" w:date="2023-08-09T17:25:00Z">
              <w:tcPr>
                <w:tcW w:w="564" w:type="dxa"/>
              </w:tcPr>
            </w:tcPrChange>
          </w:tcPr>
          <w:p w14:paraId="6BE8D295" w14:textId="3959E594" w:rsidR="00C50885" w:rsidRDefault="00C50885">
            <w:pPr>
              <w:widowControl w:val="0"/>
              <w:spacing w:before="0" w:line="240" w:lineRule="auto"/>
              <w:jc w:val="center"/>
              <w:rPr>
                <w:color w:val="323B4A"/>
                <w:sz w:val="16"/>
                <w:szCs w:val="16"/>
              </w:rPr>
              <w:pPrChange w:id="1355" w:author="Gonzalo Franetovic" w:date="2023-08-09T17:26:00Z">
                <w:pPr>
                  <w:widowControl w:val="0"/>
                  <w:spacing w:before="0" w:line="240" w:lineRule="auto"/>
                </w:pPr>
              </w:pPrChange>
            </w:pPr>
            <w:ins w:id="1356" w:author="Gonzalo Franetovic" w:date="2023-08-09T17:17:00Z">
              <w:r>
                <w:rPr>
                  <w:color w:val="323B4A"/>
                  <w:sz w:val="16"/>
                  <w:szCs w:val="16"/>
                </w:rPr>
                <w:t>1,040</w:t>
              </w:r>
            </w:ins>
          </w:p>
        </w:tc>
        <w:tc>
          <w:tcPr>
            <w:tcW w:w="592" w:type="dxa"/>
            <w:tcMar>
              <w:top w:w="100" w:type="dxa"/>
              <w:left w:w="100" w:type="dxa"/>
              <w:bottom w:w="100" w:type="dxa"/>
              <w:right w:w="100" w:type="dxa"/>
            </w:tcMar>
            <w:tcPrChange w:id="1357" w:author="Gonzalo Franetovic" w:date="2023-08-09T17:25:00Z">
              <w:tcPr>
                <w:tcW w:w="592" w:type="dxa"/>
                <w:tcMar>
                  <w:top w:w="100" w:type="dxa"/>
                  <w:left w:w="100" w:type="dxa"/>
                  <w:bottom w:w="100" w:type="dxa"/>
                  <w:right w:w="100" w:type="dxa"/>
                </w:tcMar>
              </w:tcPr>
            </w:tcPrChange>
          </w:tcPr>
          <w:p w14:paraId="3A0B0F78" w14:textId="506B0A18" w:rsidR="00C50885" w:rsidRDefault="00C50885">
            <w:pPr>
              <w:widowControl w:val="0"/>
              <w:spacing w:before="0" w:line="240" w:lineRule="auto"/>
              <w:jc w:val="center"/>
              <w:rPr>
                <w:color w:val="323B4A"/>
                <w:sz w:val="16"/>
                <w:szCs w:val="16"/>
              </w:rPr>
              <w:pPrChange w:id="1358" w:author="Gonzalo Franetovic" w:date="2023-08-09T17:26:00Z">
                <w:pPr>
                  <w:widowControl w:val="0"/>
                  <w:spacing w:before="0" w:line="240" w:lineRule="auto"/>
                </w:pPr>
              </w:pPrChange>
            </w:pPr>
            <w:r>
              <w:rPr>
                <w:color w:val="323B4A"/>
                <w:sz w:val="16"/>
                <w:szCs w:val="16"/>
              </w:rPr>
              <w:t>1.887</w:t>
            </w:r>
          </w:p>
        </w:tc>
        <w:tc>
          <w:tcPr>
            <w:tcW w:w="563" w:type="dxa"/>
            <w:tcMar>
              <w:top w:w="100" w:type="dxa"/>
              <w:left w:w="100" w:type="dxa"/>
              <w:bottom w:w="100" w:type="dxa"/>
              <w:right w:w="100" w:type="dxa"/>
            </w:tcMar>
            <w:tcPrChange w:id="1359" w:author="Gonzalo Franetovic" w:date="2023-08-09T17:25:00Z">
              <w:tcPr>
                <w:tcW w:w="564" w:type="dxa"/>
                <w:tcMar>
                  <w:top w:w="100" w:type="dxa"/>
                  <w:left w:w="100" w:type="dxa"/>
                  <w:bottom w:w="100" w:type="dxa"/>
                  <w:right w:w="100" w:type="dxa"/>
                </w:tcMar>
              </w:tcPr>
            </w:tcPrChange>
          </w:tcPr>
          <w:p w14:paraId="555D3626" w14:textId="77777777" w:rsidR="00C50885" w:rsidRDefault="00C50885">
            <w:pPr>
              <w:widowControl w:val="0"/>
              <w:spacing w:before="0" w:line="240" w:lineRule="auto"/>
              <w:jc w:val="center"/>
              <w:rPr>
                <w:color w:val="323B4A"/>
                <w:sz w:val="16"/>
                <w:szCs w:val="16"/>
              </w:rPr>
              <w:pPrChange w:id="1360" w:author="Gonzalo Franetovic" w:date="2023-08-09T17:26:00Z">
                <w:pPr>
                  <w:widowControl w:val="0"/>
                  <w:spacing w:before="0" w:line="240" w:lineRule="auto"/>
                </w:pPr>
              </w:pPrChange>
            </w:pPr>
            <w:r>
              <w:rPr>
                <w:color w:val="323B4A"/>
                <w:sz w:val="16"/>
                <w:szCs w:val="16"/>
              </w:rPr>
              <w:t>1.047</w:t>
            </w:r>
          </w:p>
        </w:tc>
        <w:tc>
          <w:tcPr>
            <w:tcW w:w="560" w:type="dxa"/>
            <w:tcPrChange w:id="1361" w:author="Gonzalo Franetovic" w:date="2023-08-09T17:25:00Z">
              <w:tcPr>
                <w:tcW w:w="560" w:type="dxa"/>
              </w:tcPr>
            </w:tcPrChange>
          </w:tcPr>
          <w:p w14:paraId="55B4BBB5" w14:textId="01AFF2B6" w:rsidR="00C50885" w:rsidRDefault="00C50885">
            <w:pPr>
              <w:widowControl w:val="0"/>
              <w:spacing w:before="0" w:line="240" w:lineRule="auto"/>
              <w:jc w:val="center"/>
              <w:rPr>
                <w:color w:val="323B4A"/>
                <w:sz w:val="16"/>
                <w:szCs w:val="16"/>
              </w:rPr>
              <w:pPrChange w:id="1362" w:author="Gonzalo Franetovic" w:date="2023-08-09T17:26:00Z">
                <w:pPr>
                  <w:widowControl w:val="0"/>
                  <w:spacing w:before="0" w:line="240" w:lineRule="auto"/>
                </w:pPr>
              </w:pPrChange>
            </w:pPr>
            <w:ins w:id="1363" w:author="Gonzalo Franetovic" w:date="2023-08-09T17:20:00Z">
              <w:r>
                <w:rPr>
                  <w:color w:val="323B4A"/>
                  <w:sz w:val="16"/>
                  <w:szCs w:val="16"/>
                </w:rPr>
                <w:t>1</w:t>
              </w:r>
            </w:ins>
          </w:p>
        </w:tc>
        <w:tc>
          <w:tcPr>
            <w:tcW w:w="562" w:type="dxa"/>
            <w:tcPrChange w:id="1364" w:author="Gonzalo Franetovic" w:date="2023-08-09T17:25:00Z">
              <w:tcPr>
                <w:tcW w:w="562" w:type="dxa"/>
              </w:tcPr>
            </w:tcPrChange>
          </w:tcPr>
          <w:p w14:paraId="5B80965C" w14:textId="55FEDC66" w:rsidR="00C50885" w:rsidRDefault="00C50885">
            <w:pPr>
              <w:widowControl w:val="0"/>
              <w:spacing w:before="0" w:line="240" w:lineRule="auto"/>
              <w:jc w:val="center"/>
              <w:rPr>
                <w:color w:val="323B4A"/>
                <w:sz w:val="16"/>
                <w:szCs w:val="16"/>
              </w:rPr>
              <w:pPrChange w:id="1365" w:author="Gonzalo Franetovic" w:date="2023-08-09T17:26:00Z">
                <w:pPr>
                  <w:widowControl w:val="0"/>
                  <w:spacing w:before="0" w:line="240" w:lineRule="auto"/>
                </w:pPr>
              </w:pPrChange>
            </w:pPr>
            <w:ins w:id="1366" w:author="Gonzalo Franetovic" w:date="2023-08-09T17:20:00Z">
              <w:r>
                <w:rPr>
                  <w:color w:val="323B4A"/>
                  <w:sz w:val="16"/>
                  <w:szCs w:val="16"/>
                </w:rPr>
                <w:t>5</w:t>
              </w:r>
            </w:ins>
          </w:p>
        </w:tc>
      </w:tr>
      <w:tr w:rsidR="00C50885" w14:paraId="34477708" w14:textId="6F153ABC" w:rsidTr="00CA70FF">
        <w:trPr>
          <w:trHeight w:val="20"/>
          <w:jc w:val="center"/>
          <w:trPrChange w:id="1367" w:author="Gonzalo Franetovic" w:date="2023-08-09T17:25:00Z">
            <w:trPr>
              <w:trHeight w:val="20"/>
              <w:jc w:val="center"/>
            </w:trPr>
          </w:trPrChange>
        </w:trPr>
        <w:tc>
          <w:tcPr>
            <w:tcW w:w="851" w:type="dxa"/>
            <w:tcMar>
              <w:top w:w="100" w:type="dxa"/>
              <w:left w:w="100" w:type="dxa"/>
              <w:bottom w:w="100" w:type="dxa"/>
              <w:right w:w="100" w:type="dxa"/>
            </w:tcMar>
            <w:tcPrChange w:id="1368" w:author="Gonzalo Franetovic" w:date="2023-08-09T17:25:00Z">
              <w:tcPr>
                <w:tcW w:w="0" w:type="auto"/>
                <w:tcMar>
                  <w:top w:w="100" w:type="dxa"/>
                  <w:left w:w="100" w:type="dxa"/>
                  <w:bottom w:w="100" w:type="dxa"/>
                  <w:right w:w="100" w:type="dxa"/>
                </w:tcMar>
              </w:tcPr>
            </w:tcPrChange>
          </w:tcPr>
          <w:p w14:paraId="2456EC5F" w14:textId="77777777" w:rsidR="00C50885" w:rsidRDefault="00C50885" w:rsidP="00C50885">
            <w:pPr>
              <w:widowControl w:val="0"/>
              <w:spacing w:before="0" w:line="240" w:lineRule="auto"/>
              <w:rPr>
                <w:color w:val="323B4A"/>
                <w:sz w:val="16"/>
                <w:szCs w:val="16"/>
              </w:rPr>
            </w:pPr>
            <w:r>
              <w:rPr>
                <w:color w:val="323B4A"/>
                <w:sz w:val="16"/>
                <w:szCs w:val="16"/>
              </w:rPr>
              <w:t>sex</w:t>
            </w:r>
          </w:p>
        </w:tc>
        <w:tc>
          <w:tcPr>
            <w:tcW w:w="5338" w:type="dxa"/>
            <w:tcMar>
              <w:top w:w="100" w:type="dxa"/>
              <w:left w:w="100" w:type="dxa"/>
              <w:bottom w:w="100" w:type="dxa"/>
              <w:right w:w="100" w:type="dxa"/>
            </w:tcMar>
            <w:tcPrChange w:id="1369" w:author="Gonzalo Franetovic" w:date="2023-08-09T17:25:00Z">
              <w:tcPr>
                <w:tcW w:w="4831" w:type="dxa"/>
                <w:tcMar>
                  <w:top w:w="100" w:type="dxa"/>
                  <w:left w:w="100" w:type="dxa"/>
                  <w:bottom w:w="100" w:type="dxa"/>
                  <w:right w:w="100" w:type="dxa"/>
                </w:tcMar>
              </w:tcPr>
            </w:tcPrChange>
          </w:tcPr>
          <w:p w14:paraId="35B6B428" w14:textId="25C871C8" w:rsidR="00C50885" w:rsidRDefault="00C50885" w:rsidP="00C50885">
            <w:pPr>
              <w:widowControl w:val="0"/>
              <w:spacing w:before="0" w:line="240" w:lineRule="auto"/>
              <w:rPr>
                <w:color w:val="323B4A"/>
                <w:sz w:val="16"/>
                <w:szCs w:val="16"/>
              </w:rPr>
            </w:pPr>
            <w:r>
              <w:rPr>
                <w:color w:val="323B4A"/>
                <w:sz w:val="16"/>
                <w:szCs w:val="16"/>
              </w:rPr>
              <w:t>How important is being born a man or a woman for getting ahead in life?</w:t>
            </w:r>
            <w:ins w:id="1370" w:author="Gonzalo Franetovic" w:date="2023-08-09T17:19:00Z">
              <w:r>
                <w:rPr>
                  <w:color w:val="323B4A"/>
                  <w:sz w:val="16"/>
                  <w:szCs w:val="16"/>
                </w:rPr>
                <w:t xml:space="preserve"> *</w:t>
              </w:r>
            </w:ins>
          </w:p>
        </w:tc>
        <w:tc>
          <w:tcPr>
            <w:tcW w:w="563" w:type="dxa"/>
            <w:tcPrChange w:id="1371" w:author="Gonzalo Franetovic" w:date="2023-08-09T17:25:00Z">
              <w:tcPr>
                <w:tcW w:w="564" w:type="dxa"/>
              </w:tcPr>
            </w:tcPrChange>
          </w:tcPr>
          <w:p w14:paraId="7D1918D5" w14:textId="48C9415F" w:rsidR="00C50885" w:rsidRDefault="00C50885">
            <w:pPr>
              <w:widowControl w:val="0"/>
              <w:spacing w:before="0" w:line="240" w:lineRule="auto"/>
              <w:jc w:val="center"/>
              <w:rPr>
                <w:color w:val="323B4A"/>
                <w:sz w:val="16"/>
                <w:szCs w:val="16"/>
              </w:rPr>
              <w:pPrChange w:id="1372" w:author="Gonzalo Franetovic" w:date="2023-08-09T17:26:00Z">
                <w:pPr>
                  <w:widowControl w:val="0"/>
                  <w:spacing w:before="0" w:line="240" w:lineRule="auto"/>
                </w:pPr>
              </w:pPrChange>
            </w:pPr>
            <w:ins w:id="1373" w:author="Gonzalo Franetovic" w:date="2023-08-09T17:17:00Z">
              <w:r>
                <w:rPr>
                  <w:color w:val="323B4A"/>
                  <w:sz w:val="16"/>
                  <w:szCs w:val="16"/>
                </w:rPr>
                <w:t>1,040</w:t>
              </w:r>
            </w:ins>
          </w:p>
        </w:tc>
        <w:tc>
          <w:tcPr>
            <w:tcW w:w="592" w:type="dxa"/>
            <w:tcMar>
              <w:top w:w="100" w:type="dxa"/>
              <w:left w:w="100" w:type="dxa"/>
              <w:bottom w:w="100" w:type="dxa"/>
              <w:right w:w="100" w:type="dxa"/>
            </w:tcMar>
            <w:tcPrChange w:id="1374" w:author="Gonzalo Franetovic" w:date="2023-08-09T17:25:00Z">
              <w:tcPr>
                <w:tcW w:w="592" w:type="dxa"/>
                <w:tcMar>
                  <w:top w:w="100" w:type="dxa"/>
                  <w:left w:w="100" w:type="dxa"/>
                  <w:bottom w:w="100" w:type="dxa"/>
                  <w:right w:w="100" w:type="dxa"/>
                </w:tcMar>
              </w:tcPr>
            </w:tcPrChange>
          </w:tcPr>
          <w:p w14:paraId="15F9759B" w14:textId="356F1D1A" w:rsidR="00C50885" w:rsidRDefault="00C50885">
            <w:pPr>
              <w:widowControl w:val="0"/>
              <w:spacing w:before="0" w:line="240" w:lineRule="auto"/>
              <w:jc w:val="center"/>
              <w:rPr>
                <w:color w:val="323B4A"/>
                <w:sz w:val="16"/>
                <w:szCs w:val="16"/>
              </w:rPr>
              <w:pPrChange w:id="1375" w:author="Gonzalo Franetovic" w:date="2023-08-09T17:26:00Z">
                <w:pPr>
                  <w:widowControl w:val="0"/>
                  <w:spacing w:before="0" w:line="240" w:lineRule="auto"/>
                </w:pPr>
              </w:pPrChange>
            </w:pPr>
            <w:r>
              <w:rPr>
                <w:color w:val="323B4A"/>
                <w:sz w:val="16"/>
                <w:szCs w:val="16"/>
              </w:rPr>
              <w:t>1.982</w:t>
            </w:r>
          </w:p>
        </w:tc>
        <w:tc>
          <w:tcPr>
            <w:tcW w:w="563" w:type="dxa"/>
            <w:tcMar>
              <w:top w:w="100" w:type="dxa"/>
              <w:left w:w="100" w:type="dxa"/>
              <w:bottom w:w="100" w:type="dxa"/>
              <w:right w:w="100" w:type="dxa"/>
            </w:tcMar>
            <w:tcPrChange w:id="1376" w:author="Gonzalo Franetovic" w:date="2023-08-09T17:25:00Z">
              <w:tcPr>
                <w:tcW w:w="564" w:type="dxa"/>
                <w:tcMar>
                  <w:top w:w="100" w:type="dxa"/>
                  <w:left w:w="100" w:type="dxa"/>
                  <w:bottom w:w="100" w:type="dxa"/>
                  <w:right w:w="100" w:type="dxa"/>
                </w:tcMar>
              </w:tcPr>
            </w:tcPrChange>
          </w:tcPr>
          <w:p w14:paraId="1E2165A5" w14:textId="77777777" w:rsidR="00C50885" w:rsidRDefault="00C50885">
            <w:pPr>
              <w:widowControl w:val="0"/>
              <w:spacing w:before="0" w:line="240" w:lineRule="auto"/>
              <w:jc w:val="center"/>
              <w:rPr>
                <w:color w:val="323B4A"/>
                <w:sz w:val="16"/>
                <w:szCs w:val="16"/>
              </w:rPr>
              <w:pPrChange w:id="1377" w:author="Gonzalo Franetovic" w:date="2023-08-09T17:26:00Z">
                <w:pPr>
                  <w:widowControl w:val="0"/>
                  <w:spacing w:before="0" w:line="240" w:lineRule="auto"/>
                </w:pPr>
              </w:pPrChange>
            </w:pPr>
            <w:r>
              <w:rPr>
                <w:color w:val="323B4A"/>
                <w:sz w:val="16"/>
                <w:szCs w:val="16"/>
              </w:rPr>
              <w:t>1.082</w:t>
            </w:r>
          </w:p>
        </w:tc>
        <w:tc>
          <w:tcPr>
            <w:tcW w:w="560" w:type="dxa"/>
            <w:tcPrChange w:id="1378" w:author="Gonzalo Franetovic" w:date="2023-08-09T17:25:00Z">
              <w:tcPr>
                <w:tcW w:w="560" w:type="dxa"/>
              </w:tcPr>
            </w:tcPrChange>
          </w:tcPr>
          <w:p w14:paraId="27388E03" w14:textId="74FCD8B7" w:rsidR="00C50885" w:rsidRDefault="00C50885">
            <w:pPr>
              <w:widowControl w:val="0"/>
              <w:spacing w:before="0" w:line="240" w:lineRule="auto"/>
              <w:jc w:val="center"/>
              <w:rPr>
                <w:color w:val="323B4A"/>
                <w:sz w:val="16"/>
                <w:szCs w:val="16"/>
              </w:rPr>
              <w:pPrChange w:id="1379" w:author="Gonzalo Franetovic" w:date="2023-08-09T17:26:00Z">
                <w:pPr>
                  <w:widowControl w:val="0"/>
                  <w:spacing w:before="0" w:line="240" w:lineRule="auto"/>
                </w:pPr>
              </w:pPrChange>
            </w:pPr>
            <w:ins w:id="1380" w:author="Gonzalo Franetovic" w:date="2023-08-09T17:20:00Z">
              <w:r>
                <w:rPr>
                  <w:color w:val="323B4A"/>
                  <w:sz w:val="16"/>
                  <w:szCs w:val="16"/>
                </w:rPr>
                <w:t>1</w:t>
              </w:r>
            </w:ins>
          </w:p>
        </w:tc>
        <w:tc>
          <w:tcPr>
            <w:tcW w:w="562" w:type="dxa"/>
            <w:tcPrChange w:id="1381" w:author="Gonzalo Franetovic" w:date="2023-08-09T17:25:00Z">
              <w:tcPr>
                <w:tcW w:w="562" w:type="dxa"/>
              </w:tcPr>
            </w:tcPrChange>
          </w:tcPr>
          <w:p w14:paraId="1C7B2D0B" w14:textId="2312D267" w:rsidR="00C50885" w:rsidRDefault="00C50885">
            <w:pPr>
              <w:widowControl w:val="0"/>
              <w:spacing w:before="0" w:line="240" w:lineRule="auto"/>
              <w:jc w:val="center"/>
              <w:rPr>
                <w:color w:val="323B4A"/>
                <w:sz w:val="16"/>
                <w:szCs w:val="16"/>
              </w:rPr>
              <w:pPrChange w:id="1382" w:author="Gonzalo Franetovic" w:date="2023-08-09T17:26:00Z">
                <w:pPr>
                  <w:widowControl w:val="0"/>
                  <w:spacing w:before="0" w:line="240" w:lineRule="auto"/>
                </w:pPr>
              </w:pPrChange>
            </w:pPr>
            <w:ins w:id="1383" w:author="Gonzalo Franetovic" w:date="2023-08-09T17:20:00Z">
              <w:r>
                <w:rPr>
                  <w:color w:val="323B4A"/>
                  <w:sz w:val="16"/>
                  <w:szCs w:val="16"/>
                </w:rPr>
                <w:t>5</w:t>
              </w:r>
            </w:ins>
          </w:p>
        </w:tc>
      </w:tr>
      <w:tr w:rsidR="00C50885" w14:paraId="147E8F1A" w14:textId="3C7BC475" w:rsidTr="00CA70FF">
        <w:trPr>
          <w:trHeight w:val="20"/>
          <w:jc w:val="center"/>
          <w:trPrChange w:id="1384" w:author="Gonzalo Franetovic" w:date="2023-08-09T17:25:00Z">
            <w:trPr>
              <w:trHeight w:val="20"/>
              <w:jc w:val="center"/>
            </w:trPr>
          </w:trPrChange>
        </w:trPr>
        <w:tc>
          <w:tcPr>
            <w:tcW w:w="851" w:type="dxa"/>
            <w:tcMar>
              <w:top w:w="100" w:type="dxa"/>
              <w:left w:w="100" w:type="dxa"/>
              <w:bottom w:w="100" w:type="dxa"/>
              <w:right w:w="100" w:type="dxa"/>
            </w:tcMar>
            <w:tcPrChange w:id="1385" w:author="Gonzalo Franetovic" w:date="2023-08-09T17:25:00Z">
              <w:tcPr>
                <w:tcW w:w="0" w:type="auto"/>
                <w:tcMar>
                  <w:top w:w="100" w:type="dxa"/>
                  <w:left w:w="100" w:type="dxa"/>
                  <w:bottom w:w="100" w:type="dxa"/>
                  <w:right w:w="100" w:type="dxa"/>
                </w:tcMar>
              </w:tcPr>
            </w:tcPrChange>
          </w:tcPr>
          <w:p w14:paraId="34AE34CB" w14:textId="77777777" w:rsidR="00C50885" w:rsidRDefault="00C50885" w:rsidP="00C50885">
            <w:pPr>
              <w:widowControl w:val="0"/>
              <w:spacing w:before="0" w:line="240" w:lineRule="auto"/>
              <w:rPr>
                <w:color w:val="323B4A"/>
                <w:sz w:val="16"/>
                <w:szCs w:val="16"/>
              </w:rPr>
            </w:pPr>
            <w:proofErr w:type="spellStart"/>
            <w:r>
              <w:rPr>
                <w:color w:val="323B4A"/>
                <w:sz w:val="16"/>
                <w:szCs w:val="16"/>
              </w:rPr>
              <w:t>redis_p</w:t>
            </w:r>
            <w:proofErr w:type="spellEnd"/>
          </w:p>
        </w:tc>
        <w:tc>
          <w:tcPr>
            <w:tcW w:w="5338" w:type="dxa"/>
            <w:tcMar>
              <w:top w:w="100" w:type="dxa"/>
              <w:left w:w="100" w:type="dxa"/>
              <w:bottom w:w="100" w:type="dxa"/>
              <w:right w:w="100" w:type="dxa"/>
            </w:tcMar>
            <w:tcPrChange w:id="1386" w:author="Gonzalo Franetovic" w:date="2023-08-09T17:25:00Z">
              <w:tcPr>
                <w:tcW w:w="4831" w:type="dxa"/>
                <w:tcMar>
                  <w:top w:w="100" w:type="dxa"/>
                  <w:left w:w="100" w:type="dxa"/>
                  <w:bottom w:w="100" w:type="dxa"/>
                  <w:right w:w="100" w:type="dxa"/>
                </w:tcMar>
              </w:tcPr>
            </w:tcPrChange>
          </w:tcPr>
          <w:p w14:paraId="1A2C13C9" w14:textId="7FA72A3E" w:rsidR="00C50885" w:rsidRDefault="00C50885" w:rsidP="00C50885">
            <w:pPr>
              <w:widowControl w:val="0"/>
              <w:spacing w:before="0" w:line="240" w:lineRule="auto"/>
              <w:rPr>
                <w:color w:val="323B4A"/>
                <w:sz w:val="16"/>
                <w:szCs w:val="16"/>
              </w:rPr>
            </w:pPr>
            <w:r>
              <w:rPr>
                <w:color w:val="323B4A"/>
                <w:sz w:val="16"/>
                <w:szCs w:val="16"/>
              </w:rPr>
              <w:t>It is the responsibility of the government to reduce the differences in income between people with high incomes and those with low incomes.</w:t>
            </w:r>
            <w:ins w:id="1387" w:author="Gonzalo Franetovic" w:date="2023-08-09T17:19:00Z">
              <w:r>
                <w:rPr>
                  <w:color w:val="323B4A"/>
                  <w:sz w:val="16"/>
                  <w:szCs w:val="16"/>
                </w:rPr>
                <w:t xml:space="preserve"> *</w:t>
              </w:r>
            </w:ins>
          </w:p>
        </w:tc>
        <w:tc>
          <w:tcPr>
            <w:tcW w:w="563" w:type="dxa"/>
            <w:tcPrChange w:id="1388" w:author="Gonzalo Franetovic" w:date="2023-08-09T17:25:00Z">
              <w:tcPr>
                <w:tcW w:w="564" w:type="dxa"/>
              </w:tcPr>
            </w:tcPrChange>
          </w:tcPr>
          <w:p w14:paraId="4E2F6C87" w14:textId="6BDDB4D9" w:rsidR="00C50885" w:rsidRDefault="00C50885">
            <w:pPr>
              <w:widowControl w:val="0"/>
              <w:spacing w:before="0" w:line="240" w:lineRule="auto"/>
              <w:jc w:val="center"/>
              <w:rPr>
                <w:color w:val="323B4A"/>
                <w:sz w:val="16"/>
                <w:szCs w:val="16"/>
              </w:rPr>
              <w:pPrChange w:id="1389" w:author="Gonzalo Franetovic" w:date="2023-08-09T17:26:00Z">
                <w:pPr>
                  <w:widowControl w:val="0"/>
                  <w:spacing w:before="0" w:line="240" w:lineRule="auto"/>
                </w:pPr>
              </w:pPrChange>
            </w:pPr>
            <w:ins w:id="1390" w:author="Gonzalo Franetovic" w:date="2023-08-09T17:17:00Z">
              <w:r>
                <w:rPr>
                  <w:color w:val="323B4A"/>
                  <w:sz w:val="16"/>
                  <w:szCs w:val="16"/>
                </w:rPr>
                <w:t>1,040</w:t>
              </w:r>
            </w:ins>
          </w:p>
        </w:tc>
        <w:tc>
          <w:tcPr>
            <w:tcW w:w="592" w:type="dxa"/>
            <w:tcMar>
              <w:top w:w="100" w:type="dxa"/>
              <w:left w:w="100" w:type="dxa"/>
              <w:bottom w:w="100" w:type="dxa"/>
              <w:right w:w="100" w:type="dxa"/>
            </w:tcMar>
            <w:tcPrChange w:id="1391" w:author="Gonzalo Franetovic" w:date="2023-08-09T17:25:00Z">
              <w:tcPr>
                <w:tcW w:w="592" w:type="dxa"/>
                <w:tcMar>
                  <w:top w:w="100" w:type="dxa"/>
                  <w:left w:w="100" w:type="dxa"/>
                  <w:bottom w:w="100" w:type="dxa"/>
                  <w:right w:w="100" w:type="dxa"/>
                </w:tcMar>
              </w:tcPr>
            </w:tcPrChange>
          </w:tcPr>
          <w:p w14:paraId="18149378" w14:textId="02BC4059" w:rsidR="00C50885" w:rsidRDefault="00C50885">
            <w:pPr>
              <w:widowControl w:val="0"/>
              <w:spacing w:before="0" w:line="240" w:lineRule="auto"/>
              <w:jc w:val="center"/>
              <w:rPr>
                <w:color w:val="323B4A"/>
                <w:sz w:val="16"/>
                <w:szCs w:val="16"/>
              </w:rPr>
              <w:pPrChange w:id="1392" w:author="Gonzalo Franetovic" w:date="2023-08-09T17:26:00Z">
                <w:pPr>
                  <w:widowControl w:val="0"/>
                  <w:spacing w:before="0" w:line="240" w:lineRule="auto"/>
                </w:pPr>
              </w:pPrChange>
            </w:pPr>
            <w:r>
              <w:rPr>
                <w:color w:val="323B4A"/>
                <w:sz w:val="16"/>
                <w:szCs w:val="16"/>
              </w:rPr>
              <w:t>3.963</w:t>
            </w:r>
          </w:p>
        </w:tc>
        <w:tc>
          <w:tcPr>
            <w:tcW w:w="563" w:type="dxa"/>
            <w:tcMar>
              <w:top w:w="100" w:type="dxa"/>
              <w:left w:w="100" w:type="dxa"/>
              <w:bottom w:w="100" w:type="dxa"/>
              <w:right w:w="100" w:type="dxa"/>
            </w:tcMar>
            <w:tcPrChange w:id="1393" w:author="Gonzalo Franetovic" w:date="2023-08-09T17:25:00Z">
              <w:tcPr>
                <w:tcW w:w="564" w:type="dxa"/>
                <w:tcMar>
                  <w:top w:w="100" w:type="dxa"/>
                  <w:left w:w="100" w:type="dxa"/>
                  <w:bottom w:w="100" w:type="dxa"/>
                  <w:right w:w="100" w:type="dxa"/>
                </w:tcMar>
              </w:tcPr>
            </w:tcPrChange>
          </w:tcPr>
          <w:p w14:paraId="686A1086" w14:textId="77777777" w:rsidR="00C50885" w:rsidRDefault="00C50885">
            <w:pPr>
              <w:widowControl w:val="0"/>
              <w:spacing w:before="0" w:line="240" w:lineRule="auto"/>
              <w:jc w:val="center"/>
              <w:rPr>
                <w:color w:val="323B4A"/>
                <w:sz w:val="16"/>
                <w:szCs w:val="16"/>
              </w:rPr>
              <w:pPrChange w:id="1394" w:author="Gonzalo Franetovic" w:date="2023-08-09T17:26:00Z">
                <w:pPr>
                  <w:widowControl w:val="0"/>
                  <w:spacing w:before="0" w:line="240" w:lineRule="auto"/>
                </w:pPr>
              </w:pPrChange>
            </w:pPr>
            <w:r>
              <w:rPr>
                <w:color w:val="323B4A"/>
                <w:sz w:val="16"/>
                <w:szCs w:val="16"/>
              </w:rPr>
              <w:t>0.902</w:t>
            </w:r>
          </w:p>
        </w:tc>
        <w:tc>
          <w:tcPr>
            <w:tcW w:w="560" w:type="dxa"/>
            <w:tcPrChange w:id="1395" w:author="Gonzalo Franetovic" w:date="2023-08-09T17:25:00Z">
              <w:tcPr>
                <w:tcW w:w="560" w:type="dxa"/>
              </w:tcPr>
            </w:tcPrChange>
          </w:tcPr>
          <w:p w14:paraId="628B442C" w14:textId="40F63FD3" w:rsidR="00C50885" w:rsidRDefault="00C50885">
            <w:pPr>
              <w:widowControl w:val="0"/>
              <w:spacing w:before="0" w:line="240" w:lineRule="auto"/>
              <w:jc w:val="center"/>
              <w:rPr>
                <w:color w:val="323B4A"/>
                <w:sz w:val="16"/>
                <w:szCs w:val="16"/>
              </w:rPr>
              <w:pPrChange w:id="1396" w:author="Gonzalo Franetovic" w:date="2023-08-09T17:26:00Z">
                <w:pPr>
                  <w:widowControl w:val="0"/>
                  <w:spacing w:before="0" w:line="240" w:lineRule="auto"/>
                </w:pPr>
              </w:pPrChange>
            </w:pPr>
            <w:ins w:id="1397" w:author="Gonzalo Franetovic" w:date="2023-08-09T17:20:00Z">
              <w:r>
                <w:rPr>
                  <w:color w:val="323B4A"/>
                  <w:sz w:val="16"/>
                  <w:szCs w:val="16"/>
                </w:rPr>
                <w:t>1</w:t>
              </w:r>
            </w:ins>
          </w:p>
        </w:tc>
        <w:tc>
          <w:tcPr>
            <w:tcW w:w="562" w:type="dxa"/>
            <w:tcPrChange w:id="1398" w:author="Gonzalo Franetovic" w:date="2023-08-09T17:25:00Z">
              <w:tcPr>
                <w:tcW w:w="562" w:type="dxa"/>
              </w:tcPr>
            </w:tcPrChange>
          </w:tcPr>
          <w:p w14:paraId="732C7E96" w14:textId="41FB636F" w:rsidR="00C50885" w:rsidRDefault="00C50885">
            <w:pPr>
              <w:widowControl w:val="0"/>
              <w:spacing w:before="0" w:line="240" w:lineRule="auto"/>
              <w:jc w:val="center"/>
              <w:rPr>
                <w:color w:val="323B4A"/>
                <w:sz w:val="16"/>
                <w:szCs w:val="16"/>
              </w:rPr>
              <w:pPrChange w:id="1399" w:author="Gonzalo Franetovic" w:date="2023-08-09T17:26:00Z">
                <w:pPr>
                  <w:widowControl w:val="0"/>
                  <w:spacing w:before="0" w:line="240" w:lineRule="auto"/>
                </w:pPr>
              </w:pPrChange>
            </w:pPr>
            <w:ins w:id="1400" w:author="Gonzalo Franetovic" w:date="2023-08-09T17:20:00Z">
              <w:r>
                <w:rPr>
                  <w:color w:val="323B4A"/>
                  <w:sz w:val="16"/>
                  <w:szCs w:val="16"/>
                </w:rPr>
                <w:t>5</w:t>
              </w:r>
            </w:ins>
          </w:p>
        </w:tc>
      </w:tr>
      <w:tr w:rsidR="00C50885" w14:paraId="4BC2B049" w14:textId="0D0148A4" w:rsidTr="00CA70FF">
        <w:trPr>
          <w:trHeight w:val="20"/>
          <w:jc w:val="center"/>
          <w:trPrChange w:id="1401" w:author="Gonzalo Franetovic" w:date="2023-08-09T17:25:00Z">
            <w:trPr>
              <w:trHeight w:val="20"/>
              <w:jc w:val="center"/>
            </w:trPr>
          </w:trPrChange>
        </w:trPr>
        <w:tc>
          <w:tcPr>
            <w:tcW w:w="851" w:type="dxa"/>
            <w:tcMar>
              <w:top w:w="100" w:type="dxa"/>
              <w:left w:w="100" w:type="dxa"/>
              <w:bottom w:w="100" w:type="dxa"/>
              <w:right w:w="100" w:type="dxa"/>
            </w:tcMar>
            <w:tcPrChange w:id="1402" w:author="Gonzalo Franetovic" w:date="2023-08-09T17:25:00Z">
              <w:tcPr>
                <w:tcW w:w="0" w:type="auto"/>
                <w:tcMar>
                  <w:top w:w="100" w:type="dxa"/>
                  <w:left w:w="100" w:type="dxa"/>
                  <w:bottom w:w="100" w:type="dxa"/>
                  <w:right w:w="100" w:type="dxa"/>
                </w:tcMar>
              </w:tcPr>
            </w:tcPrChange>
          </w:tcPr>
          <w:p w14:paraId="56448AF2" w14:textId="77777777" w:rsidR="00C50885" w:rsidRDefault="00C50885" w:rsidP="00C50885">
            <w:pPr>
              <w:widowControl w:val="0"/>
              <w:spacing w:before="0" w:line="240" w:lineRule="auto"/>
              <w:rPr>
                <w:color w:val="323B4A"/>
                <w:sz w:val="16"/>
                <w:szCs w:val="16"/>
              </w:rPr>
            </w:pPr>
            <w:proofErr w:type="spellStart"/>
            <w:r>
              <w:rPr>
                <w:color w:val="323B4A"/>
                <w:sz w:val="16"/>
                <w:szCs w:val="16"/>
              </w:rPr>
              <w:t>redis_m</w:t>
            </w:r>
            <w:proofErr w:type="spellEnd"/>
          </w:p>
        </w:tc>
        <w:tc>
          <w:tcPr>
            <w:tcW w:w="5338" w:type="dxa"/>
            <w:tcMar>
              <w:top w:w="100" w:type="dxa"/>
              <w:left w:w="100" w:type="dxa"/>
              <w:bottom w:w="100" w:type="dxa"/>
              <w:right w:w="100" w:type="dxa"/>
            </w:tcMar>
            <w:tcPrChange w:id="1403" w:author="Gonzalo Franetovic" w:date="2023-08-09T17:25:00Z">
              <w:tcPr>
                <w:tcW w:w="4831" w:type="dxa"/>
                <w:tcMar>
                  <w:top w:w="100" w:type="dxa"/>
                  <w:left w:w="100" w:type="dxa"/>
                  <w:bottom w:w="100" w:type="dxa"/>
                  <w:right w:w="100" w:type="dxa"/>
                </w:tcMar>
              </w:tcPr>
            </w:tcPrChange>
          </w:tcPr>
          <w:p w14:paraId="1E935017" w14:textId="00DB5021" w:rsidR="00C50885" w:rsidRDefault="00C50885" w:rsidP="00C50885">
            <w:pPr>
              <w:widowControl w:val="0"/>
              <w:spacing w:before="0" w:line="240" w:lineRule="auto"/>
              <w:rPr>
                <w:color w:val="323B4A"/>
                <w:sz w:val="16"/>
                <w:szCs w:val="16"/>
              </w:rPr>
            </w:pPr>
            <w:r>
              <w:rPr>
                <w:color w:val="323B4A"/>
                <w:sz w:val="16"/>
                <w:szCs w:val="16"/>
              </w:rPr>
              <w:t>It is the responsibility of private companies to reduce the differences in pay between their employees with high pay and those with low pay.</w:t>
            </w:r>
            <w:ins w:id="1404" w:author="Gonzalo Franetovic" w:date="2023-08-09T17:19:00Z">
              <w:r>
                <w:rPr>
                  <w:color w:val="323B4A"/>
                  <w:sz w:val="16"/>
                  <w:szCs w:val="16"/>
                </w:rPr>
                <w:t xml:space="preserve"> *</w:t>
              </w:r>
            </w:ins>
          </w:p>
        </w:tc>
        <w:tc>
          <w:tcPr>
            <w:tcW w:w="563" w:type="dxa"/>
            <w:tcPrChange w:id="1405" w:author="Gonzalo Franetovic" w:date="2023-08-09T17:25:00Z">
              <w:tcPr>
                <w:tcW w:w="564" w:type="dxa"/>
              </w:tcPr>
            </w:tcPrChange>
          </w:tcPr>
          <w:p w14:paraId="5776730B" w14:textId="336FD2C8" w:rsidR="00C50885" w:rsidRDefault="00C50885">
            <w:pPr>
              <w:widowControl w:val="0"/>
              <w:spacing w:before="0" w:line="240" w:lineRule="auto"/>
              <w:jc w:val="center"/>
              <w:rPr>
                <w:color w:val="323B4A"/>
                <w:sz w:val="16"/>
                <w:szCs w:val="16"/>
              </w:rPr>
              <w:pPrChange w:id="1406" w:author="Gonzalo Franetovic" w:date="2023-08-09T17:26:00Z">
                <w:pPr>
                  <w:widowControl w:val="0"/>
                  <w:spacing w:before="0" w:line="240" w:lineRule="auto"/>
                </w:pPr>
              </w:pPrChange>
            </w:pPr>
            <w:ins w:id="1407" w:author="Gonzalo Franetovic" w:date="2023-08-09T17:17:00Z">
              <w:r>
                <w:rPr>
                  <w:color w:val="323B4A"/>
                  <w:sz w:val="16"/>
                  <w:szCs w:val="16"/>
                </w:rPr>
                <w:t>1,040</w:t>
              </w:r>
            </w:ins>
          </w:p>
        </w:tc>
        <w:tc>
          <w:tcPr>
            <w:tcW w:w="592" w:type="dxa"/>
            <w:tcMar>
              <w:top w:w="100" w:type="dxa"/>
              <w:left w:w="100" w:type="dxa"/>
              <w:bottom w:w="100" w:type="dxa"/>
              <w:right w:w="100" w:type="dxa"/>
            </w:tcMar>
            <w:tcPrChange w:id="1408" w:author="Gonzalo Franetovic" w:date="2023-08-09T17:25:00Z">
              <w:tcPr>
                <w:tcW w:w="592" w:type="dxa"/>
                <w:tcMar>
                  <w:top w:w="100" w:type="dxa"/>
                  <w:left w:w="100" w:type="dxa"/>
                  <w:bottom w:w="100" w:type="dxa"/>
                  <w:right w:w="100" w:type="dxa"/>
                </w:tcMar>
              </w:tcPr>
            </w:tcPrChange>
          </w:tcPr>
          <w:p w14:paraId="4B784493" w14:textId="0AFD37E7" w:rsidR="00C50885" w:rsidRDefault="00C50885">
            <w:pPr>
              <w:widowControl w:val="0"/>
              <w:spacing w:before="0" w:line="240" w:lineRule="auto"/>
              <w:jc w:val="center"/>
              <w:rPr>
                <w:color w:val="323B4A"/>
                <w:sz w:val="16"/>
                <w:szCs w:val="16"/>
              </w:rPr>
              <w:pPrChange w:id="1409" w:author="Gonzalo Franetovic" w:date="2023-08-09T17:26:00Z">
                <w:pPr>
                  <w:widowControl w:val="0"/>
                  <w:spacing w:before="0" w:line="240" w:lineRule="auto"/>
                </w:pPr>
              </w:pPrChange>
            </w:pPr>
            <w:r>
              <w:rPr>
                <w:color w:val="323B4A"/>
                <w:sz w:val="16"/>
                <w:szCs w:val="16"/>
              </w:rPr>
              <w:t>3.773</w:t>
            </w:r>
          </w:p>
        </w:tc>
        <w:tc>
          <w:tcPr>
            <w:tcW w:w="563" w:type="dxa"/>
            <w:tcMar>
              <w:top w:w="100" w:type="dxa"/>
              <w:left w:w="100" w:type="dxa"/>
              <w:bottom w:w="100" w:type="dxa"/>
              <w:right w:w="100" w:type="dxa"/>
            </w:tcMar>
            <w:tcPrChange w:id="1410" w:author="Gonzalo Franetovic" w:date="2023-08-09T17:25:00Z">
              <w:tcPr>
                <w:tcW w:w="564" w:type="dxa"/>
                <w:tcMar>
                  <w:top w:w="100" w:type="dxa"/>
                  <w:left w:w="100" w:type="dxa"/>
                  <w:bottom w:w="100" w:type="dxa"/>
                  <w:right w:w="100" w:type="dxa"/>
                </w:tcMar>
              </w:tcPr>
            </w:tcPrChange>
          </w:tcPr>
          <w:p w14:paraId="5FEB8E92" w14:textId="77777777" w:rsidR="00C50885" w:rsidRDefault="00C50885">
            <w:pPr>
              <w:widowControl w:val="0"/>
              <w:spacing w:before="0" w:line="240" w:lineRule="auto"/>
              <w:jc w:val="center"/>
              <w:rPr>
                <w:color w:val="323B4A"/>
                <w:sz w:val="16"/>
                <w:szCs w:val="16"/>
              </w:rPr>
              <w:pPrChange w:id="1411" w:author="Gonzalo Franetovic" w:date="2023-08-09T17:26:00Z">
                <w:pPr>
                  <w:widowControl w:val="0"/>
                  <w:spacing w:before="0" w:line="240" w:lineRule="auto"/>
                </w:pPr>
              </w:pPrChange>
            </w:pPr>
            <w:r>
              <w:rPr>
                <w:color w:val="323B4A"/>
                <w:sz w:val="16"/>
                <w:szCs w:val="16"/>
              </w:rPr>
              <w:t>0.909</w:t>
            </w:r>
          </w:p>
        </w:tc>
        <w:tc>
          <w:tcPr>
            <w:tcW w:w="560" w:type="dxa"/>
            <w:tcPrChange w:id="1412" w:author="Gonzalo Franetovic" w:date="2023-08-09T17:25:00Z">
              <w:tcPr>
                <w:tcW w:w="560" w:type="dxa"/>
              </w:tcPr>
            </w:tcPrChange>
          </w:tcPr>
          <w:p w14:paraId="41E21210" w14:textId="18E54137" w:rsidR="00C50885" w:rsidRDefault="00C50885">
            <w:pPr>
              <w:widowControl w:val="0"/>
              <w:spacing w:before="0" w:line="240" w:lineRule="auto"/>
              <w:jc w:val="center"/>
              <w:rPr>
                <w:color w:val="323B4A"/>
                <w:sz w:val="16"/>
                <w:szCs w:val="16"/>
              </w:rPr>
              <w:pPrChange w:id="1413" w:author="Gonzalo Franetovic" w:date="2023-08-09T17:26:00Z">
                <w:pPr>
                  <w:widowControl w:val="0"/>
                  <w:spacing w:before="0" w:line="240" w:lineRule="auto"/>
                </w:pPr>
              </w:pPrChange>
            </w:pPr>
            <w:ins w:id="1414" w:author="Gonzalo Franetovic" w:date="2023-08-09T17:20:00Z">
              <w:r>
                <w:rPr>
                  <w:color w:val="323B4A"/>
                  <w:sz w:val="16"/>
                  <w:szCs w:val="16"/>
                </w:rPr>
                <w:t>1</w:t>
              </w:r>
            </w:ins>
          </w:p>
        </w:tc>
        <w:tc>
          <w:tcPr>
            <w:tcW w:w="562" w:type="dxa"/>
            <w:tcPrChange w:id="1415" w:author="Gonzalo Franetovic" w:date="2023-08-09T17:25:00Z">
              <w:tcPr>
                <w:tcW w:w="562" w:type="dxa"/>
              </w:tcPr>
            </w:tcPrChange>
          </w:tcPr>
          <w:p w14:paraId="054C70B5" w14:textId="2E03AA8E" w:rsidR="00C50885" w:rsidRDefault="00C50885">
            <w:pPr>
              <w:widowControl w:val="0"/>
              <w:spacing w:before="0" w:line="240" w:lineRule="auto"/>
              <w:jc w:val="center"/>
              <w:rPr>
                <w:color w:val="323B4A"/>
                <w:sz w:val="16"/>
                <w:szCs w:val="16"/>
              </w:rPr>
              <w:pPrChange w:id="1416" w:author="Gonzalo Franetovic" w:date="2023-08-09T17:26:00Z">
                <w:pPr>
                  <w:widowControl w:val="0"/>
                  <w:spacing w:before="0" w:line="240" w:lineRule="auto"/>
                </w:pPr>
              </w:pPrChange>
            </w:pPr>
            <w:ins w:id="1417" w:author="Gonzalo Franetovic" w:date="2023-08-09T17:20:00Z">
              <w:r>
                <w:rPr>
                  <w:color w:val="323B4A"/>
                  <w:sz w:val="16"/>
                  <w:szCs w:val="16"/>
                </w:rPr>
                <w:t>5</w:t>
              </w:r>
            </w:ins>
          </w:p>
        </w:tc>
      </w:tr>
      <w:tr w:rsidR="00C50885" w14:paraId="32BB6BD1" w14:textId="608C7AE9" w:rsidTr="00CA70FF">
        <w:trPr>
          <w:trHeight w:val="20"/>
          <w:jc w:val="center"/>
          <w:trPrChange w:id="1418" w:author="Gonzalo Franetovic" w:date="2023-08-09T17:25:00Z">
            <w:trPr>
              <w:trHeight w:val="20"/>
              <w:jc w:val="center"/>
            </w:trPr>
          </w:trPrChange>
        </w:trPr>
        <w:tc>
          <w:tcPr>
            <w:tcW w:w="851" w:type="dxa"/>
            <w:tcMar>
              <w:top w:w="100" w:type="dxa"/>
              <w:left w:w="100" w:type="dxa"/>
              <w:bottom w:w="100" w:type="dxa"/>
              <w:right w:w="100" w:type="dxa"/>
            </w:tcMar>
            <w:tcPrChange w:id="1419" w:author="Gonzalo Franetovic" w:date="2023-08-09T17:25:00Z">
              <w:tcPr>
                <w:tcW w:w="0" w:type="auto"/>
                <w:tcMar>
                  <w:top w:w="100" w:type="dxa"/>
                  <w:left w:w="100" w:type="dxa"/>
                  <w:bottom w:w="100" w:type="dxa"/>
                  <w:right w:w="100" w:type="dxa"/>
                </w:tcMar>
              </w:tcPr>
            </w:tcPrChange>
          </w:tcPr>
          <w:p w14:paraId="06F1B3C5" w14:textId="77777777" w:rsidR="00C50885" w:rsidRDefault="00C50885" w:rsidP="00C50885">
            <w:pPr>
              <w:widowControl w:val="0"/>
              <w:spacing w:before="0" w:line="240" w:lineRule="auto"/>
              <w:rPr>
                <w:color w:val="323B4A"/>
                <w:sz w:val="16"/>
                <w:szCs w:val="16"/>
              </w:rPr>
            </w:pPr>
            <w:proofErr w:type="spellStart"/>
            <w:r>
              <w:rPr>
                <w:color w:val="323B4A"/>
                <w:sz w:val="16"/>
                <w:szCs w:val="16"/>
              </w:rPr>
              <w:t>resp</w:t>
            </w:r>
            <w:proofErr w:type="spellEnd"/>
            <w:del w:id="1420" w:author="Gonzalo Franetovic" w:date="2023-08-09T17:22:00Z">
              <w:r w:rsidDel="00C50885">
                <w:rPr>
                  <w:color w:val="323B4A"/>
                  <w:sz w:val="16"/>
                  <w:szCs w:val="16"/>
                </w:rPr>
                <w:delText xml:space="preserve">       </w:delText>
              </w:r>
            </w:del>
          </w:p>
        </w:tc>
        <w:tc>
          <w:tcPr>
            <w:tcW w:w="5338" w:type="dxa"/>
            <w:tcMar>
              <w:top w:w="100" w:type="dxa"/>
              <w:left w:w="100" w:type="dxa"/>
              <w:bottom w:w="100" w:type="dxa"/>
              <w:right w:w="100" w:type="dxa"/>
            </w:tcMar>
            <w:tcPrChange w:id="1421" w:author="Gonzalo Franetovic" w:date="2023-08-09T17:25:00Z">
              <w:tcPr>
                <w:tcW w:w="4831" w:type="dxa"/>
                <w:tcMar>
                  <w:top w:w="100" w:type="dxa"/>
                  <w:left w:w="100" w:type="dxa"/>
                  <w:bottom w:w="100" w:type="dxa"/>
                  <w:right w:w="100" w:type="dxa"/>
                </w:tcMar>
              </w:tcPr>
            </w:tcPrChange>
          </w:tcPr>
          <w:p w14:paraId="018A387B" w14:textId="0405413B" w:rsidR="00C50885" w:rsidRDefault="00C50885" w:rsidP="00C50885">
            <w:pPr>
              <w:widowControl w:val="0"/>
              <w:spacing w:before="0" w:line="240" w:lineRule="auto"/>
              <w:rPr>
                <w:color w:val="323B4A"/>
                <w:sz w:val="16"/>
                <w:szCs w:val="16"/>
              </w:rPr>
            </w:pPr>
            <w:r>
              <w:rPr>
                <w:color w:val="323B4A"/>
                <w:sz w:val="16"/>
                <w:szCs w:val="16"/>
              </w:rPr>
              <w:t>How much responsibility goes with the job – how important do you think that ought to be in deciding pay?</w:t>
            </w:r>
            <w:ins w:id="1422" w:author="Gonzalo Franetovic" w:date="2023-08-09T17:19:00Z">
              <w:r>
                <w:rPr>
                  <w:color w:val="323B4A"/>
                  <w:sz w:val="16"/>
                  <w:szCs w:val="16"/>
                </w:rPr>
                <w:t xml:space="preserve"> *</w:t>
              </w:r>
            </w:ins>
          </w:p>
        </w:tc>
        <w:tc>
          <w:tcPr>
            <w:tcW w:w="563" w:type="dxa"/>
            <w:tcPrChange w:id="1423" w:author="Gonzalo Franetovic" w:date="2023-08-09T17:25:00Z">
              <w:tcPr>
                <w:tcW w:w="564" w:type="dxa"/>
              </w:tcPr>
            </w:tcPrChange>
          </w:tcPr>
          <w:p w14:paraId="0229B1CE" w14:textId="63F61680" w:rsidR="00C50885" w:rsidRDefault="00C50885">
            <w:pPr>
              <w:widowControl w:val="0"/>
              <w:spacing w:before="0" w:line="240" w:lineRule="auto"/>
              <w:jc w:val="center"/>
              <w:rPr>
                <w:color w:val="323B4A"/>
                <w:sz w:val="16"/>
                <w:szCs w:val="16"/>
              </w:rPr>
              <w:pPrChange w:id="1424" w:author="Gonzalo Franetovic" w:date="2023-08-09T17:26:00Z">
                <w:pPr>
                  <w:widowControl w:val="0"/>
                  <w:spacing w:before="0" w:line="240" w:lineRule="auto"/>
                </w:pPr>
              </w:pPrChange>
            </w:pPr>
            <w:ins w:id="1425" w:author="Gonzalo Franetovic" w:date="2023-08-09T17:17:00Z">
              <w:r>
                <w:rPr>
                  <w:color w:val="323B4A"/>
                  <w:sz w:val="16"/>
                  <w:szCs w:val="16"/>
                </w:rPr>
                <w:t>1,040</w:t>
              </w:r>
            </w:ins>
          </w:p>
        </w:tc>
        <w:tc>
          <w:tcPr>
            <w:tcW w:w="592" w:type="dxa"/>
            <w:tcMar>
              <w:top w:w="100" w:type="dxa"/>
              <w:left w:w="100" w:type="dxa"/>
              <w:bottom w:w="100" w:type="dxa"/>
              <w:right w:w="100" w:type="dxa"/>
            </w:tcMar>
            <w:tcPrChange w:id="1426" w:author="Gonzalo Franetovic" w:date="2023-08-09T17:25:00Z">
              <w:tcPr>
                <w:tcW w:w="592" w:type="dxa"/>
                <w:tcMar>
                  <w:top w:w="100" w:type="dxa"/>
                  <w:left w:w="100" w:type="dxa"/>
                  <w:bottom w:w="100" w:type="dxa"/>
                  <w:right w:w="100" w:type="dxa"/>
                </w:tcMar>
              </w:tcPr>
            </w:tcPrChange>
          </w:tcPr>
          <w:p w14:paraId="1A162D8F" w14:textId="7F171992" w:rsidR="00C50885" w:rsidRDefault="00C50885">
            <w:pPr>
              <w:widowControl w:val="0"/>
              <w:spacing w:before="0" w:line="240" w:lineRule="auto"/>
              <w:jc w:val="center"/>
              <w:rPr>
                <w:color w:val="323B4A"/>
                <w:sz w:val="16"/>
                <w:szCs w:val="16"/>
              </w:rPr>
              <w:pPrChange w:id="1427" w:author="Gonzalo Franetovic" w:date="2023-08-09T17:26:00Z">
                <w:pPr>
                  <w:widowControl w:val="0"/>
                  <w:spacing w:before="0" w:line="240" w:lineRule="auto"/>
                </w:pPr>
              </w:pPrChange>
            </w:pPr>
            <w:r>
              <w:rPr>
                <w:color w:val="323B4A"/>
                <w:sz w:val="16"/>
                <w:szCs w:val="16"/>
              </w:rPr>
              <w:t>3.984</w:t>
            </w:r>
          </w:p>
        </w:tc>
        <w:tc>
          <w:tcPr>
            <w:tcW w:w="563" w:type="dxa"/>
            <w:tcMar>
              <w:top w:w="100" w:type="dxa"/>
              <w:left w:w="100" w:type="dxa"/>
              <w:bottom w:w="100" w:type="dxa"/>
              <w:right w:w="100" w:type="dxa"/>
            </w:tcMar>
            <w:tcPrChange w:id="1428" w:author="Gonzalo Franetovic" w:date="2023-08-09T17:25:00Z">
              <w:tcPr>
                <w:tcW w:w="564" w:type="dxa"/>
                <w:tcMar>
                  <w:top w:w="100" w:type="dxa"/>
                  <w:left w:w="100" w:type="dxa"/>
                  <w:bottom w:w="100" w:type="dxa"/>
                  <w:right w:w="100" w:type="dxa"/>
                </w:tcMar>
              </w:tcPr>
            </w:tcPrChange>
          </w:tcPr>
          <w:p w14:paraId="5FDE7AD6" w14:textId="77777777" w:rsidR="00C50885" w:rsidRDefault="00C50885">
            <w:pPr>
              <w:widowControl w:val="0"/>
              <w:spacing w:before="0" w:line="240" w:lineRule="auto"/>
              <w:jc w:val="center"/>
              <w:rPr>
                <w:color w:val="323B4A"/>
                <w:sz w:val="16"/>
                <w:szCs w:val="16"/>
              </w:rPr>
              <w:pPrChange w:id="1429" w:author="Gonzalo Franetovic" w:date="2023-08-09T17:26:00Z">
                <w:pPr>
                  <w:widowControl w:val="0"/>
                  <w:spacing w:before="0" w:line="240" w:lineRule="auto"/>
                </w:pPr>
              </w:pPrChange>
            </w:pPr>
            <w:r>
              <w:rPr>
                <w:color w:val="323B4A"/>
                <w:sz w:val="16"/>
                <w:szCs w:val="16"/>
              </w:rPr>
              <w:t>0.772</w:t>
            </w:r>
          </w:p>
        </w:tc>
        <w:tc>
          <w:tcPr>
            <w:tcW w:w="560" w:type="dxa"/>
            <w:tcPrChange w:id="1430" w:author="Gonzalo Franetovic" w:date="2023-08-09T17:25:00Z">
              <w:tcPr>
                <w:tcW w:w="560" w:type="dxa"/>
              </w:tcPr>
            </w:tcPrChange>
          </w:tcPr>
          <w:p w14:paraId="449FC8A6" w14:textId="323BE4BD" w:rsidR="00C50885" w:rsidRDefault="00C50885">
            <w:pPr>
              <w:widowControl w:val="0"/>
              <w:spacing w:before="0" w:line="240" w:lineRule="auto"/>
              <w:jc w:val="center"/>
              <w:rPr>
                <w:color w:val="323B4A"/>
                <w:sz w:val="16"/>
                <w:szCs w:val="16"/>
              </w:rPr>
              <w:pPrChange w:id="1431" w:author="Gonzalo Franetovic" w:date="2023-08-09T17:26:00Z">
                <w:pPr>
                  <w:widowControl w:val="0"/>
                  <w:spacing w:before="0" w:line="240" w:lineRule="auto"/>
                </w:pPr>
              </w:pPrChange>
            </w:pPr>
            <w:ins w:id="1432" w:author="Gonzalo Franetovic" w:date="2023-08-09T17:20:00Z">
              <w:r>
                <w:rPr>
                  <w:color w:val="323B4A"/>
                  <w:sz w:val="16"/>
                  <w:szCs w:val="16"/>
                </w:rPr>
                <w:t>1</w:t>
              </w:r>
            </w:ins>
          </w:p>
        </w:tc>
        <w:tc>
          <w:tcPr>
            <w:tcW w:w="562" w:type="dxa"/>
            <w:tcPrChange w:id="1433" w:author="Gonzalo Franetovic" w:date="2023-08-09T17:25:00Z">
              <w:tcPr>
                <w:tcW w:w="562" w:type="dxa"/>
              </w:tcPr>
            </w:tcPrChange>
          </w:tcPr>
          <w:p w14:paraId="08542E77" w14:textId="3EC2E7EC" w:rsidR="00C50885" w:rsidRDefault="00C50885">
            <w:pPr>
              <w:widowControl w:val="0"/>
              <w:spacing w:before="0" w:line="240" w:lineRule="auto"/>
              <w:jc w:val="center"/>
              <w:rPr>
                <w:color w:val="323B4A"/>
                <w:sz w:val="16"/>
                <w:szCs w:val="16"/>
              </w:rPr>
              <w:pPrChange w:id="1434" w:author="Gonzalo Franetovic" w:date="2023-08-09T17:26:00Z">
                <w:pPr>
                  <w:widowControl w:val="0"/>
                  <w:spacing w:before="0" w:line="240" w:lineRule="auto"/>
                </w:pPr>
              </w:pPrChange>
            </w:pPr>
            <w:ins w:id="1435" w:author="Gonzalo Franetovic" w:date="2023-08-09T17:20:00Z">
              <w:r>
                <w:rPr>
                  <w:color w:val="323B4A"/>
                  <w:sz w:val="16"/>
                  <w:szCs w:val="16"/>
                </w:rPr>
                <w:t>5</w:t>
              </w:r>
            </w:ins>
          </w:p>
        </w:tc>
      </w:tr>
      <w:tr w:rsidR="00C50885" w14:paraId="05BD423C" w14:textId="20873B56" w:rsidTr="00CA70FF">
        <w:trPr>
          <w:trHeight w:val="20"/>
          <w:jc w:val="center"/>
          <w:trPrChange w:id="1436" w:author="Gonzalo Franetovic" w:date="2023-08-09T17:25:00Z">
            <w:trPr>
              <w:trHeight w:val="20"/>
              <w:jc w:val="center"/>
            </w:trPr>
          </w:trPrChange>
        </w:trPr>
        <w:tc>
          <w:tcPr>
            <w:tcW w:w="851" w:type="dxa"/>
            <w:tcMar>
              <w:top w:w="100" w:type="dxa"/>
              <w:left w:w="100" w:type="dxa"/>
              <w:bottom w:w="100" w:type="dxa"/>
              <w:right w:w="100" w:type="dxa"/>
            </w:tcMar>
            <w:tcPrChange w:id="1437" w:author="Gonzalo Franetovic" w:date="2023-08-09T17:25:00Z">
              <w:tcPr>
                <w:tcW w:w="0" w:type="auto"/>
                <w:tcMar>
                  <w:top w:w="100" w:type="dxa"/>
                  <w:left w:w="100" w:type="dxa"/>
                  <w:bottom w:w="100" w:type="dxa"/>
                  <w:right w:w="100" w:type="dxa"/>
                </w:tcMar>
              </w:tcPr>
            </w:tcPrChange>
          </w:tcPr>
          <w:p w14:paraId="5B24110F" w14:textId="77777777" w:rsidR="00C50885" w:rsidRDefault="00C50885" w:rsidP="00C50885">
            <w:pPr>
              <w:widowControl w:val="0"/>
              <w:spacing w:before="0" w:line="240" w:lineRule="auto"/>
              <w:rPr>
                <w:color w:val="323B4A"/>
                <w:sz w:val="16"/>
                <w:szCs w:val="16"/>
              </w:rPr>
            </w:pPr>
            <w:r>
              <w:rPr>
                <w:color w:val="323B4A"/>
                <w:sz w:val="16"/>
                <w:szCs w:val="16"/>
              </w:rPr>
              <w:t>train</w:t>
            </w:r>
          </w:p>
        </w:tc>
        <w:tc>
          <w:tcPr>
            <w:tcW w:w="5338" w:type="dxa"/>
            <w:tcMar>
              <w:top w:w="100" w:type="dxa"/>
              <w:left w:w="100" w:type="dxa"/>
              <w:bottom w:w="100" w:type="dxa"/>
              <w:right w:w="100" w:type="dxa"/>
            </w:tcMar>
            <w:tcPrChange w:id="1438" w:author="Gonzalo Franetovic" w:date="2023-08-09T17:25:00Z">
              <w:tcPr>
                <w:tcW w:w="4831" w:type="dxa"/>
                <w:tcMar>
                  <w:top w:w="100" w:type="dxa"/>
                  <w:left w:w="100" w:type="dxa"/>
                  <w:bottom w:w="100" w:type="dxa"/>
                  <w:right w:w="100" w:type="dxa"/>
                </w:tcMar>
              </w:tcPr>
            </w:tcPrChange>
          </w:tcPr>
          <w:p w14:paraId="11AF4804" w14:textId="3C918F17" w:rsidR="00C50885" w:rsidRDefault="00C50885" w:rsidP="00C50885">
            <w:pPr>
              <w:widowControl w:val="0"/>
              <w:spacing w:before="0" w:line="240" w:lineRule="auto"/>
              <w:rPr>
                <w:color w:val="323B4A"/>
                <w:sz w:val="16"/>
                <w:szCs w:val="16"/>
              </w:rPr>
            </w:pPr>
            <w:r>
              <w:rPr>
                <w:color w:val="323B4A"/>
                <w:sz w:val="16"/>
                <w:szCs w:val="16"/>
              </w:rPr>
              <w:t xml:space="preserve">The number of years spent in education and </w:t>
            </w:r>
            <w:del w:id="1439" w:author="Gonzalo Franetovic" w:date="2023-08-09T17:31:00Z">
              <w:r w:rsidDel="00AD2E36">
                <w:rPr>
                  <w:color w:val="323B4A"/>
                  <w:sz w:val="16"/>
                  <w:szCs w:val="16"/>
                </w:rPr>
                <w:delText>training?</w:delText>
              </w:r>
            </w:del>
            <w:ins w:id="1440" w:author="Gonzalo Franetovic" w:date="2023-08-09T17:31:00Z">
              <w:r w:rsidR="00AD2E36">
                <w:rPr>
                  <w:color w:val="323B4A"/>
                  <w:sz w:val="16"/>
                  <w:szCs w:val="16"/>
                </w:rPr>
                <w:t>training.</w:t>
              </w:r>
            </w:ins>
            <w:r>
              <w:rPr>
                <w:color w:val="323B4A"/>
                <w:sz w:val="16"/>
                <w:szCs w:val="16"/>
              </w:rPr>
              <w:t xml:space="preserve">  – how important do you think that ought to be in deciding pay?</w:t>
            </w:r>
            <w:ins w:id="1441" w:author="Gonzalo Franetovic" w:date="2023-08-09T17:19:00Z">
              <w:r>
                <w:rPr>
                  <w:color w:val="323B4A"/>
                  <w:sz w:val="16"/>
                  <w:szCs w:val="16"/>
                </w:rPr>
                <w:t xml:space="preserve"> *</w:t>
              </w:r>
            </w:ins>
          </w:p>
        </w:tc>
        <w:tc>
          <w:tcPr>
            <w:tcW w:w="563" w:type="dxa"/>
            <w:tcPrChange w:id="1442" w:author="Gonzalo Franetovic" w:date="2023-08-09T17:25:00Z">
              <w:tcPr>
                <w:tcW w:w="564" w:type="dxa"/>
              </w:tcPr>
            </w:tcPrChange>
          </w:tcPr>
          <w:p w14:paraId="7CCDBD0B" w14:textId="72CA1027" w:rsidR="00C50885" w:rsidRDefault="00C50885">
            <w:pPr>
              <w:widowControl w:val="0"/>
              <w:spacing w:before="0" w:line="240" w:lineRule="auto"/>
              <w:jc w:val="center"/>
              <w:rPr>
                <w:color w:val="323B4A"/>
                <w:sz w:val="16"/>
                <w:szCs w:val="16"/>
              </w:rPr>
              <w:pPrChange w:id="1443" w:author="Gonzalo Franetovic" w:date="2023-08-09T17:26:00Z">
                <w:pPr>
                  <w:widowControl w:val="0"/>
                  <w:spacing w:before="0" w:line="240" w:lineRule="auto"/>
                </w:pPr>
              </w:pPrChange>
            </w:pPr>
            <w:ins w:id="1444" w:author="Gonzalo Franetovic" w:date="2023-08-09T17:17:00Z">
              <w:r>
                <w:rPr>
                  <w:color w:val="323B4A"/>
                  <w:sz w:val="16"/>
                  <w:szCs w:val="16"/>
                </w:rPr>
                <w:t>1,040</w:t>
              </w:r>
            </w:ins>
          </w:p>
        </w:tc>
        <w:tc>
          <w:tcPr>
            <w:tcW w:w="592" w:type="dxa"/>
            <w:tcMar>
              <w:top w:w="100" w:type="dxa"/>
              <w:left w:w="100" w:type="dxa"/>
              <w:bottom w:w="100" w:type="dxa"/>
              <w:right w:w="100" w:type="dxa"/>
            </w:tcMar>
            <w:tcPrChange w:id="1445" w:author="Gonzalo Franetovic" w:date="2023-08-09T17:25:00Z">
              <w:tcPr>
                <w:tcW w:w="592" w:type="dxa"/>
                <w:tcMar>
                  <w:top w:w="100" w:type="dxa"/>
                  <w:left w:w="100" w:type="dxa"/>
                  <w:bottom w:w="100" w:type="dxa"/>
                  <w:right w:w="100" w:type="dxa"/>
                </w:tcMar>
              </w:tcPr>
            </w:tcPrChange>
          </w:tcPr>
          <w:p w14:paraId="6AE0E275" w14:textId="2F565AC9" w:rsidR="00C50885" w:rsidRDefault="00C50885">
            <w:pPr>
              <w:widowControl w:val="0"/>
              <w:spacing w:before="0" w:line="240" w:lineRule="auto"/>
              <w:jc w:val="center"/>
              <w:rPr>
                <w:color w:val="323B4A"/>
                <w:sz w:val="16"/>
                <w:szCs w:val="16"/>
              </w:rPr>
              <w:pPrChange w:id="1446" w:author="Gonzalo Franetovic" w:date="2023-08-09T17:26:00Z">
                <w:pPr>
                  <w:widowControl w:val="0"/>
                  <w:spacing w:before="0" w:line="240" w:lineRule="auto"/>
                </w:pPr>
              </w:pPrChange>
            </w:pPr>
            <w:r>
              <w:rPr>
                <w:color w:val="323B4A"/>
                <w:sz w:val="16"/>
                <w:szCs w:val="16"/>
              </w:rPr>
              <w:t>3.857</w:t>
            </w:r>
          </w:p>
        </w:tc>
        <w:tc>
          <w:tcPr>
            <w:tcW w:w="563" w:type="dxa"/>
            <w:tcMar>
              <w:top w:w="100" w:type="dxa"/>
              <w:left w:w="100" w:type="dxa"/>
              <w:bottom w:w="100" w:type="dxa"/>
              <w:right w:w="100" w:type="dxa"/>
            </w:tcMar>
            <w:tcPrChange w:id="1447" w:author="Gonzalo Franetovic" w:date="2023-08-09T17:25:00Z">
              <w:tcPr>
                <w:tcW w:w="564" w:type="dxa"/>
                <w:tcMar>
                  <w:top w:w="100" w:type="dxa"/>
                  <w:left w:w="100" w:type="dxa"/>
                  <w:bottom w:w="100" w:type="dxa"/>
                  <w:right w:w="100" w:type="dxa"/>
                </w:tcMar>
              </w:tcPr>
            </w:tcPrChange>
          </w:tcPr>
          <w:p w14:paraId="505C9FB5" w14:textId="77777777" w:rsidR="00C50885" w:rsidRDefault="00C50885">
            <w:pPr>
              <w:widowControl w:val="0"/>
              <w:spacing w:before="0" w:line="240" w:lineRule="auto"/>
              <w:jc w:val="center"/>
              <w:rPr>
                <w:color w:val="323B4A"/>
                <w:sz w:val="16"/>
                <w:szCs w:val="16"/>
              </w:rPr>
              <w:pPrChange w:id="1448" w:author="Gonzalo Franetovic" w:date="2023-08-09T17:26:00Z">
                <w:pPr>
                  <w:widowControl w:val="0"/>
                  <w:spacing w:before="0" w:line="240" w:lineRule="auto"/>
                </w:pPr>
              </w:pPrChange>
            </w:pPr>
            <w:r>
              <w:rPr>
                <w:color w:val="323B4A"/>
                <w:sz w:val="16"/>
                <w:szCs w:val="16"/>
              </w:rPr>
              <w:t>0.811</w:t>
            </w:r>
          </w:p>
        </w:tc>
        <w:tc>
          <w:tcPr>
            <w:tcW w:w="560" w:type="dxa"/>
            <w:tcPrChange w:id="1449" w:author="Gonzalo Franetovic" w:date="2023-08-09T17:25:00Z">
              <w:tcPr>
                <w:tcW w:w="560" w:type="dxa"/>
              </w:tcPr>
            </w:tcPrChange>
          </w:tcPr>
          <w:p w14:paraId="2059C44F" w14:textId="2996C53D" w:rsidR="00C50885" w:rsidRDefault="00C50885">
            <w:pPr>
              <w:widowControl w:val="0"/>
              <w:spacing w:before="0" w:line="240" w:lineRule="auto"/>
              <w:jc w:val="center"/>
              <w:rPr>
                <w:color w:val="323B4A"/>
                <w:sz w:val="16"/>
                <w:szCs w:val="16"/>
              </w:rPr>
              <w:pPrChange w:id="1450" w:author="Gonzalo Franetovic" w:date="2023-08-09T17:26:00Z">
                <w:pPr>
                  <w:widowControl w:val="0"/>
                  <w:spacing w:before="0" w:line="240" w:lineRule="auto"/>
                </w:pPr>
              </w:pPrChange>
            </w:pPr>
            <w:ins w:id="1451" w:author="Gonzalo Franetovic" w:date="2023-08-09T17:20:00Z">
              <w:r>
                <w:rPr>
                  <w:color w:val="323B4A"/>
                  <w:sz w:val="16"/>
                  <w:szCs w:val="16"/>
                </w:rPr>
                <w:t>1</w:t>
              </w:r>
            </w:ins>
          </w:p>
        </w:tc>
        <w:tc>
          <w:tcPr>
            <w:tcW w:w="562" w:type="dxa"/>
            <w:tcPrChange w:id="1452" w:author="Gonzalo Franetovic" w:date="2023-08-09T17:25:00Z">
              <w:tcPr>
                <w:tcW w:w="562" w:type="dxa"/>
              </w:tcPr>
            </w:tcPrChange>
          </w:tcPr>
          <w:p w14:paraId="7EFC1D3E" w14:textId="18197B98" w:rsidR="00C50885" w:rsidRDefault="00C50885">
            <w:pPr>
              <w:widowControl w:val="0"/>
              <w:spacing w:before="0" w:line="240" w:lineRule="auto"/>
              <w:jc w:val="center"/>
              <w:rPr>
                <w:color w:val="323B4A"/>
                <w:sz w:val="16"/>
                <w:szCs w:val="16"/>
              </w:rPr>
              <w:pPrChange w:id="1453" w:author="Gonzalo Franetovic" w:date="2023-08-09T17:26:00Z">
                <w:pPr>
                  <w:widowControl w:val="0"/>
                  <w:spacing w:before="0" w:line="240" w:lineRule="auto"/>
                </w:pPr>
              </w:pPrChange>
            </w:pPr>
            <w:ins w:id="1454" w:author="Gonzalo Franetovic" w:date="2023-08-09T17:20:00Z">
              <w:r>
                <w:rPr>
                  <w:color w:val="323B4A"/>
                  <w:sz w:val="16"/>
                  <w:szCs w:val="16"/>
                </w:rPr>
                <w:t>5</w:t>
              </w:r>
            </w:ins>
          </w:p>
        </w:tc>
      </w:tr>
      <w:tr w:rsidR="00C50885" w14:paraId="3C8131D6" w14:textId="28FACCE9" w:rsidTr="000B759B">
        <w:trPr>
          <w:trHeight w:val="20"/>
          <w:jc w:val="center"/>
          <w:trPrChange w:id="1455" w:author="Gonzalo Franetovic" w:date="2023-08-09T17:45:00Z">
            <w:trPr>
              <w:trHeight w:val="20"/>
              <w:jc w:val="center"/>
            </w:trPr>
          </w:trPrChange>
        </w:trPr>
        <w:tc>
          <w:tcPr>
            <w:tcW w:w="851" w:type="dxa"/>
            <w:tcBorders>
              <w:bottom w:val="single" w:sz="4" w:space="0" w:color="auto"/>
            </w:tcBorders>
            <w:tcMar>
              <w:top w:w="100" w:type="dxa"/>
              <w:left w:w="100" w:type="dxa"/>
              <w:bottom w:w="100" w:type="dxa"/>
              <w:right w:w="100" w:type="dxa"/>
            </w:tcMar>
            <w:tcPrChange w:id="1456" w:author="Gonzalo Franetovic" w:date="2023-08-09T17:45:00Z">
              <w:tcPr>
                <w:tcW w:w="0" w:type="auto"/>
                <w:tcMar>
                  <w:top w:w="100" w:type="dxa"/>
                  <w:left w:w="100" w:type="dxa"/>
                  <w:bottom w:w="100" w:type="dxa"/>
                  <w:right w:w="100" w:type="dxa"/>
                </w:tcMar>
              </w:tcPr>
            </w:tcPrChange>
          </w:tcPr>
          <w:p w14:paraId="48A2B2EA" w14:textId="77777777" w:rsidR="00C50885" w:rsidRDefault="00C50885" w:rsidP="00C50885">
            <w:pPr>
              <w:widowControl w:val="0"/>
              <w:spacing w:before="0" w:line="240" w:lineRule="auto"/>
              <w:rPr>
                <w:color w:val="323B4A"/>
                <w:sz w:val="16"/>
                <w:szCs w:val="16"/>
              </w:rPr>
            </w:pPr>
            <w:r>
              <w:rPr>
                <w:color w:val="323B4A"/>
                <w:sz w:val="16"/>
                <w:szCs w:val="16"/>
              </w:rPr>
              <w:t>need</w:t>
            </w:r>
            <w:del w:id="1457" w:author="Gonzalo Franetovic" w:date="2023-08-09T17:22:00Z">
              <w:r w:rsidDel="00C50885">
                <w:rPr>
                  <w:color w:val="323B4A"/>
                  <w:sz w:val="16"/>
                  <w:szCs w:val="16"/>
                </w:rPr>
                <w:delText xml:space="preserve"> </w:delText>
              </w:r>
            </w:del>
          </w:p>
        </w:tc>
        <w:tc>
          <w:tcPr>
            <w:tcW w:w="5338" w:type="dxa"/>
            <w:tcBorders>
              <w:bottom w:val="single" w:sz="4" w:space="0" w:color="auto"/>
            </w:tcBorders>
            <w:tcMar>
              <w:top w:w="100" w:type="dxa"/>
              <w:left w:w="100" w:type="dxa"/>
              <w:bottom w:w="100" w:type="dxa"/>
              <w:right w:w="100" w:type="dxa"/>
            </w:tcMar>
            <w:tcPrChange w:id="1458" w:author="Gonzalo Franetovic" w:date="2023-08-09T17:45:00Z">
              <w:tcPr>
                <w:tcW w:w="4831" w:type="dxa"/>
                <w:tcMar>
                  <w:top w:w="100" w:type="dxa"/>
                  <w:left w:w="100" w:type="dxa"/>
                  <w:bottom w:w="100" w:type="dxa"/>
                  <w:right w:w="100" w:type="dxa"/>
                </w:tcMar>
              </w:tcPr>
            </w:tcPrChange>
          </w:tcPr>
          <w:p w14:paraId="24B6A0EA" w14:textId="3657320F" w:rsidR="00C50885" w:rsidRDefault="00C50885" w:rsidP="00C50885">
            <w:pPr>
              <w:widowControl w:val="0"/>
              <w:spacing w:before="0" w:line="240" w:lineRule="auto"/>
              <w:rPr>
                <w:color w:val="323B4A"/>
                <w:sz w:val="16"/>
                <w:szCs w:val="16"/>
              </w:rPr>
            </w:pPr>
            <w:r>
              <w:rPr>
                <w:color w:val="323B4A"/>
                <w:sz w:val="16"/>
                <w:szCs w:val="16"/>
              </w:rPr>
              <w:t>Whether the person has children to support – how important do you think that ought to be in deciding pay?</w:t>
            </w:r>
            <w:ins w:id="1459" w:author="Gonzalo Franetovic" w:date="2023-08-09T17:19:00Z">
              <w:r>
                <w:rPr>
                  <w:color w:val="323B4A"/>
                  <w:sz w:val="16"/>
                  <w:szCs w:val="16"/>
                </w:rPr>
                <w:t xml:space="preserve"> *</w:t>
              </w:r>
            </w:ins>
          </w:p>
        </w:tc>
        <w:tc>
          <w:tcPr>
            <w:tcW w:w="563" w:type="dxa"/>
            <w:tcBorders>
              <w:bottom w:val="single" w:sz="4" w:space="0" w:color="auto"/>
            </w:tcBorders>
            <w:tcPrChange w:id="1460" w:author="Gonzalo Franetovic" w:date="2023-08-09T17:45:00Z">
              <w:tcPr>
                <w:tcW w:w="564" w:type="dxa"/>
              </w:tcPr>
            </w:tcPrChange>
          </w:tcPr>
          <w:p w14:paraId="7DAAB0E6" w14:textId="4CDA9856" w:rsidR="00C50885" w:rsidRDefault="00C50885">
            <w:pPr>
              <w:widowControl w:val="0"/>
              <w:spacing w:before="0" w:line="240" w:lineRule="auto"/>
              <w:jc w:val="center"/>
              <w:rPr>
                <w:color w:val="323B4A"/>
                <w:sz w:val="16"/>
                <w:szCs w:val="16"/>
              </w:rPr>
              <w:pPrChange w:id="1461" w:author="Gonzalo Franetovic" w:date="2023-08-09T17:26:00Z">
                <w:pPr>
                  <w:widowControl w:val="0"/>
                  <w:spacing w:before="0" w:line="240" w:lineRule="auto"/>
                </w:pPr>
              </w:pPrChange>
            </w:pPr>
            <w:ins w:id="1462" w:author="Gonzalo Franetovic" w:date="2023-08-09T17:17:00Z">
              <w:r>
                <w:rPr>
                  <w:color w:val="323B4A"/>
                  <w:sz w:val="16"/>
                  <w:szCs w:val="16"/>
                </w:rPr>
                <w:t>1,040</w:t>
              </w:r>
            </w:ins>
          </w:p>
        </w:tc>
        <w:tc>
          <w:tcPr>
            <w:tcW w:w="592" w:type="dxa"/>
            <w:tcBorders>
              <w:bottom w:val="single" w:sz="4" w:space="0" w:color="auto"/>
            </w:tcBorders>
            <w:tcMar>
              <w:top w:w="100" w:type="dxa"/>
              <w:left w:w="100" w:type="dxa"/>
              <w:bottom w:w="100" w:type="dxa"/>
              <w:right w:w="100" w:type="dxa"/>
            </w:tcMar>
            <w:tcPrChange w:id="1463" w:author="Gonzalo Franetovic" w:date="2023-08-09T17:45:00Z">
              <w:tcPr>
                <w:tcW w:w="592" w:type="dxa"/>
                <w:tcMar>
                  <w:top w:w="100" w:type="dxa"/>
                  <w:left w:w="100" w:type="dxa"/>
                  <w:bottom w:w="100" w:type="dxa"/>
                  <w:right w:w="100" w:type="dxa"/>
                </w:tcMar>
              </w:tcPr>
            </w:tcPrChange>
          </w:tcPr>
          <w:p w14:paraId="1A4338A7" w14:textId="1EE58E87" w:rsidR="00C50885" w:rsidRDefault="00C50885">
            <w:pPr>
              <w:widowControl w:val="0"/>
              <w:spacing w:before="0" w:line="240" w:lineRule="auto"/>
              <w:jc w:val="center"/>
              <w:rPr>
                <w:color w:val="323B4A"/>
                <w:sz w:val="16"/>
                <w:szCs w:val="16"/>
              </w:rPr>
              <w:pPrChange w:id="1464" w:author="Gonzalo Franetovic" w:date="2023-08-09T17:26:00Z">
                <w:pPr>
                  <w:widowControl w:val="0"/>
                  <w:spacing w:before="0" w:line="240" w:lineRule="auto"/>
                </w:pPr>
              </w:pPrChange>
            </w:pPr>
            <w:r>
              <w:rPr>
                <w:color w:val="323B4A"/>
                <w:sz w:val="16"/>
                <w:szCs w:val="16"/>
              </w:rPr>
              <w:t>3.534</w:t>
            </w:r>
          </w:p>
        </w:tc>
        <w:tc>
          <w:tcPr>
            <w:tcW w:w="563" w:type="dxa"/>
            <w:tcBorders>
              <w:bottom w:val="single" w:sz="4" w:space="0" w:color="auto"/>
            </w:tcBorders>
            <w:tcMar>
              <w:top w:w="100" w:type="dxa"/>
              <w:left w:w="100" w:type="dxa"/>
              <w:bottom w:w="100" w:type="dxa"/>
              <w:right w:w="100" w:type="dxa"/>
            </w:tcMar>
            <w:tcPrChange w:id="1465" w:author="Gonzalo Franetovic" w:date="2023-08-09T17:45:00Z">
              <w:tcPr>
                <w:tcW w:w="564" w:type="dxa"/>
                <w:tcMar>
                  <w:top w:w="100" w:type="dxa"/>
                  <w:left w:w="100" w:type="dxa"/>
                  <w:bottom w:w="100" w:type="dxa"/>
                  <w:right w:w="100" w:type="dxa"/>
                </w:tcMar>
              </w:tcPr>
            </w:tcPrChange>
          </w:tcPr>
          <w:p w14:paraId="1FE11C7C" w14:textId="77777777" w:rsidR="00C50885" w:rsidRDefault="00C50885">
            <w:pPr>
              <w:widowControl w:val="0"/>
              <w:spacing w:before="0" w:line="240" w:lineRule="auto"/>
              <w:jc w:val="center"/>
              <w:rPr>
                <w:color w:val="323B4A"/>
                <w:sz w:val="16"/>
                <w:szCs w:val="16"/>
              </w:rPr>
              <w:pPrChange w:id="1466" w:author="Gonzalo Franetovic" w:date="2023-08-09T17:26:00Z">
                <w:pPr>
                  <w:widowControl w:val="0"/>
                  <w:spacing w:before="0" w:line="240" w:lineRule="auto"/>
                </w:pPr>
              </w:pPrChange>
            </w:pPr>
            <w:r>
              <w:rPr>
                <w:color w:val="323B4A"/>
                <w:sz w:val="16"/>
                <w:szCs w:val="16"/>
              </w:rPr>
              <w:t>0.892</w:t>
            </w:r>
          </w:p>
        </w:tc>
        <w:tc>
          <w:tcPr>
            <w:tcW w:w="560" w:type="dxa"/>
            <w:tcBorders>
              <w:bottom w:val="single" w:sz="4" w:space="0" w:color="auto"/>
            </w:tcBorders>
            <w:tcPrChange w:id="1467" w:author="Gonzalo Franetovic" w:date="2023-08-09T17:45:00Z">
              <w:tcPr>
                <w:tcW w:w="560" w:type="dxa"/>
              </w:tcPr>
            </w:tcPrChange>
          </w:tcPr>
          <w:p w14:paraId="7F5819A3" w14:textId="403BB231" w:rsidR="00C50885" w:rsidRDefault="00C50885">
            <w:pPr>
              <w:widowControl w:val="0"/>
              <w:spacing w:before="0" w:line="240" w:lineRule="auto"/>
              <w:jc w:val="center"/>
              <w:rPr>
                <w:color w:val="323B4A"/>
                <w:sz w:val="16"/>
                <w:szCs w:val="16"/>
              </w:rPr>
              <w:pPrChange w:id="1468" w:author="Gonzalo Franetovic" w:date="2023-08-09T17:26:00Z">
                <w:pPr>
                  <w:widowControl w:val="0"/>
                  <w:spacing w:before="0" w:line="240" w:lineRule="auto"/>
                </w:pPr>
              </w:pPrChange>
            </w:pPr>
            <w:ins w:id="1469" w:author="Gonzalo Franetovic" w:date="2023-08-09T17:20:00Z">
              <w:r>
                <w:rPr>
                  <w:color w:val="323B4A"/>
                  <w:sz w:val="16"/>
                  <w:szCs w:val="16"/>
                </w:rPr>
                <w:t>1</w:t>
              </w:r>
            </w:ins>
          </w:p>
        </w:tc>
        <w:tc>
          <w:tcPr>
            <w:tcW w:w="562" w:type="dxa"/>
            <w:tcBorders>
              <w:bottom w:val="single" w:sz="4" w:space="0" w:color="auto"/>
            </w:tcBorders>
            <w:tcPrChange w:id="1470" w:author="Gonzalo Franetovic" w:date="2023-08-09T17:45:00Z">
              <w:tcPr>
                <w:tcW w:w="562" w:type="dxa"/>
              </w:tcPr>
            </w:tcPrChange>
          </w:tcPr>
          <w:p w14:paraId="3893C403" w14:textId="4D2FE215" w:rsidR="00C50885" w:rsidRDefault="00C50885">
            <w:pPr>
              <w:widowControl w:val="0"/>
              <w:spacing w:before="0" w:line="240" w:lineRule="auto"/>
              <w:jc w:val="center"/>
              <w:rPr>
                <w:color w:val="323B4A"/>
                <w:sz w:val="16"/>
                <w:szCs w:val="16"/>
              </w:rPr>
              <w:pPrChange w:id="1471" w:author="Gonzalo Franetovic" w:date="2023-08-09T17:26:00Z">
                <w:pPr>
                  <w:widowControl w:val="0"/>
                  <w:spacing w:before="0" w:line="240" w:lineRule="auto"/>
                </w:pPr>
              </w:pPrChange>
            </w:pPr>
            <w:ins w:id="1472" w:author="Gonzalo Franetovic" w:date="2023-08-09T17:20:00Z">
              <w:r>
                <w:rPr>
                  <w:color w:val="323B4A"/>
                  <w:sz w:val="16"/>
                  <w:szCs w:val="16"/>
                </w:rPr>
                <w:t>5</w:t>
              </w:r>
            </w:ins>
          </w:p>
        </w:tc>
      </w:tr>
      <w:tr w:rsidR="00C50885" w14:paraId="44E3CC3D" w14:textId="17D377DE" w:rsidTr="000B759B">
        <w:trPr>
          <w:trHeight w:val="20"/>
          <w:jc w:val="center"/>
          <w:trPrChange w:id="1473" w:author="Gonzalo Franetovic" w:date="2023-08-09T17:45:00Z">
            <w:trPr>
              <w:trHeight w:val="20"/>
              <w:jc w:val="center"/>
            </w:trPr>
          </w:trPrChange>
        </w:trPr>
        <w:tc>
          <w:tcPr>
            <w:tcW w:w="851" w:type="dxa"/>
            <w:tcBorders>
              <w:top w:val="single" w:sz="4" w:space="0" w:color="auto"/>
              <w:bottom w:val="single" w:sz="4" w:space="0" w:color="auto"/>
            </w:tcBorders>
            <w:tcMar>
              <w:top w:w="100" w:type="dxa"/>
              <w:left w:w="100" w:type="dxa"/>
              <w:bottom w:w="100" w:type="dxa"/>
              <w:right w:w="100" w:type="dxa"/>
            </w:tcMar>
            <w:tcPrChange w:id="1474" w:author="Gonzalo Franetovic" w:date="2023-08-09T17:45:00Z">
              <w:tcPr>
                <w:tcW w:w="0" w:type="auto"/>
                <w:tcMar>
                  <w:top w:w="100" w:type="dxa"/>
                  <w:left w:w="100" w:type="dxa"/>
                  <w:bottom w:w="100" w:type="dxa"/>
                  <w:right w:w="100" w:type="dxa"/>
                </w:tcMar>
              </w:tcPr>
            </w:tcPrChange>
          </w:tcPr>
          <w:p w14:paraId="4361BA4E" w14:textId="77777777" w:rsidR="00C50885" w:rsidRDefault="00C50885" w:rsidP="00C50885">
            <w:pPr>
              <w:widowControl w:val="0"/>
              <w:spacing w:before="0" w:line="240" w:lineRule="auto"/>
              <w:rPr>
                <w:color w:val="323B4A"/>
                <w:sz w:val="16"/>
                <w:szCs w:val="16"/>
              </w:rPr>
            </w:pPr>
            <w:r>
              <w:rPr>
                <w:color w:val="323B4A"/>
                <w:sz w:val="16"/>
                <w:szCs w:val="16"/>
              </w:rPr>
              <w:t>merit</w:t>
            </w:r>
            <w:del w:id="1475" w:author="Gonzalo Franetovic" w:date="2023-08-09T17:22:00Z">
              <w:r w:rsidDel="00C50885">
                <w:rPr>
                  <w:color w:val="323B4A"/>
                  <w:sz w:val="16"/>
                  <w:szCs w:val="16"/>
                </w:rPr>
                <w:delText xml:space="preserve"> </w:delText>
              </w:r>
            </w:del>
          </w:p>
        </w:tc>
        <w:tc>
          <w:tcPr>
            <w:tcW w:w="5338" w:type="dxa"/>
            <w:tcBorders>
              <w:top w:val="single" w:sz="4" w:space="0" w:color="auto"/>
              <w:bottom w:val="single" w:sz="4" w:space="0" w:color="auto"/>
            </w:tcBorders>
            <w:tcMar>
              <w:top w:w="100" w:type="dxa"/>
              <w:left w:w="100" w:type="dxa"/>
              <w:bottom w:w="100" w:type="dxa"/>
              <w:right w:w="100" w:type="dxa"/>
            </w:tcMar>
            <w:tcPrChange w:id="1476" w:author="Gonzalo Franetovic" w:date="2023-08-09T17:45:00Z">
              <w:tcPr>
                <w:tcW w:w="4831" w:type="dxa"/>
                <w:tcMar>
                  <w:top w:w="100" w:type="dxa"/>
                  <w:left w:w="100" w:type="dxa"/>
                  <w:bottom w:w="100" w:type="dxa"/>
                  <w:right w:w="100" w:type="dxa"/>
                </w:tcMar>
              </w:tcPr>
            </w:tcPrChange>
          </w:tcPr>
          <w:p w14:paraId="17351AD4" w14:textId="57DC8A9B" w:rsidR="00C50885" w:rsidRDefault="00C50885" w:rsidP="00C50885">
            <w:pPr>
              <w:widowControl w:val="0"/>
              <w:spacing w:before="0" w:line="240" w:lineRule="auto"/>
              <w:rPr>
                <w:color w:val="323B4A"/>
                <w:sz w:val="16"/>
                <w:szCs w:val="16"/>
              </w:rPr>
            </w:pPr>
            <w:r>
              <w:rPr>
                <w:color w:val="323B4A"/>
                <w:sz w:val="16"/>
                <w:szCs w:val="16"/>
              </w:rPr>
              <w:t>How well he or she does the job – how important do you think that ought to be in deciding pay?</w:t>
            </w:r>
            <w:ins w:id="1477" w:author="Gonzalo Franetovic" w:date="2023-08-09T17:19:00Z">
              <w:r>
                <w:rPr>
                  <w:color w:val="323B4A"/>
                  <w:sz w:val="16"/>
                  <w:szCs w:val="16"/>
                </w:rPr>
                <w:t xml:space="preserve"> *</w:t>
              </w:r>
            </w:ins>
          </w:p>
        </w:tc>
        <w:tc>
          <w:tcPr>
            <w:tcW w:w="563" w:type="dxa"/>
            <w:tcBorders>
              <w:top w:val="single" w:sz="4" w:space="0" w:color="auto"/>
              <w:bottom w:val="single" w:sz="4" w:space="0" w:color="auto"/>
            </w:tcBorders>
            <w:tcPrChange w:id="1478" w:author="Gonzalo Franetovic" w:date="2023-08-09T17:45:00Z">
              <w:tcPr>
                <w:tcW w:w="564" w:type="dxa"/>
              </w:tcPr>
            </w:tcPrChange>
          </w:tcPr>
          <w:p w14:paraId="05D8514C" w14:textId="7912F1EE" w:rsidR="00C50885" w:rsidRDefault="00C50885">
            <w:pPr>
              <w:widowControl w:val="0"/>
              <w:spacing w:before="0" w:line="240" w:lineRule="auto"/>
              <w:jc w:val="center"/>
              <w:rPr>
                <w:color w:val="323B4A"/>
                <w:sz w:val="16"/>
                <w:szCs w:val="16"/>
              </w:rPr>
              <w:pPrChange w:id="1479" w:author="Gonzalo Franetovic" w:date="2023-08-09T17:26:00Z">
                <w:pPr>
                  <w:widowControl w:val="0"/>
                  <w:spacing w:before="0" w:line="240" w:lineRule="auto"/>
                </w:pPr>
              </w:pPrChange>
            </w:pPr>
            <w:ins w:id="1480" w:author="Gonzalo Franetovic" w:date="2023-08-09T17:17:00Z">
              <w:r>
                <w:rPr>
                  <w:color w:val="323B4A"/>
                  <w:sz w:val="16"/>
                  <w:szCs w:val="16"/>
                </w:rPr>
                <w:t>1,040</w:t>
              </w:r>
            </w:ins>
          </w:p>
        </w:tc>
        <w:tc>
          <w:tcPr>
            <w:tcW w:w="592" w:type="dxa"/>
            <w:tcBorders>
              <w:top w:val="single" w:sz="4" w:space="0" w:color="auto"/>
              <w:bottom w:val="single" w:sz="4" w:space="0" w:color="auto"/>
            </w:tcBorders>
            <w:tcMar>
              <w:top w:w="100" w:type="dxa"/>
              <w:left w:w="100" w:type="dxa"/>
              <w:bottom w:w="100" w:type="dxa"/>
              <w:right w:w="100" w:type="dxa"/>
            </w:tcMar>
            <w:tcPrChange w:id="1481" w:author="Gonzalo Franetovic" w:date="2023-08-09T17:45:00Z">
              <w:tcPr>
                <w:tcW w:w="592" w:type="dxa"/>
                <w:tcMar>
                  <w:top w:w="100" w:type="dxa"/>
                  <w:left w:w="100" w:type="dxa"/>
                  <w:bottom w:w="100" w:type="dxa"/>
                  <w:right w:w="100" w:type="dxa"/>
                </w:tcMar>
              </w:tcPr>
            </w:tcPrChange>
          </w:tcPr>
          <w:p w14:paraId="69F4732C" w14:textId="6799A081" w:rsidR="00C50885" w:rsidRDefault="00C50885">
            <w:pPr>
              <w:widowControl w:val="0"/>
              <w:spacing w:before="0" w:line="240" w:lineRule="auto"/>
              <w:jc w:val="center"/>
              <w:rPr>
                <w:color w:val="323B4A"/>
                <w:sz w:val="16"/>
                <w:szCs w:val="16"/>
              </w:rPr>
              <w:pPrChange w:id="1482" w:author="Gonzalo Franetovic" w:date="2023-08-09T17:26:00Z">
                <w:pPr>
                  <w:widowControl w:val="0"/>
                  <w:spacing w:before="0" w:line="240" w:lineRule="auto"/>
                </w:pPr>
              </w:pPrChange>
            </w:pPr>
            <w:r>
              <w:rPr>
                <w:color w:val="323B4A"/>
                <w:sz w:val="16"/>
                <w:szCs w:val="16"/>
              </w:rPr>
              <w:t>3.998</w:t>
            </w:r>
          </w:p>
        </w:tc>
        <w:tc>
          <w:tcPr>
            <w:tcW w:w="563" w:type="dxa"/>
            <w:tcBorders>
              <w:top w:val="single" w:sz="4" w:space="0" w:color="auto"/>
              <w:bottom w:val="single" w:sz="4" w:space="0" w:color="auto"/>
            </w:tcBorders>
            <w:tcMar>
              <w:top w:w="100" w:type="dxa"/>
              <w:left w:w="100" w:type="dxa"/>
              <w:bottom w:w="100" w:type="dxa"/>
              <w:right w:w="100" w:type="dxa"/>
            </w:tcMar>
            <w:tcPrChange w:id="1483" w:author="Gonzalo Franetovic" w:date="2023-08-09T17:45:00Z">
              <w:tcPr>
                <w:tcW w:w="564" w:type="dxa"/>
                <w:tcMar>
                  <w:top w:w="100" w:type="dxa"/>
                  <w:left w:w="100" w:type="dxa"/>
                  <w:bottom w:w="100" w:type="dxa"/>
                  <w:right w:w="100" w:type="dxa"/>
                </w:tcMar>
              </w:tcPr>
            </w:tcPrChange>
          </w:tcPr>
          <w:p w14:paraId="61F34CE7" w14:textId="77777777" w:rsidR="00C50885" w:rsidRDefault="00C50885">
            <w:pPr>
              <w:widowControl w:val="0"/>
              <w:spacing w:before="0" w:line="240" w:lineRule="auto"/>
              <w:jc w:val="center"/>
              <w:rPr>
                <w:color w:val="323B4A"/>
                <w:sz w:val="16"/>
                <w:szCs w:val="16"/>
              </w:rPr>
              <w:pPrChange w:id="1484" w:author="Gonzalo Franetovic" w:date="2023-08-09T17:26:00Z">
                <w:pPr>
                  <w:widowControl w:val="0"/>
                  <w:spacing w:before="0" w:line="240" w:lineRule="auto"/>
                </w:pPr>
              </w:pPrChange>
            </w:pPr>
            <w:r>
              <w:rPr>
                <w:color w:val="323B4A"/>
                <w:sz w:val="16"/>
                <w:szCs w:val="16"/>
              </w:rPr>
              <w:t>0.743</w:t>
            </w:r>
          </w:p>
        </w:tc>
        <w:tc>
          <w:tcPr>
            <w:tcW w:w="560" w:type="dxa"/>
            <w:tcBorders>
              <w:top w:val="single" w:sz="4" w:space="0" w:color="auto"/>
              <w:bottom w:val="single" w:sz="4" w:space="0" w:color="auto"/>
            </w:tcBorders>
            <w:tcPrChange w:id="1485" w:author="Gonzalo Franetovic" w:date="2023-08-09T17:45:00Z">
              <w:tcPr>
                <w:tcW w:w="560" w:type="dxa"/>
              </w:tcPr>
            </w:tcPrChange>
          </w:tcPr>
          <w:p w14:paraId="337E54E1" w14:textId="6493A73C" w:rsidR="00C50885" w:rsidRDefault="00C50885">
            <w:pPr>
              <w:widowControl w:val="0"/>
              <w:spacing w:before="0" w:line="240" w:lineRule="auto"/>
              <w:jc w:val="center"/>
              <w:rPr>
                <w:color w:val="323B4A"/>
                <w:sz w:val="16"/>
                <w:szCs w:val="16"/>
              </w:rPr>
              <w:pPrChange w:id="1486" w:author="Gonzalo Franetovic" w:date="2023-08-09T17:26:00Z">
                <w:pPr>
                  <w:widowControl w:val="0"/>
                  <w:spacing w:before="0" w:line="240" w:lineRule="auto"/>
                </w:pPr>
              </w:pPrChange>
            </w:pPr>
            <w:ins w:id="1487" w:author="Gonzalo Franetovic" w:date="2023-08-09T17:20:00Z">
              <w:r>
                <w:rPr>
                  <w:color w:val="323B4A"/>
                  <w:sz w:val="16"/>
                  <w:szCs w:val="16"/>
                </w:rPr>
                <w:t>1</w:t>
              </w:r>
            </w:ins>
          </w:p>
        </w:tc>
        <w:tc>
          <w:tcPr>
            <w:tcW w:w="562" w:type="dxa"/>
            <w:tcBorders>
              <w:top w:val="single" w:sz="4" w:space="0" w:color="auto"/>
              <w:bottom w:val="single" w:sz="4" w:space="0" w:color="auto"/>
            </w:tcBorders>
            <w:tcPrChange w:id="1488" w:author="Gonzalo Franetovic" w:date="2023-08-09T17:45:00Z">
              <w:tcPr>
                <w:tcW w:w="562" w:type="dxa"/>
              </w:tcPr>
            </w:tcPrChange>
          </w:tcPr>
          <w:p w14:paraId="26AA2BC8" w14:textId="0F83973F" w:rsidR="00C50885" w:rsidRDefault="00C50885">
            <w:pPr>
              <w:widowControl w:val="0"/>
              <w:spacing w:before="0" w:line="240" w:lineRule="auto"/>
              <w:jc w:val="center"/>
              <w:rPr>
                <w:color w:val="323B4A"/>
                <w:sz w:val="16"/>
                <w:szCs w:val="16"/>
              </w:rPr>
              <w:pPrChange w:id="1489" w:author="Gonzalo Franetovic" w:date="2023-08-09T17:26:00Z">
                <w:pPr>
                  <w:widowControl w:val="0"/>
                  <w:spacing w:before="0" w:line="240" w:lineRule="auto"/>
                </w:pPr>
              </w:pPrChange>
            </w:pPr>
            <w:ins w:id="1490" w:author="Gonzalo Franetovic" w:date="2023-08-09T17:20:00Z">
              <w:r>
                <w:rPr>
                  <w:color w:val="323B4A"/>
                  <w:sz w:val="16"/>
                  <w:szCs w:val="16"/>
                </w:rPr>
                <w:t>5</w:t>
              </w:r>
            </w:ins>
          </w:p>
        </w:tc>
      </w:tr>
    </w:tbl>
    <w:p w14:paraId="721F260F" w14:textId="28094461" w:rsidR="00D24CF1" w:rsidRPr="00F30BE8" w:rsidRDefault="00000000">
      <w:pPr>
        <w:jc w:val="left"/>
        <w:rPr>
          <w:sz w:val="16"/>
          <w:szCs w:val="16"/>
          <w:rPrChange w:id="1491" w:author="Gonzalo Franetovic" w:date="2023-08-09T17:46:00Z">
            <w:rPr/>
          </w:rPrChange>
        </w:rPr>
        <w:pPrChange w:id="1492" w:author="Gonzalo Franetovic" w:date="2023-08-09T17:46:00Z">
          <w:pPr/>
        </w:pPrChange>
      </w:pPr>
      <w:r>
        <w:rPr>
          <w:sz w:val="16"/>
          <w:szCs w:val="16"/>
        </w:rPr>
        <w:t xml:space="preserve">The </w:t>
      </w:r>
      <w:ins w:id="1493" w:author="Gonzalo Franetovic" w:date="2023-08-09T17:29:00Z">
        <w:r w:rsidR="00B71886">
          <w:rPr>
            <w:sz w:val="16"/>
            <w:szCs w:val="16"/>
          </w:rPr>
          <w:t xml:space="preserve">original </w:t>
        </w:r>
      </w:ins>
      <w:r>
        <w:rPr>
          <w:sz w:val="16"/>
          <w:szCs w:val="16"/>
        </w:rPr>
        <w:t xml:space="preserve">polarity of the variables marked with </w:t>
      </w:r>
      <w:r w:rsidR="00A52B96">
        <w:rPr>
          <w:sz w:val="16"/>
          <w:szCs w:val="16"/>
        </w:rPr>
        <w:t>an asterisk</w:t>
      </w:r>
      <w:r>
        <w:rPr>
          <w:sz w:val="16"/>
          <w:szCs w:val="16"/>
        </w:rPr>
        <w:t xml:space="preserve"> was inverted. </w:t>
      </w:r>
      <w:ins w:id="1494" w:author="Gonzalo Franetovic" w:date="2023-08-09T17:35:00Z">
        <w:r w:rsidR="00D6108A" w:rsidRPr="00D6108A">
          <w:rPr>
            <w:sz w:val="16"/>
            <w:szCs w:val="16"/>
          </w:rPr>
          <w:t>Higher values for each variable indicate higher magnitudes (e.g., high perception of inequality) or agreement on the importance of a principle (e.g., high importance of coming from a wealthy family for getting</w:t>
        </w:r>
        <w:r w:rsidR="00D6108A">
          <w:rPr>
            <w:sz w:val="16"/>
            <w:szCs w:val="16"/>
          </w:rPr>
          <w:t xml:space="preserve"> </w:t>
        </w:r>
        <w:r w:rsidR="00D6108A" w:rsidRPr="00D6108A">
          <w:rPr>
            <w:sz w:val="16"/>
            <w:szCs w:val="16"/>
          </w:rPr>
          <w:t xml:space="preserve">ahead in life). </w:t>
        </w:r>
      </w:ins>
      <w:del w:id="1495" w:author="Gonzalo Franetovic" w:date="2023-08-09T17:35:00Z">
        <w:r w:rsidDel="00D6108A">
          <w:rPr>
            <w:sz w:val="16"/>
            <w:szCs w:val="16"/>
          </w:rPr>
          <w:delText xml:space="preserve">High values of each variable indicate </w:delText>
        </w:r>
      </w:del>
      <w:del w:id="1496" w:author="Gonzalo Franetovic" w:date="2023-08-09T17:33:00Z">
        <w:r w:rsidDel="00D6108A">
          <w:rPr>
            <w:sz w:val="16"/>
            <w:szCs w:val="16"/>
          </w:rPr>
          <w:delText>large</w:delText>
        </w:r>
      </w:del>
      <w:del w:id="1497" w:author="Gonzalo Franetovic" w:date="2023-08-09T17:35:00Z">
        <w:r w:rsidDel="00D6108A">
          <w:rPr>
            <w:sz w:val="16"/>
            <w:szCs w:val="16"/>
          </w:rPr>
          <w:delText xml:space="preserve"> magnitudes (e.g.: high perception of inequality) or </w:delText>
        </w:r>
      </w:del>
      <w:del w:id="1498" w:author="Gonzalo Franetovic" w:date="2023-08-09T17:31:00Z">
        <w:r w:rsidDel="00AD2E36">
          <w:rPr>
            <w:sz w:val="16"/>
            <w:szCs w:val="16"/>
          </w:rPr>
          <w:delText xml:space="preserve">agreement </w:delText>
        </w:r>
      </w:del>
      <w:del w:id="1499" w:author="Gonzalo Franetovic" w:date="2023-08-09T17:35:00Z">
        <w:r w:rsidDel="00D6108A">
          <w:rPr>
            <w:sz w:val="16"/>
            <w:szCs w:val="16"/>
          </w:rPr>
          <w:delText xml:space="preserve">on the importance of a principle (e.g.: </w:delText>
        </w:r>
      </w:del>
      <w:del w:id="1500" w:author="Gonzalo Franetovic" w:date="2023-08-09T17:33:00Z">
        <w:r w:rsidDel="00D6108A">
          <w:rPr>
            <w:sz w:val="16"/>
            <w:szCs w:val="16"/>
          </w:rPr>
          <w:delText xml:space="preserve">the </w:delText>
        </w:r>
      </w:del>
      <w:del w:id="1501" w:author="Gonzalo Franetovic" w:date="2023-08-09T17:35:00Z">
        <w:r w:rsidDel="00D6108A">
          <w:rPr>
            <w:sz w:val="16"/>
            <w:szCs w:val="16"/>
          </w:rPr>
          <w:delText xml:space="preserve">importance of </w:delText>
        </w:r>
      </w:del>
      <w:del w:id="1502" w:author="Gonzalo Franetovic" w:date="2023-08-09T17:29:00Z">
        <w:r w:rsidDel="00B71886">
          <w:rPr>
            <w:sz w:val="16"/>
            <w:szCs w:val="16"/>
          </w:rPr>
          <w:delText xml:space="preserve">sex </w:delText>
        </w:r>
      </w:del>
      <w:del w:id="1503" w:author="Gonzalo Franetovic" w:date="2023-08-09T17:35:00Z">
        <w:r w:rsidDel="00D6108A">
          <w:rPr>
            <w:sz w:val="16"/>
            <w:szCs w:val="16"/>
          </w:rPr>
          <w:delText>for getting ahead in life).</w:delText>
        </w:r>
        <w:bookmarkStart w:id="1504" w:name="_bvdu0r9269n6" w:colFirst="0" w:colLast="0"/>
        <w:bookmarkEnd w:id="1504"/>
        <w:r w:rsidDel="00D6108A">
          <w:rPr>
            <w:sz w:val="16"/>
            <w:szCs w:val="16"/>
          </w:rPr>
          <w:delText xml:space="preserve"> </w:delText>
        </w:r>
      </w:del>
    </w:p>
    <w:p w14:paraId="30040EDA" w14:textId="33998ED4" w:rsidR="00D24CF1" w:rsidRDefault="00000000">
      <w:pPr>
        <w:pStyle w:val="Ttulo2"/>
      </w:pPr>
      <w:r>
        <w:br w:type="page"/>
      </w:r>
      <w:r>
        <w:lastRenderedPageBreak/>
        <w:t>3.</w:t>
      </w:r>
      <w:r w:rsidR="009A0592">
        <w:t>3</w:t>
      </w:r>
      <w:r>
        <w:t xml:space="preserve"> Network methods</w:t>
      </w:r>
    </w:p>
    <w:p w14:paraId="3978649A" w14:textId="33B87F4A" w:rsidR="001B7A1D" w:rsidRDefault="00000000" w:rsidP="001B7A1D">
      <w:r>
        <w:t xml:space="preserve">This paper is structured in two parts. In the first part of the article, we estimate the network of attitudes towards inequality from </w:t>
      </w:r>
      <w:ins w:id="1505" w:author="Gonzalo Franetovic" w:date="2023-08-09T17:36:00Z">
        <w:r w:rsidR="006057EA">
          <w:t xml:space="preserve">Chilean </w:t>
        </w:r>
      </w:ins>
      <w:r>
        <w:t xml:space="preserve">ISSP data. </w:t>
      </w:r>
      <w:r w:rsidR="001B7A1D">
        <w:t xml:space="preserve">Since most of the selected variables are measured with a 1 to 5 scale, we select the Gaussian Graphical Model [GGM] as our network estimation tool </w:t>
      </w:r>
      <w:hyperlink r:id="rId32">
        <w:r w:rsidR="001B7A1D">
          <w:rPr>
            <w:color w:val="000000"/>
          </w:rPr>
          <w:t>(</w:t>
        </w:r>
        <w:proofErr w:type="spellStart"/>
        <w:r w:rsidR="001B7A1D">
          <w:rPr>
            <w:color w:val="000000"/>
          </w:rPr>
          <w:t>Epskamp</w:t>
        </w:r>
        <w:proofErr w:type="spellEnd"/>
        <w:r w:rsidR="001B7A1D">
          <w:rPr>
            <w:color w:val="000000"/>
          </w:rPr>
          <w:t xml:space="preserve">, </w:t>
        </w:r>
        <w:proofErr w:type="spellStart"/>
        <w:r w:rsidR="001B7A1D">
          <w:rPr>
            <w:color w:val="000000"/>
          </w:rPr>
          <w:t>Waldorp</w:t>
        </w:r>
        <w:proofErr w:type="spellEnd"/>
        <w:r w:rsidR="001B7A1D">
          <w:rPr>
            <w:color w:val="000000"/>
          </w:rPr>
          <w:t>, et al., 2018)</w:t>
        </w:r>
      </w:hyperlink>
      <w:r w:rsidR="001B7A1D">
        <w:t xml:space="preserve">. As anticipated above, this method translates the selected survey variables into network nodes and estimates their connections from </w:t>
      </w:r>
      <w:ins w:id="1506" w:author="Gonzalo Franetovic" w:date="2023-08-09T17:37:00Z">
        <w:r w:rsidR="006057EA">
          <w:t xml:space="preserve">the </w:t>
        </w:r>
      </w:ins>
      <w:del w:id="1507" w:author="Gonzalo Franetovic" w:date="2023-08-09T17:37:00Z">
        <w:r w:rsidR="001B7A1D" w:rsidDel="006057EA">
          <w:delText xml:space="preserve">ISSP </w:delText>
        </w:r>
      </w:del>
      <w:r w:rsidR="001B7A1D">
        <w:t xml:space="preserve">data. GGMs are a subclass of Pairwise Markov Random Fields [PMRF] </w:t>
      </w:r>
      <w:hyperlink r:id="rId33">
        <w:r w:rsidR="001B7A1D">
          <w:rPr>
            <w:color w:val="000000"/>
          </w:rPr>
          <w:t>(Lauritzen, 1996)</w:t>
        </w:r>
      </w:hyperlink>
      <w:r w:rsidR="001B7A1D">
        <w:t xml:space="preserve">. Edges of a PMRF are weighted and undirected. Indeed, the edges of a GGM are interpretable as partial correlations </w:t>
      </w:r>
      <w:hyperlink r:id="rId34">
        <w:r w:rsidR="001B7A1D">
          <w:rPr>
            <w:color w:val="000000"/>
          </w:rPr>
          <w:t>(</w:t>
        </w:r>
        <w:proofErr w:type="spellStart"/>
        <w:r w:rsidR="001B7A1D">
          <w:rPr>
            <w:color w:val="000000"/>
          </w:rPr>
          <w:t>Epskamp</w:t>
        </w:r>
        <w:proofErr w:type="spellEnd"/>
        <w:r w:rsidR="001B7A1D">
          <w:rPr>
            <w:color w:val="000000"/>
          </w:rPr>
          <w:t xml:space="preserve">, </w:t>
        </w:r>
        <w:proofErr w:type="spellStart"/>
        <w:r w:rsidR="001B7A1D">
          <w:rPr>
            <w:color w:val="000000"/>
          </w:rPr>
          <w:t>Waldorp</w:t>
        </w:r>
        <w:proofErr w:type="spellEnd"/>
        <w:r w:rsidR="001B7A1D">
          <w:rPr>
            <w:color w:val="000000"/>
          </w:rPr>
          <w:t>, et al., 2018)</w:t>
        </w:r>
      </w:hyperlink>
      <w:r w:rsidR="001B7A1D">
        <w:t xml:space="preserve">, which are the correlation existing between each pair of network nodes, while controlling for each other variables in the model </w:t>
      </w:r>
      <w:hyperlink r:id="rId35">
        <w:r w:rsidR="001B7A1D">
          <w:rPr>
            <w:color w:val="000000"/>
          </w:rPr>
          <w:t>(</w:t>
        </w:r>
        <w:proofErr w:type="spellStart"/>
        <w:r w:rsidR="001B7A1D">
          <w:rPr>
            <w:color w:val="000000"/>
          </w:rPr>
          <w:t>Epskamp</w:t>
        </w:r>
        <w:proofErr w:type="spellEnd"/>
        <w:r w:rsidR="001B7A1D">
          <w:rPr>
            <w:color w:val="000000"/>
          </w:rPr>
          <w:t xml:space="preserve"> &amp; Fried, 2018)</w:t>
        </w:r>
      </w:hyperlink>
      <w:r w:rsidR="001B7A1D">
        <w:t xml:space="preserve">. The GGM also applies regularisation for edge estimation, in order to reduce the risk of including spurious edges in the model, increasing model parsimony and enhancing the interpretability of the network plot </w:t>
      </w:r>
      <w:hyperlink r:id="rId36">
        <w:r w:rsidR="001B7A1D">
          <w:rPr>
            <w:color w:val="000000"/>
          </w:rPr>
          <w:t>(Borsboom et al., 2021)</w:t>
        </w:r>
      </w:hyperlink>
      <w:r w:rsidR="001B7A1D">
        <w:t xml:space="preserve">. A common way to apply regularisation for network models is the combination of the graphical LASSO with the Extended Bayesian Information Criteria [EBIC] </w:t>
      </w:r>
      <w:hyperlink r:id="rId37">
        <w:r w:rsidR="001B7A1D">
          <w:rPr>
            <w:color w:val="000000"/>
          </w:rPr>
          <w:t>(</w:t>
        </w:r>
        <w:proofErr w:type="spellStart"/>
        <w:r w:rsidR="001B7A1D">
          <w:rPr>
            <w:color w:val="000000"/>
          </w:rPr>
          <w:t>Epskamp</w:t>
        </w:r>
        <w:proofErr w:type="spellEnd"/>
        <w:r w:rsidR="001B7A1D">
          <w:rPr>
            <w:color w:val="000000"/>
          </w:rPr>
          <w:t xml:space="preserve">, </w:t>
        </w:r>
        <w:proofErr w:type="spellStart"/>
        <w:r w:rsidR="001B7A1D">
          <w:rPr>
            <w:color w:val="000000"/>
          </w:rPr>
          <w:t>Waldorp</w:t>
        </w:r>
        <w:proofErr w:type="spellEnd"/>
        <w:r w:rsidR="001B7A1D">
          <w:rPr>
            <w:color w:val="000000"/>
          </w:rPr>
          <w:t>, et al., 2018)</w:t>
        </w:r>
      </w:hyperlink>
      <w:r w:rsidR="001B7A1D">
        <w:t xml:space="preserve">. The graphical LASSO is an efficient and well-known regularisation technique inducing sparsity in the network matrix by suppressing weak edges to exactly zero </w:t>
      </w:r>
      <w:hyperlink r:id="rId38">
        <w:r w:rsidR="001B7A1D">
          <w:rPr>
            <w:color w:val="000000"/>
          </w:rPr>
          <w:t>(Friedman et al., 2008)</w:t>
        </w:r>
      </w:hyperlink>
      <w:r w:rsidR="001B7A1D">
        <w:t xml:space="preserve">. The graphical LASSO relies on a tuning parameter, which directly regulates the level of edge shrinkage </w:t>
      </w:r>
      <w:hyperlink r:id="rId39">
        <w:r w:rsidR="001B7A1D">
          <w:rPr>
            <w:color w:val="000000"/>
          </w:rPr>
          <w:t>(</w:t>
        </w:r>
        <w:proofErr w:type="spellStart"/>
        <w:r w:rsidR="001B7A1D">
          <w:rPr>
            <w:color w:val="000000"/>
          </w:rPr>
          <w:t>Epskamp</w:t>
        </w:r>
        <w:proofErr w:type="spellEnd"/>
        <w:r w:rsidR="001B7A1D">
          <w:rPr>
            <w:color w:val="000000"/>
          </w:rPr>
          <w:t xml:space="preserve">, </w:t>
        </w:r>
        <w:proofErr w:type="spellStart"/>
        <w:r w:rsidR="001B7A1D">
          <w:rPr>
            <w:color w:val="000000"/>
          </w:rPr>
          <w:t>Waldorp</w:t>
        </w:r>
        <w:proofErr w:type="spellEnd"/>
        <w:r w:rsidR="001B7A1D">
          <w:rPr>
            <w:color w:val="000000"/>
          </w:rPr>
          <w:t>, et al., 2018)</w:t>
        </w:r>
      </w:hyperlink>
      <w:r w:rsidR="001B7A1D">
        <w:t xml:space="preserve">. To find its optimal value, researchers usually rely on the minimization of the EBIC </w:t>
      </w:r>
      <w:hyperlink r:id="rId40">
        <w:r w:rsidR="001B7A1D">
          <w:rPr>
            <w:color w:val="000000"/>
          </w:rPr>
          <w:t>(Chen &amp; Chen, 2008)</w:t>
        </w:r>
      </w:hyperlink>
      <w:r w:rsidR="001B7A1D">
        <w:t xml:space="preserve">. This strategy has been shown to perform well in retrieving the network structure of variables surveyed in moderated-sized samples </w:t>
      </w:r>
      <w:hyperlink r:id="rId41">
        <w:r w:rsidR="001B7A1D">
          <w:rPr>
            <w:color w:val="000000"/>
          </w:rPr>
          <w:t>(</w:t>
        </w:r>
        <w:proofErr w:type="spellStart"/>
        <w:r w:rsidR="001B7A1D">
          <w:rPr>
            <w:color w:val="000000"/>
          </w:rPr>
          <w:t>Foygel</w:t>
        </w:r>
        <w:proofErr w:type="spellEnd"/>
        <w:r w:rsidR="001B7A1D">
          <w:rPr>
            <w:color w:val="000000"/>
          </w:rPr>
          <w:t xml:space="preserve"> &amp; </w:t>
        </w:r>
        <w:proofErr w:type="spellStart"/>
        <w:r w:rsidR="001B7A1D">
          <w:rPr>
            <w:color w:val="000000"/>
          </w:rPr>
          <w:t>Drton</w:t>
        </w:r>
        <w:proofErr w:type="spellEnd"/>
        <w:r w:rsidR="001B7A1D">
          <w:rPr>
            <w:color w:val="000000"/>
          </w:rPr>
          <w:t>, 2010)</w:t>
        </w:r>
      </w:hyperlink>
      <w:r w:rsidR="001B7A1D">
        <w:t xml:space="preserve">. </w:t>
      </w:r>
    </w:p>
    <w:p w14:paraId="26BA8F59" w14:textId="1F8B13EE" w:rsidR="00D24CF1" w:rsidRDefault="001B7A1D">
      <w:r w:rsidRPr="001B7A1D">
        <w:rPr>
          <w:highlight w:val="yellow"/>
        </w:rPr>
        <w:t>Network estimation</w:t>
      </w:r>
      <w:r>
        <w:t xml:space="preserve"> will retrieve the between-person structure of this attitude network in Chile</w:t>
      </w:r>
      <w:r w:rsidR="00AB54EC" w:rsidRPr="00AB54EC">
        <w:rPr>
          <w:highlight w:val="yellow"/>
        </w:rPr>
        <w:t xml:space="preserve">, allowing us to </w:t>
      </w:r>
      <w:del w:id="1508" w:author="Gonzalo Franetovic" w:date="2023-08-09T17:43:00Z">
        <w:r w:rsidR="00AB54EC" w:rsidRPr="00AB54EC" w:rsidDel="00203F9F">
          <w:rPr>
            <w:highlight w:val="yellow"/>
          </w:rPr>
          <w:delText xml:space="preserve">answer </w:delText>
        </w:r>
      </w:del>
      <w:ins w:id="1509" w:author="Gonzalo Franetovic" w:date="2023-08-09T17:43:00Z">
        <w:r w:rsidR="00203F9F">
          <w:rPr>
            <w:highlight w:val="yellow"/>
          </w:rPr>
          <w:t>test</w:t>
        </w:r>
        <w:r w:rsidR="00203F9F" w:rsidRPr="00AB54EC">
          <w:rPr>
            <w:highlight w:val="yellow"/>
          </w:rPr>
          <w:t xml:space="preserve"> </w:t>
        </w:r>
      </w:ins>
      <w:r w:rsidR="00AB54EC" w:rsidRPr="00AB54EC">
        <w:rPr>
          <w:highlight w:val="yellow"/>
        </w:rPr>
        <w:t>H1, which will be confirm</w:t>
      </w:r>
      <w:r w:rsidR="00AB54EC">
        <w:rPr>
          <w:highlight w:val="yellow"/>
        </w:rPr>
        <w:t>ed</w:t>
      </w:r>
      <w:r w:rsidR="00AB54EC" w:rsidRPr="00AB54EC">
        <w:rPr>
          <w:highlight w:val="yellow"/>
        </w:rPr>
        <w:t xml:space="preserve"> if all evaluative reaction</w:t>
      </w:r>
      <w:r w:rsidR="00AB54EC">
        <w:rPr>
          <w:highlight w:val="yellow"/>
        </w:rPr>
        <w:t>s</w:t>
      </w:r>
      <w:r w:rsidR="00AB54EC" w:rsidRPr="00AB54EC">
        <w:rPr>
          <w:highlight w:val="yellow"/>
        </w:rPr>
        <w:t xml:space="preserve"> will form a fully connected network</w:t>
      </w:r>
      <w:r>
        <w:t xml:space="preserve">. Importantly, this first part gives us insights into how perceptions, beliefs, and judgments about inequality relate </w:t>
      </w:r>
      <w:r>
        <w:rPr>
          <w:i/>
        </w:rPr>
        <w:t>at the population level</w:t>
      </w:r>
      <w:r>
        <w:t xml:space="preserve">. Within the first part of the research, we are forced to assume that between-items associations are similar across individuals, as cross-sectional data impedes the estimation of a </w:t>
      </w:r>
      <w:r w:rsidR="00AB54EC">
        <w:t>personalized</w:t>
      </w:r>
      <w:r>
        <w:t xml:space="preserve"> attitude network </w:t>
      </w:r>
      <w:hyperlink r:id="rId42">
        <w:r>
          <w:rPr>
            <w:color w:val="000000"/>
          </w:rPr>
          <w:t>(Borsboom et al., 2021)</w:t>
        </w:r>
      </w:hyperlink>
      <w:r>
        <w:t xml:space="preserve">. This is a stringent assumption we want to relax through the second part of the research design, where we investigate differences between attitude networks of different population segments. More precisely, since social status has been shown to influence attitudes towards inequality (See Theory section), we want to explore the differences in the structures of the attitude networks of people with different </w:t>
      </w:r>
      <w:del w:id="1510" w:author="Gonzalo Franetovic" w:date="2023-08-09T17:44:00Z">
        <w:r w:rsidDel="00203F9F">
          <w:delText>educational levels</w:delText>
        </w:r>
      </w:del>
      <w:ins w:id="1511" w:author="Gonzalo Franetovic" w:date="2023-08-09T17:44:00Z">
        <w:r w:rsidR="00203F9F">
          <w:t>education</w:t>
        </w:r>
      </w:ins>
      <w:r>
        <w:t>, household income</w:t>
      </w:r>
      <w:r w:rsidR="00AB54EC">
        <w:t>,</w:t>
      </w:r>
      <w:r>
        <w:t xml:space="preserve"> and objective social class.  </w:t>
      </w:r>
    </w:p>
    <w:p w14:paraId="289C6500" w14:textId="40A21EE7" w:rsidR="00D24CF1" w:rsidRDefault="00000000">
      <w:r>
        <w:t>The second part of the article investigates structural differences in the attitude networks of different population strata. Hence, we split the original sample according to the median values of three socio</w:t>
      </w:r>
      <w:del w:id="1512" w:author="Gonzalo Franetovic" w:date="2023-08-09T17:49:00Z">
        <w:r w:rsidDel="00EB45CD">
          <w:delText>-</w:delText>
        </w:r>
      </w:del>
      <w:r>
        <w:t xml:space="preserve">economic measures. First, we build a sample with low (versus high) </w:t>
      </w:r>
      <w:del w:id="1513" w:author="Gonzalo Franetovic" w:date="2023-08-09T17:50:00Z">
        <w:r w:rsidDel="00EB45CD">
          <w:delText>educational level</w:delText>
        </w:r>
      </w:del>
      <w:ins w:id="1514" w:author="Gonzalo Franetovic" w:date="2023-08-09T17:50:00Z">
        <w:r w:rsidR="00EB45CD">
          <w:t>education</w:t>
        </w:r>
      </w:ins>
      <w:r>
        <w:t xml:space="preserve">. We set the threshold at eleven years of education, differentiating between incomplete secondary or less (N=373), and complete secondary or more (N=660). We repeat the same process for household income setting the splitting thresholds at 448,000 CLP per month. We obtain two samples of 334 and 332 individuals. Finally, we compare manual (N=385) and </w:t>
      </w:r>
      <w:r w:rsidR="00A52B96">
        <w:t>non-manual</w:t>
      </w:r>
      <w:r>
        <w:t xml:space="preserve"> workers (N=381). After this procedure, we obtain six samples on which we re-apply the GGM-based network estimation exposed in the previous paragraph. This gives us six different attitude networks, which we will statistically compare to investigate how low and high-status individuals understand inequality in Chile. To investigate their structural differences </w:t>
      </w:r>
      <w:r w:rsidRPr="001B7A1D">
        <w:rPr>
          <w:highlight w:val="yellow"/>
        </w:rPr>
        <w:t xml:space="preserve">we undertake </w:t>
      </w:r>
      <w:r w:rsidR="001B7A1D" w:rsidRPr="001B7A1D">
        <w:rPr>
          <w:highlight w:val="yellow"/>
        </w:rPr>
        <w:t>two</w:t>
      </w:r>
      <w:r w:rsidRPr="001B7A1D">
        <w:rPr>
          <w:highlight w:val="yellow"/>
        </w:rPr>
        <w:t xml:space="preserve"> routes</w:t>
      </w:r>
      <w:r w:rsidR="001B7A1D" w:rsidRPr="001B7A1D">
        <w:rPr>
          <w:highlight w:val="yellow"/>
        </w:rPr>
        <w:t>, studying node centrality and network connectivity</w:t>
      </w:r>
      <w:r w:rsidR="001B7A1D">
        <w:t xml:space="preserve"> </w:t>
      </w:r>
      <w:r w:rsidR="001B7A1D" w:rsidRPr="001B7A1D">
        <w:rPr>
          <w:highlight w:val="yellow"/>
        </w:rPr>
        <w:t>(H2)</w:t>
      </w:r>
      <w:r>
        <w:t xml:space="preserve">. </w:t>
      </w:r>
      <w:r w:rsidR="001B7A1D" w:rsidRPr="001B7A1D">
        <w:rPr>
          <w:highlight w:val="yellow"/>
        </w:rPr>
        <w:t>First</w:t>
      </w:r>
      <w:r w:rsidR="001B7A1D">
        <w:t>, we</w:t>
      </w:r>
      <w:r>
        <w:t xml:space="preserve"> </w:t>
      </w:r>
      <w:r>
        <w:lastRenderedPageBreak/>
        <w:t xml:space="preserve">perform a Network Comparison Test </w:t>
      </w:r>
      <w:hyperlink r:id="rId43">
        <w:r>
          <w:rPr>
            <w:color w:val="000000"/>
          </w:rPr>
          <w:t>(</w:t>
        </w:r>
        <w:proofErr w:type="spellStart"/>
        <w:r>
          <w:rPr>
            <w:color w:val="000000"/>
          </w:rPr>
          <w:t>Borkulo</w:t>
        </w:r>
        <w:proofErr w:type="spellEnd"/>
        <w:r>
          <w:rPr>
            <w:color w:val="000000"/>
          </w:rPr>
          <w:t xml:space="preserve"> et al., 2022)</w:t>
        </w:r>
      </w:hyperlink>
      <w:r>
        <w:t xml:space="preserve"> to isolate statistical differences in the Strength centrality values of the same nodes across different attitude networks. This will allow us to observe variations in the importance of single evaluative reactions within the six attitudes networks. </w:t>
      </w:r>
      <w:r w:rsidR="001B7A1D" w:rsidRPr="001B7A1D">
        <w:t xml:space="preserve">The prominence of a node in a network is usually captured through the centrality metric </w:t>
      </w:r>
      <w:hyperlink r:id="rId44">
        <w:r w:rsidR="001B7A1D" w:rsidRPr="001B7A1D">
          <w:rPr>
            <w:color w:val="000000"/>
          </w:rPr>
          <w:t>(Borsboom et al., 2021)</w:t>
        </w:r>
      </w:hyperlink>
      <w:r w:rsidR="001B7A1D" w:rsidRPr="001B7A1D">
        <w:t xml:space="preserve">. Research has shown that the most suitable measure for studying attitude networks is Strength centrality </w:t>
      </w:r>
      <w:hyperlink r:id="rId45">
        <w:r w:rsidR="001B7A1D" w:rsidRPr="001B7A1D">
          <w:rPr>
            <w:color w:val="000000"/>
          </w:rPr>
          <w:t xml:space="preserve">(Bringmann et al., 2019; </w:t>
        </w:r>
        <w:proofErr w:type="spellStart"/>
        <w:r w:rsidR="001B7A1D" w:rsidRPr="001B7A1D">
          <w:rPr>
            <w:color w:val="000000"/>
          </w:rPr>
          <w:t>Dablander</w:t>
        </w:r>
        <w:proofErr w:type="spellEnd"/>
        <w:r w:rsidR="001B7A1D" w:rsidRPr="001B7A1D">
          <w:rPr>
            <w:color w:val="000000"/>
          </w:rPr>
          <w:t xml:space="preserve"> &amp; Hinne, 2019)</w:t>
        </w:r>
      </w:hyperlink>
      <w:r w:rsidR="001B7A1D" w:rsidRPr="001B7A1D">
        <w:t xml:space="preserve">. Strength is the </w:t>
      </w:r>
      <w:r w:rsidR="001B7A1D">
        <w:t>generalization</w:t>
      </w:r>
      <w:r w:rsidR="001B7A1D" w:rsidRPr="001B7A1D">
        <w:t xml:space="preserve"> of Degree centrality for weighted networks, and is calculated by summing the absolute value of all edge weights with which a node is involved </w:t>
      </w:r>
      <w:hyperlink r:id="rId46">
        <w:r w:rsidR="001B7A1D" w:rsidRPr="001B7A1D">
          <w:rPr>
            <w:color w:val="000000"/>
          </w:rPr>
          <w:t>(Opsahl et al., 2010)</w:t>
        </w:r>
      </w:hyperlink>
      <w:r w:rsidR="001B7A1D" w:rsidRPr="001B7A1D">
        <w:t xml:space="preserve">. Since </w:t>
      </w:r>
      <w:r w:rsidR="001B7A1D">
        <w:t xml:space="preserve">the </w:t>
      </w:r>
      <w:r w:rsidR="001B7A1D" w:rsidRPr="001B7A1D">
        <w:t>edges of an attitude network represent the associations existing between the selected items, Strength centrality operationalizes the influence that each node is expected to exercise on each other.</w:t>
      </w:r>
      <w:r w:rsidR="001B7A1D">
        <w:t xml:space="preserve"> </w:t>
      </w:r>
      <w:r w:rsidR="001B7A1D" w:rsidRPr="001B7A1D">
        <w:rPr>
          <w:highlight w:val="yellow"/>
        </w:rPr>
        <w:t>Second</w:t>
      </w:r>
      <w:r w:rsidR="001B7A1D">
        <w:t xml:space="preserve">, </w:t>
      </w:r>
      <w:r>
        <w:t xml:space="preserve">we compare network connectivity to observe whether evaluative reactions are associated with the same intensity when stratifying the sample. To do so we calculate the Weighted Average Shortest Path Length [ASPL] of the six attitude networks </w:t>
      </w:r>
      <w:hyperlink r:id="rId47">
        <w:r>
          <w:rPr>
            <w:color w:val="000000"/>
          </w:rPr>
          <w:t>(Opsahl et al., 2010)</w:t>
        </w:r>
      </w:hyperlink>
      <w:r>
        <w:t>.</w:t>
      </w:r>
    </w:p>
    <w:p w14:paraId="141E8D8F" w14:textId="6DEC443A" w:rsidR="00C90269" w:rsidRDefault="001B7A1D" w:rsidP="00C90269">
      <w:r w:rsidRPr="001B7A1D">
        <w:rPr>
          <w:highlight w:val="yellow"/>
        </w:rPr>
        <w:t>Finally,</w:t>
      </w:r>
      <w:r>
        <w:t xml:space="preserve"> we observe variations at the community level, hence investigating </w:t>
      </w:r>
      <w:r w:rsidRPr="001B7A1D">
        <w:rPr>
          <w:highlight w:val="yellow"/>
        </w:rPr>
        <w:t>if people belonging to lower socioeconomic groups</w:t>
      </w:r>
      <w:r>
        <w:t xml:space="preserve"> have a more multidimensional understanding of attitudes towards inequality </w:t>
      </w:r>
      <w:r w:rsidRPr="001B7A1D">
        <w:rPr>
          <w:highlight w:val="yellow"/>
        </w:rPr>
        <w:t>(H3)</w:t>
      </w:r>
      <w:r>
        <w:t xml:space="preserve">. To observe these variations, we apply EGA to the six attitude networks, comparing the number of dimensions retrieved in low versus high-status samples. EGA applies the </w:t>
      </w:r>
      <w:proofErr w:type="spellStart"/>
      <w:r>
        <w:t>Walktrap</w:t>
      </w:r>
      <w:proofErr w:type="spellEnd"/>
      <w:r>
        <w:t xml:space="preserve"> community detection algorithm </w:t>
      </w:r>
      <w:hyperlink r:id="rId48">
        <w:r>
          <w:rPr>
            <w:color w:val="000000"/>
          </w:rPr>
          <w:t xml:space="preserve">(Pons &amp; </w:t>
        </w:r>
        <w:proofErr w:type="spellStart"/>
        <w:r>
          <w:rPr>
            <w:color w:val="000000"/>
          </w:rPr>
          <w:t>Latapy</w:t>
        </w:r>
        <w:proofErr w:type="spellEnd"/>
        <w:r>
          <w:rPr>
            <w:color w:val="000000"/>
          </w:rPr>
          <w:t>, 2005)</w:t>
        </w:r>
      </w:hyperlink>
      <w:r>
        <w:t xml:space="preserve"> to the GGM network. Finally, exploiting the “fundamental rule of network psychometrics” </w:t>
      </w:r>
      <w:hyperlink r:id="rId49">
        <w:r>
          <w:rPr>
            <w:color w:val="000000"/>
          </w:rPr>
          <w:t>(H. F. Golino et al., 2017)</w:t>
        </w:r>
      </w:hyperlink>
      <w:r>
        <w:t xml:space="preserve">, the number of detected network clusters is equated to the number of dimensions underlying the construct of attitudes towards inequality </w:t>
      </w:r>
      <w:hyperlink r:id="rId50">
        <w:r>
          <w:rPr>
            <w:color w:val="000000"/>
          </w:rPr>
          <w:t>(Christensen &amp; Golino, 2021a, 2021b; H. Golino et al., 2020)</w:t>
        </w:r>
      </w:hyperlink>
      <w:r>
        <w:t xml:space="preserve">. </w:t>
      </w:r>
      <w:r w:rsidR="00C90269" w:rsidRPr="001B7A1D">
        <w:t>Simulation studies have shown that EGA performs equal to or better than other factor analytic techniques</w:t>
      </w:r>
      <w:ins w:id="1515" w:author="Gonzalo Franetovic" w:date="2023-08-09T17:58:00Z">
        <w:r w:rsidR="00F658EC">
          <w:t xml:space="preserve"> </w:t>
        </w:r>
        <w:r w:rsidR="00F658EC" w:rsidRPr="00F658EC">
          <w:t>in this regard</w:t>
        </w:r>
      </w:ins>
      <w:r w:rsidR="00C90269" w:rsidRPr="001B7A1D">
        <w:t xml:space="preserve"> </w:t>
      </w:r>
      <w:hyperlink r:id="rId51">
        <w:r w:rsidR="00C90269" w:rsidRPr="001B7A1D">
          <w:rPr>
            <w:color w:val="000000"/>
          </w:rPr>
          <w:t>(H. Golino et al., 2020)</w:t>
        </w:r>
      </w:hyperlink>
      <w:r w:rsidR="00C90269" w:rsidRPr="001B7A1D">
        <w:t xml:space="preserve">. </w:t>
      </w:r>
    </w:p>
    <w:p w14:paraId="512F06A3" w14:textId="77777777" w:rsidR="00C90269" w:rsidRDefault="00C90269" w:rsidP="00C90269"/>
    <w:p w14:paraId="5BCA5D2B" w14:textId="77777777" w:rsidR="00C90269" w:rsidRDefault="00C90269"/>
    <w:p w14:paraId="12DB6B26" w14:textId="77777777" w:rsidR="00D24CF1" w:rsidRDefault="00000000" w:rsidP="00A52B96">
      <w:pPr>
        <w:pStyle w:val="Ttulo1"/>
        <w:ind w:left="0" w:firstLine="0"/>
      </w:pPr>
      <w:bookmarkStart w:id="1516" w:name="_9hrcvz85nsrk" w:colFirst="0" w:colLast="0"/>
      <w:bookmarkEnd w:id="1516"/>
      <w:r>
        <w:br w:type="page"/>
      </w:r>
    </w:p>
    <w:p w14:paraId="06AA427C" w14:textId="77777777" w:rsidR="00D24CF1" w:rsidRDefault="00000000">
      <w:pPr>
        <w:pStyle w:val="Ttulo1"/>
        <w:ind w:left="0" w:firstLine="0"/>
      </w:pPr>
      <w:bookmarkStart w:id="1517" w:name="_voncimyfxz14" w:colFirst="0" w:colLast="0"/>
      <w:bookmarkEnd w:id="1517"/>
      <w:r>
        <w:lastRenderedPageBreak/>
        <w:t>4 Results</w:t>
      </w:r>
    </w:p>
    <w:p w14:paraId="4CC552EE" w14:textId="611AC4E2" w:rsidR="00D24CF1" w:rsidRDefault="00000000">
      <w:pPr>
        <w:pStyle w:val="Ttulo2"/>
      </w:pPr>
      <w:bookmarkStart w:id="1518" w:name="_shevghse6p98" w:colFirst="0" w:colLast="0"/>
      <w:bookmarkEnd w:id="1518"/>
      <w:r>
        <w:t>4.1 Network of attitudes towards inequality</w:t>
      </w:r>
    </w:p>
    <w:p w14:paraId="490B6407" w14:textId="2147AEE4" w:rsidR="00D24CF1" w:rsidRDefault="00000000">
      <w:r>
        <w:t xml:space="preserve">Figure 1 shows the network of attitudes towards inequality in Chile. Network nodes represent the selected ISSP survey variables. Network edges represent positive (blue) and negative (red) linear relationships that are estimated from the data. Edge width is indicative of the strength of each association. Nodes are coloured according to community membership. </w:t>
      </w:r>
      <w:r w:rsidR="00EA0EA9" w:rsidRPr="00EA0EA9">
        <w:rPr>
          <w:highlight w:val="yellow"/>
        </w:rPr>
        <w:t>Confirming H1</w:t>
      </w:r>
      <w:r w:rsidR="00EA0EA9">
        <w:t>, t</w:t>
      </w:r>
      <w:r>
        <w:t xml:space="preserve">he 22 evaluative reactions form a fully connected network, with no isolated nodes. This means that all the perceptions, beliefs and judgments about magnitudes and principles concerning inequality, redistribution, </w:t>
      </w:r>
      <w:proofErr w:type="gramStart"/>
      <w:r>
        <w:t>taxation</w:t>
      </w:r>
      <w:proofErr w:type="gramEnd"/>
      <w:r>
        <w:t xml:space="preserve"> and wages are part of a unified belief system in the Chilean population. </w:t>
      </w:r>
    </w:p>
    <w:p w14:paraId="55094C24" w14:textId="5D67BDE0" w:rsidR="00D24CF1" w:rsidRDefault="00000000">
      <w:pPr>
        <w:spacing w:line="331" w:lineRule="auto"/>
        <w:jc w:val="center"/>
      </w:pPr>
      <w:r w:rsidRPr="007B1472">
        <w:rPr>
          <w:b/>
          <w:highlight w:val="cyan"/>
          <w:rPrChange w:id="1519" w:author="Gonzalo Franetovic" w:date="2023-08-10T16:51:00Z">
            <w:rPr>
              <w:b/>
            </w:rPr>
          </w:rPrChange>
        </w:rPr>
        <w:t>Figure 1: Network of attitudes towards inequality</w:t>
      </w:r>
      <w:ins w:id="1520" w:author="Gonzalo Franetovic" w:date="2023-08-04T16:42:00Z">
        <w:r w:rsidR="007859EC" w:rsidRPr="007B1472">
          <w:rPr>
            <w:b/>
            <w:highlight w:val="cyan"/>
            <w:rPrChange w:id="1521" w:author="Gonzalo Franetovic" w:date="2023-08-10T16:51:00Z">
              <w:rPr>
                <w:b/>
              </w:rPr>
            </w:rPrChange>
          </w:rPr>
          <w:t xml:space="preserve"> in Chile</w:t>
        </w:r>
      </w:ins>
    </w:p>
    <w:p w14:paraId="60BAD49F" w14:textId="77777777" w:rsidR="00D24CF1" w:rsidRDefault="00000000" w:rsidP="006F5078">
      <w:bookmarkStart w:id="1522" w:name="_klzp2su8dvnc" w:colFirst="0" w:colLast="0"/>
      <w:bookmarkEnd w:id="1522"/>
      <w:r>
        <w:rPr>
          <w:noProof/>
        </w:rPr>
        <w:drawing>
          <wp:inline distT="114300" distB="114300" distL="114300" distR="114300" wp14:anchorId="6D87AAE0" wp14:editId="0F40003D">
            <wp:extent cx="5731200" cy="3882155"/>
            <wp:effectExtent l="0" t="0" r="3175" b="4445"/>
            <wp:docPr id="7" name="image4.jpg"/>
            <wp:cNvGraphicFramePr/>
            <a:graphic xmlns:a="http://schemas.openxmlformats.org/drawingml/2006/main">
              <a:graphicData uri="http://schemas.openxmlformats.org/drawingml/2006/picture">
                <pic:pic xmlns:pic="http://schemas.openxmlformats.org/drawingml/2006/picture">
                  <pic:nvPicPr>
                    <pic:cNvPr id="7" name="image4.jpg"/>
                    <pic:cNvPicPr preferRelativeResize="0"/>
                  </pic:nvPicPr>
                  <pic:blipFill>
                    <a:blip r:embed="rId52">
                      <a:extLst>
                        <a:ext uri="{28A0092B-C50C-407E-A947-70E740481C1C}">
                          <a14:useLocalDpi xmlns:a14="http://schemas.microsoft.com/office/drawing/2010/main" val="0"/>
                        </a:ext>
                      </a:extLst>
                    </a:blip>
                    <a:stretch>
                      <a:fillRect/>
                    </a:stretch>
                  </pic:blipFill>
                  <pic:spPr>
                    <a:xfrm>
                      <a:off x="0" y="0"/>
                      <a:ext cx="5731200" cy="3882155"/>
                    </a:xfrm>
                    <a:prstGeom prst="rect">
                      <a:avLst/>
                    </a:prstGeom>
                    <a:ln/>
                  </pic:spPr>
                </pic:pic>
              </a:graphicData>
            </a:graphic>
          </wp:inline>
        </w:drawing>
      </w:r>
    </w:p>
    <w:p w14:paraId="7A7BC5E7" w14:textId="77777777" w:rsidR="00D24CF1" w:rsidRDefault="00000000">
      <w:pPr>
        <w:rPr>
          <w:sz w:val="16"/>
          <w:szCs w:val="16"/>
        </w:rPr>
      </w:pPr>
      <w:r>
        <w:rPr>
          <w:sz w:val="16"/>
          <w:szCs w:val="16"/>
        </w:rPr>
        <w:t>Nodes represent the 22 evaluative reactions. An edge is drawn when two variables are correlated, after having controlled for the others. The absence of an edge between two variables means that they are conditionally independent instead. Blue (red) edges represent positive (negative) associations; thicker edges represent stronger relationships. The colour of the nodes corresponds to the detected communities in the network.</w:t>
      </w:r>
    </w:p>
    <w:p w14:paraId="79642F91" w14:textId="77777777" w:rsidR="00D24CF1" w:rsidRDefault="00000000">
      <w:r>
        <w:t>EGA shows that attitudes towards inequality in Chile are grouped into four communities. The first and largest of all, in blue, concentrates all the perceptions, beliefs and judgments regarding the magnitude of inequality. In fact, it gathers the perceptions of large income inequality (</w:t>
      </w:r>
      <w:proofErr w:type="spellStart"/>
      <w:r>
        <w:rPr>
          <w:i/>
        </w:rPr>
        <w:t>ineq_p</w:t>
      </w:r>
      <w:proofErr w:type="spellEnd"/>
      <w:r>
        <w:t>) and tax regressivity (</w:t>
      </w:r>
      <w:proofErr w:type="spellStart"/>
      <w:r>
        <w:rPr>
          <w:i/>
        </w:rPr>
        <w:t>reg_p</w:t>
      </w:r>
      <w:proofErr w:type="spellEnd"/>
      <w:r>
        <w:t>), the belief in progressive taxation (</w:t>
      </w:r>
      <w:proofErr w:type="spellStart"/>
      <w:r>
        <w:rPr>
          <w:i/>
        </w:rPr>
        <w:t>prog_b</w:t>
      </w:r>
      <w:proofErr w:type="spellEnd"/>
      <w:r>
        <w:t>), and the judgments about unfair distribution (</w:t>
      </w:r>
      <w:proofErr w:type="spellStart"/>
      <w:r>
        <w:rPr>
          <w:i/>
        </w:rPr>
        <w:t>ineq_j</w:t>
      </w:r>
      <w:proofErr w:type="spellEnd"/>
      <w:r>
        <w:t xml:space="preserve">), political disinterest in redistribution </w:t>
      </w:r>
      <w:r>
        <w:lastRenderedPageBreak/>
        <w:t>(</w:t>
      </w:r>
      <w:proofErr w:type="spellStart"/>
      <w:r>
        <w:rPr>
          <w:i/>
        </w:rPr>
        <w:t>redis_d</w:t>
      </w:r>
      <w:proofErr w:type="spellEnd"/>
      <w:r>
        <w:t>), and failure of public redistribution (</w:t>
      </w:r>
      <w:proofErr w:type="spellStart"/>
      <w:r>
        <w:rPr>
          <w:i/>
        </w:rPr>
        <w:t>redis_f</w:t>
      </w:r>
      <w:proofErr w:type="spellEnd"/>
      <w:r>
        <w:t>). Additionally, this cluster is composed of two beliefs on principles concerning public (</w:t>
      </w:r>
      <w:proofErr w:type="spellStart"/>
      <w:r>
        <w:rPr>
          <w:i/>
        </w:rPr>
        <w:t>redis_p</w:t>
      </w:r>
      <w:proofErr w:type="spellEnd"/>
      <w:r>
        <w:t>) and market redistribution (</w:t>
      </w:r>
      <w:proofErr w:type="spellStart"/>
      <w:r>
        <w:rPr>
          <w:i/>
        </w:rPr>
        <w:t>redis_m</w:t>
      </w:r>
      <w:proofErr w:type="spellEnd"/>
      <w:r>
        <w:t>).</w:t>
      </w:r>
    </w:p>
    <w:p w14:paraId="1381C93C" w14:textId="77777777" w:rsidR="00D24CF1" w:rsidRDefault="00000000">
      <w:r>
        <w:t>The remaining three communities deal exclusively with conceptions regarding principles about inequality. The pink cluster brings together structuralist explanations of inequality. It includes the perceived importance of the role played by people's race (</w:t>
      </w:r>
      <w:r>
        <w:rPr>
          <w:i/>
        </w:rPr>
        <w:t>race</w:t>
      </w:r>
      <w:r>
        <w:t>), sex (</w:t>
      </w:r>
      <w:r>
        <w:rPr>
          <w:i/>
        </w:rPr>
        <w:t>sex</w:t>
      </w:r>
      <w:r>
        <w:t>), religion (</w:t>
      </w:r>
      <w:proofErr w:type="spellStart"/>
      <w:r>
        <w:rPr>
          <w:i/>
        </w:rPr>
        <w:t>relig</w:t>
      </w:r>
      <w:proofErr w:type="spellEnd"/>
      <w:r>
        <w:t>), bribes (</w:t>
      </w:r>
      <w:r>
        <w:rPr>
          <w:i/>
        </w:rPr>
        <w:t>bribes</w:t>
      </w:r>
      <w:r>
        <w:t>) and political connections (</w:t>
      </w:r>
      <w:proofErr w:type="spellStart"/>
      <w:r>
        <w:rPr>
          <w:i/>
        </w:rPr>
        <w:t>connec</w:t>
      </w:r>
      <w:proofErr w:type="spellEnd"/>
      <w:r>
        <w:t>) in shaping inequalities. The orange one, reunites individualistic explanations, associated with individual or family actions: the importance of hard work (</w:t>
      </w:r>
      <w:r>
        <w:rPr>
          <w:i/>
        </w:rPr>
        <w:t>work</w:t>
      </w:r>
      <w:r>
        <w:t>), education (</w:t>
      </w:r>
      <w:proofErr w:type="spellStart"/>
      <w:r>
        <w:rPr>
          <w:i/>
        </w:rPr>
        <w:t>edu</w:t>
      </w:r>
      <w:proofErr w:type="spellEnd"/>
      <w:r>
        <w:t>), parental education (</w:t>
      </w:r>
      <w:proofErr w:type="spellStart"/>
      <w:r>
        <w:rPr>
          <w:i/>
        </w:rPr>
        <w:t>edupar</w:t>
      </w:r>
      <w:proofErr w:type="spellEnd"/>
      <w:r>
        <w:t>), coming from a wealthy family (</w:t>
      </w:r>
      <w:r>
        <w:rPr>
          <w:i/>
        </w:rPr>
        <w:t>family</w:t>
      </w:r>
      <w:r>
        <w:t>) and knowing the right people (</w:t>
      </w:r>
      <w:r>
        <w:rPr>
          <w:i/>
        </w:rPr>
        <w:t>people</w:t>
      </w:r>
      <w:r>
        <w:t>). The last and smallest community, in green, includes the totality of beliefs about the principles that should determine people's wages: responsibility (</w:t>
      </w:r>
      <w:proofErr w:type="spellStart"/>
      <w:r>
        <w:rPr>
          <w:i/>
        </w:rPr>
        <w:t>resp</w:t>
      </w:r>
      <w:proofErr w:type="spellEnd"/>
      <w:r>
        <w:t>), training (</w:t>
      </w:r>
      <w:r>
        <w:rPr>
          <w:i/>
        </w:rPr>
        <w:t>train</w:t>
      </w:r>
      <w:r>
        <w:t>), need (</w:t>
      </w:r>
      <w:r>
        <w:rPr>
          <w:i/>
        </w:rPr>
        <w:t>need</w:t>
      </w:r>
      <w:r>
        <w:t>) and merit (</w:t>
      </w:r>
      <w:r>
        <w:rPr>
          <w:i/>
        </w:rPr>
        <w:t>merit</w:t>
      </w:r>
      <w:r>
        <w:t xml:space="preserve">). </w:t>
      </w:r>
    </w:p>
    <w:p w14:paraId="7511CA80" w14:textId="77777777" w:rsidR="00D24CF1" w:rsidRDefault="00000000">
      <w:r>
        <w:t xml:space="preserve">This community structure reveals that the attitude network has high clustering, meaning that evaluative reactions tend to gather in enclosed communities, and to interact mainly with neighbouring variables. Moreover, this attitude network also has moderate connectivity (Weighted ASPL = 26.903). These features are usually associated with a small-world network. When compared to a random network, small-world structures are characterised by greater or equal values of connectivity, and by higher clustering coefficients </w:t>
      </w:r>
      <w:hyperlink r:id="rId53">
        <w:r>
          <w:rPr>
            <w:color w:val="000000"/>
          </w:rPr>
          <w:t xml:space="preserve">(Watts &amp; </w:t>
        </w:r>
        <w:proofErr w:type="spellStart"/>
        <w:r>
          <w:rPr>
            <w:color w:val="000000"/>
          </w:rPr>
          <w:t>Strogatz</w:t>
        </w:r>
        <w:proofErr w:type="spellEnd"/>
        <w:r>
          <w:rPr>
            <w:color w:val="000000"/>
          </w:rPr>
          <w:t>, 1998)</w:t>
        </w:r>
      </w:hyperlink>
      <w:r>
        <w:t>. We investigate the small-</w:t>
      </w:r>
      <w:proofErr w:type="spellStart"/>
      <w:r>
        <w:t>worldness</w:t>
      </w:r>
      <w:proofErr w:type="spellEnd"/>
      <w:r>
        <w:t xml:space="preserve"> of the attitude network with a formal test that compares its connectivity and its clustering with those of a simulated random network having the same size (Humphries &amp; Gurney, 2008). The test reveals a small-world index of 1.254, which is compatible with a small-world structure.</w:t>
      </w:r>
    </w:p>
    <w:p w14:paraId="46928A2F" w14:textId="1245E040" w:rsidR="00D24CF1" w:rsidRDefault="00000000">
      <w:pPr>
        <w:rPr>
          <w:i/>
        </w:rPr>
      </w:pPr>
      <w:r>
        <w:t xml:space="preserve">Most of the relationships between nodes are positive. Although there are negative associations, represented by red links, these tend to be of lower intensity if compared to the positive ones. The associations between the nodes </w:t>
      </w:r>
      <w:proofErr w:type="spellStart"/>
      <w:r>
        <w:rPr>
          <w:i/>
        </w:rPr>
        <w:t>relig</w:t>
      </w:r>
      <w:proofErr w:type="spellEnd"/>
      <w:r>
        <w:rPr>
          <w:i/>
        </w:rPr>
        <w:t xml:space="preserve"> </w:t>
      </w:r>
      <w:r>
        <w:t xml:space="preserve">and </w:t>
      </w:r>
      <w:r>
        <w:rPr>
          <w:i/>
        </w:rPr>
        <w:t xml:space="preserve">sex </w:t>
      </w:r>
      <w:r>
        <w:t xml:space="preserve">(edge weight = 0.36), </w:t>
      </w:r>
      <w:proofErr w:type="spellStart"/>
      <w:r>
        <w:rPr>
          <w:i/>
        </w:rPr>
        <w:t>connec</w:t>
      </w:r>
      <w:proofErr w:type="spellEnd"/>
      <w:r>
        <w:rPr>
          <w:i/>
        </w:rPr>
        <w:t xml:space="preserve"> </w:t>
      </w:r>
      <w:r>
        <w:t xml:space="preserve">and </w:t>
      </w:r>
      <w:r>
        <w:rPr>
          <w:i/>
        </w:rPr>
        <w:t xml:space="preserve">bribes </w:t>
      </w:r>
      <w:r>
        <w:t xml:space="preserve">(0.34), </w:t>
      </w:r>
      <w:r>
        <w:rPr>
          <w:i/>
        </w:rPr>
        <w:t xml:space="preserve">race </w:t>
      </w:r>
      <w:r>
        <w:t xml:space="preserve">and </w:t>
      </w:r>
      <w:r>
        <w:rPr>
          <w:i/>
        </w:rPr>
        <w:t xml:space="preserve">sex </w:t>
      </w:r>
      <w:r>
        <w:t xml:space="preserve">(0.33) stand out as the strongest edges. All these links correspond to intra-community associations, i.e., occurring between nodes belonging to the same cluster. However, there are weaker associations that have the particularity of bridging different communities together. Among these inter-community links, the associations of </w:t>
      </w:r>
      <w:proofErr w:type="spellStart"/>
      <w:r>
        <w:rPr>
          <w:i/>
        </w:rPr>
        <w:t>connec</w:t>
      </w:r>
      <w:proofErr w:type="spellEnd"/>
      <w:r>
        <w:rPr>
          <w:i/>
        </w:rPr>
        <w:t xml:space="preserve"> </w:t>
      </w:r>
      <w:r>
        <w:t xml:space="preserve">with the </w:t>
      </w:r>
      <w:proofErr w:type="gramStart"/>
      <w:r>
        <w:t>nodes</w:t>
      </w:r>
      <w:proofErr w:type="gramEnd"/>
      <w:r>
        <w:t xml:space="preserve"> </w:t>
      </w:r>
      <w:r>
        <w:rPr>
          <w:i/>
        </w:rPr>
        <w:t xml:space="preserve">family </w:t>
      </w:r>
      <w:r>
        <w:t xml:space="preserve">(0.16) and </w:t>
      </w:r>
      <w:r>
        <w:rPr>
          <w:i/>
        </w:rPr>
        <w:t xml:space="preserve">people </w:t>
      </w:r>
      <w:r>
        <w:t xml:space="preserve">(0.16) stand out, connecting the communities of individualistic and structuralist explanations. In addition, the communities gathering conceptions on magnitude of inequality (blue) and the one featuring principles on pay criteria (green) are mostly linked by the associations </w:t>
      </w:r>
      <w:proofErr w:type="spellStart"/>
      <w:r>
        <w:rPr>
          <w:i/>
        </w:rPr>
        <w:t>ineq_p</w:t>
      </w:r>
      <w:proofErr w:type="spellEnd"/>
      <w:r>
        <w:t>-</w:t>
      </w:r>
      <w:r>
        <w:rPr>
          <w:i/>
        </w:rPr>
        <w:t xml:space="preserve">merit </w:t>
      </w:r>
      <w:r>
        <w:t>(0.10)</w:t>
      </w:r>
      <w:r>
        <w:rPr>
          <w:i/>
        </w:rPr>
        <w:t xml:space="preserve">, </w:t>
      </w:r>
      <w:proofErr w:type="spellStart"/>
      <w:r>
        <w:rPr>
          <w:i/>
        </w:rPr>
        <w:t>ineq_p</w:t>
      </w:r>
      <w:r w:rsidR="00A52B96">
        <w:rPr>
          <w:i/>
        </w:rPr>
        <w:t>-</w:t>
      </w:r>
      <w:r>
        <w:rPr>
          <w:i/>
        </w:rPr>
        <w:t>resp</w:t>
      </w:r>
      <w:proofErr w:type="spellEnd"/>
      <w:r>
        <w:rPr>
          <w:i/>
        </w:rPr>
        <w:t xml:space="preserve"> </w:t>
      </w:r>
      <w:r>
        <w:t>(0.10)</w:t>
      </w:r>
      <w:r>
        <w:rPr>
          <w:i/>
        </w:rPr>
        <w:t xml:space="preserve">, and </w:t>
      </w:r>
      <w:proofErr w:type="spellStart"/>
      <w:r>
        <w:rPr>
          <w:i/>
        </w:rPr>
        <w:t>redis_m</w:t>
      </w:r>
      <w:proofErr w:type="spellEnd"/>
      <w:r>
        <w:t>-</w:t>
      </w:r>
      <w:r>
        <w:rPr>
          <w:i/>
        </w:rPr>
        <w:t xml:space="preserve">need </w:t>
      </w:r>
      <w:r>
        <w:t>(0.08).</w:t>
      </w:r>
      <w:r>
        <w:rPr>
          <w:i/>
        </w:rPr>
        <w:t xml:space="preserve"> </w:t>
      </w:r>
    </w:p>
    <w:p w14:paraId="7ECC064F" w14:textId="77777777" w:rsidR="00D24CF1" w:rsidRDefault="00000000">
      <w:pPr>
        <w:rPr>
          <w:ins w:id="1523" w:author="Gonzalo Franetovic" w:date="2023-08-09T13:04:00Z"/>
        </w:rPr>
      </w:pPr>
      <w:r>
        <w:t xml:space="preserve">Finally, we investigate the relative importance of each node in the network structure. This can be seen more clearly in Figure 2, which reports the Strength centrality for all the nodes in the network. The nodes </w:t>
      </w:r>
      <w:r>
        <w:rPr>
          <w:i/>
        </w:rPr>
        <w:t>race</w:t>
      </w:r>
      <w:r>
        <w:t xml:space="preserve">, </w:t>
      </w:r>
      <w:r>
        <w:rPr>
          <w:i/>
        </w:rPr>
        <w:t>merit</w:t>
      </w:r>
      <w:r>
        <w:t xml:space="preserve">, </w:t>
      </w:r>
      <w:proofErr w:type="spellStart"/>
      <w:r>
        <w:rPr>
          <w:i/>
        </w:rPr>
        <w:t>ineq_p</w:t>
      </w:r>
      <w:proofErr w:type="spellEnd"/>
      <w:r>
        <w:rPr>
          <w:i/>
        </w:rPr>
        <w:t xml:space="preserve"> </w:t>
      </w:r>
      <w:r>
        <w:t xml:space="preserve">and </w:t>
      </w:r>
      <w:proofErr w:type="spellStart"/>
      <w:r>
        <w:rPr>
          <w:i/>
        </w:rPr>
        <w:t>relig</w:t>
      </w:r>
      <w:proofErr w:type="spellEnd"/>
      <w:r>
        <w:t xml:space="preserve"> are those with the highest centrality. In the case of </w:t>
      </w:r>
      <w:r>
        <w:rPr>
          <w:i/>
        </w:rPr>
        <w:t xml:space="preserve">race </w:t>
      </w:r>
      <w:r>
        <w:t xml:space="preserve">and </w:t>
      </w:r>
      <w:proofErr w:type="spellStart"/>
      <w:r>
        <w:rPr>
          <w:i/>
        </w:rPr>
        <w:t>relig</w:t>
      </w:r>
      <w:proofErr w:type="spellEnd"/>
      <w:r>
        <w:t xml:space="preserve">, this is explained by their triadic interaction with the node </w:t>
      </w:r>
      <w:r>
        <w:rPr>
          <w:i/>
        </w:rPr>
        <w:t>sex</w:t>
      </w:r>
      <w:r>
        <w:t xml:space="preserve">. The same occurs with </w:t>
      </w:r>
      <w:r>
        <w:rPr>
          <w:i/>
        </w:rPr>
        <w:t>merit</w:t>
      </w:r>
      <w:r>
        <w:t xml:space="preserve">, given the relevant links between </w:t>
      </w:r>
      <w:r>
        <w:rPr>
          <w:i/>
        </w:rPr>
        <w:t xml:space="preserve">merit, </w:t>
      </w:r>
      <w:proofErr w:type="spellStart"/>
      <w:r>
        <w:rPr>
          <w:i/>
        </w:rPr>
        <w:t>resp</w:t>
      </w:r>
      <w:proofErr w:type="spellEnd"/>
      <w:r>
        <w:rPr>
          <w:i/>
        </w:rPr>
        <w:t xml:space="preserve"> </w:t>
      </w:r>
      <w:r>
        <w:t xml:space="preserve">and </w:t>
      </w:r>
      <w:r>
        <w:rPr>
          <w:i/>
        </w:rPr>
        <w:t>train</w:t>
      </w:r>
      <w:r>
        <w:t xml:space="preserve">. In the case of </w:t>
      </w:r>
      <w:proofErr w:type="spellStart"/>
      <w:r>
        <w:rPr>
          <w:i/>
        </w:rPr>
        <w:t>ineq_p</w:t>
      </w:r>
      <w:proofErr w:type="spellEnd"/>
      <w:r>
        <w:t xml:space="preserve">, a different phenomenon </w:t>
      </w:r>
      <w:proofErr w:type="gramStart"/>
      <w:r>
        <w:t>occurs, since</w:t>
      </w:r>
      <w:proofErr w:type="gramEnd"/>
      <w:r>
        <w:t xml:space="preserve"> its centrality is due to the multiplicity of its associations: of high intensity with nodes of its own community and of medium entity with variables of other communities. On the contrary, </w:t>
      </w:r>
      <w:proofErr w:type="spellStart"/>
      <w:r>
        <w:rPr>
          <w:i/>
        </w:rPr>
        <w:t>reg_p</w:t>
      </w:r>
      <w:proofErr w:type="spellEnd"/>
      <w:r>
        <w:rPr>
          <w:i/>
        </w:rPr>
        <w:t xml:space="preserve">, need, </w:t>
      </w:r>
      <w:proofErr w:type="spellStart"/>
      <w:r>
        <w:rPr>
          <w:i/>
        </w:rPr>
        <w:t>ineq_j</w:t>
      </w:r>
      <w:proofErr w:type="spellEnd"/>
      <w:r>
        <w:rPr>
          <w:i/>
        </w:rPr>
        <w:t xml:space="preserve"> </w:t>
      </w:r>
      <w:r>
        <w:t xml:space="preserve">and </w:t>
      </w:r>
      <w:r>
        <w:rPr>
          <w:i/>
        </w:rPr>
        <w:t>people</w:t>
      </w:r>
      <w:r>
        <w:t xml:space="preserve"> are the nodes with the lowest centrality in the network. </w:t>
      </w:r>
    </w:p>
    <w:p w14:paraId="439BED6F" w14:textId="77777777" w:rsidR="0001350C" w:rsidRDefault="0001350C"/>
    <w:p w14:paraId="741B11B6" w14:textId="49489CC6" w:rsidR="00D24CF1" w:rsidRDefault="00000000">
      <w:pPr>
        <w:jc w:val="center"/>
      </w:pPr>
      <w:r w:rsidRPr="007B1472">
        <w:rPr>
          <w:b/>
          <w:highlight w:val="cyan"/>
          <w:rPrChange w:id="1524" w:author="Gonzalo Franetovic" w:date="2023-08-10T16:51:00Z">
            <w:rPr>
              <w:b/>
            </w:rPr>
          </w:rPrChange>
        </w:rPr>
        <w:lastRenderedPageBreak/>
        <w:t>Figure 2: Strength centrality of network nodes</w:t>
      </w:r>
    </w:p>
    <w:p w14:paraId="4D836DA0" w14:textId="29B10F44" w:rsidR="00D24CF1" w:rsidRDefault="00A52B96">
      <w:r>
        <w:rPr>
          <w:noProof/>
        </w:rPr>
        <w:drawing>
          <wp:inline distT="114300" distB="114300" distL="114300" distR="114300" wp14:anchorId="08A3729B" wp14:editId="679D1E5A">
            <wp:extent cx="5489575" cy="2999767"/>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2" name="image5.jpg"/>
                    <pic:cNvPicPr preferRelativeResize="0"/>
                  </pic:nvPicPr>
                  <pic:blipFill>
                    <a:blip r:embed="rId54" cstate="print">
                      <a:extLst>
                        <a:ext uri="{28A0092B-C50C-407E-A947-70E740481C1C}">
                          <a14:useLocalDpi xmlns:a14="http://schemas.microsoft.com/office/drawing/2010/main" val="0"/>
                        </a:ext>
                      </a:extLst>
                    </a:blip>
                    <a:stretch>
                      <a:fillRect/>
                    </a:stretch>
                  </pic:blipFill>
                  <pic:spPr>
                    <a:xfrm>
                      <a:off x="0" y="0"/>
                      <a:ext cx="5489575" cy="2999767"/>
                    </a:xfrm>
                    <a:prstGeom prst="rect">
                      <a:avLst/>
                    </a:prstGeom>
                    <a:ln/>
                  </pic:spPr>
                </pic:pic>
              </a:graphicData>
            </a:graphic>
          </wp:inline>
        </w:drawing>
      </w:r>
    </w:p>
    <w:p w14:paraId="46116C5D" w14:textId="77777777" w:rsidR="00D24CF1" w:rsidRDefault="00D24CF1"/>
    <w:p w14:paraId="25771270" w14:textId="77777777" w:rsidR="00D24CF1" w:rsidRDefault="00000000">
      <w:pPr>
        <w:pStyle w:val="Ttulo2"/>
      </w:pPr>
      <w:bookmarkStart w:id="1525" w:name="_xotikohz3kvp" w:colFirst="0" w:colLast="0"/>
      <w:bookmarkEnd w:id="1525"/>
      <w:r>
        <w:br w:type="page"/>
      </w:r>
    </w:p>
    <w:p w14:paraId="640B26AE" w14:textId="77777777" w:rsidR="00D24CF1" w:rsidRDefault="00000000">
      <w:pPr>
        <w:pStyle w:val="Ttulo2"/>
      </w:pPr>
      <w:bookmarkStart w:id="1526" w:name="_xfkvrc1cddgp" w:colFirst="0" w:colLast="0"/>
      <w:bookmarkEnd w:id="1526"/>
      <w:r>
        <w:lastRenderedPageBreak/>
        <w:t xml:space="preserve">4.2 Comparing attitude networks across socioeconomic </w:t>
      </w:r>
      <w:proofErr w:type="gramStart"/>
      <w:r>
        <w:t>variables</w:t>
      </w:r>
      <w:proofErr w:type="gramEnd"/>
      <w:r>
        <w:t xml:space="preserve"> </w:t>
      </w:r>
    </w:p>
    <w:p w14:paraId="1AD7D2CE" w14:textId="77777777" w:rsidR="00D24CF1" w:rsidRDefault="00000000">
      <w:pPr>
        <w:jc w:val="center"/>
      </w:pPr>
      <w:r>
        <w:rPr>
          <w:b/>
        </w:rPr>
        <w:t>Figure 3: Networks of attitudes towards inequality across socioeconomic variables</w:t>
      </w:r>
      <w:r>
        <w:rPr>
          <w:noProof/>
        </w:rPr>
        <w:drawing>
          <wp:inline distT="114300" distB="114300" distL="114300" distR="114300" wp14:anchorId="00399309" wp14:editId="3BCA6D3A">
            <wp:extent cx="5731200" cy="232410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5"/>
                    <a:srcRect l="221" r="221"/>
                    <a:stretch>
                      <a:fillRect/>
                    </a:stretch>
                  </pic:blipFill>
                  <pic:spPr>
                    <a:xfrm>
                      <a:off x="0" y="0"/>
                      <a:ext cx="5731200" cy="2324100"/>
                    </a:xfrm>
                    <a:prstGeom prst="rect">
                      <a:avLst/>
                    </a:prstGeom>
                    <a:ln/>
                  </pic:spPr>
                </pic:pic>
              </a:graphicData>
            </a:graphic>
          </wp:inline>
        </w:drawing>
      </w:r>
      <w:r>
        <w:rPr>
          <w:noProof/>
        </w:rPr>
        <w:drawing>
          <wp:inline distT="114300" distB="114300" distL="114300" distR="114300" wp14:anchorId="5FCD234F" wp14:editId="5BD082BC">
            <wp:extent cx="5731200" cy="22860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6"/>
                    <a:srcRect t="1717" b="1717"/>
                    <a:stretch>
                      <a:fillRect/>
                    </a:stretch>
                  </pic:blipFill>
                  <pic:spPr>
                    <a:xfrm>
                      <a:off x="0" y="0"/>
                      <a:ext cx="5731200" cy="2286000"/>
                    </a:xfrm>
                    <a:prstGeom prst="rect">
                      <a:avLst/>
                    </a:prstGeom>
                    <a:ln/>
                  </pic:spPr>
                </pic:pic>
              </a:graphicData>
            </a:graphic>
          </wp:inline>
        </w:drawing>
      </w:r>
    </w:p>
    <w:p w14:paraId="64BEEA65" w14:textId="5DEF4FC6" w:rsidR="00D24CF1" w:rsidRDefault="00000000">
      <w:pPr>
        <w:rPr>
          <w:sz w:val="16"/>
          <w:szCs w:val="16"/>
        </w:rPr>
      </w:pPr>
      <w:r>
        <w:rPr>
          <w:noProof/>
        </w:rPr>
        <w:drawing>
          <wp:inline distT="114300" distB="114300" distL="114300" distR="114300" wp14:anchorId="69345BDB" wp14:editId="148EDC53">
            <wp:extent cx="5731200" cy="2311400"/>
            <wp:effectExtent l="0" t="0" r="3175" b="0"/>
            <wp:docPr id="4" name="image2.jpg"/>
            <wp:cNvGraphicFramePr/>
            <a:graphic xmlns:a="http://schemas.openxmlformats.org/drawingml/2006/main">
              <a:graphicData uri="http://schemas.openxmlformats.org/drawingml/2006/picture">
                <pic:pic xmlns:pic="http://schemas.openxmlformats.org/drawingml/2006/picture">
                  <pic:nvPicPr>
                    <pic:cNvPr id="4" name="image2.jpg"/>
                    <pic:cNvPicPr preferRelativeResize="0"/>
                  </pic:nvPicPr>
                  <pic:blipFill>
                    <a:blip r:embed="rId57" cstate="print">
                      <a:extLst>
                        <a:ext uri="{28A0092B-C50C-407E-A947-70E740481C1C}">
                          <a14:useLocalDpi xmlns:a14="http://schemas.microsoft.com/office/drawing/2010/main" val="0"/>
                        </a:ext>
                      </a:extLst>
                    </a:blip>
                    <a:srcRect t="1604" b="1604"/>
                    <a:stretch>
                      <a:fillRect/>
                    </a:stretch>
                  </pic:blipFill>
                  <pic:spPr>
                    <a:xfrm>
                      <a:off x="0" y="0"/>
                      <a:ext cx="5731200" cy="2311400"/>
                    </a:xfrm>
                    <a:prstGeom prst="rect">
                      <a:avLst/>
                    </a:prstGeom>
                    <a:ln/>
                  </pic:spPr>
                </pic:pic>
              </a:graphicData>
            </a:graphic>
          </wp:inline>
        </w:drawing>
      </w:r>
      <w:del w:id="1527" w:author="Gonzalo Franetovic" w:date="2023-08-09T17:46:00Z">
        <w:r w:rsidDel="00F30BE8">
          <w:rPr>
            <w:sz w:val="16"/>
            <w:szCs w:val="16"/>
          </w:rPr>
          <w:delText xml:space="preserve">Notes: </w:delText>
        </w:r>
      </w:del>
      <w:r>
        <w:rPr>
          <w:sz w:val="16"/>
          <w:szCs w:val="16"/>
        </w:rPr>
        <w:t xml:space="preserve">Six networks of attitudes towards inequality estimated on six samples obtained splitting the original one by </w:t>
      </w:r>
      <w:del w:id="1528" w:author="Gonzalo Franetovic" w:date="2023-08-09T17:50:00Z">
        <w:r w:rsidDel="00EB45CD">
          <w:rPr>
            <w:sz w:val="16"/>
            <w:szCs w:val="16"/>
          </w:rPr>
          <w:delText>educational level</w:delText>
        </w:r>
      </w:del>
      <w:ins w:id="1529" w:author="Gonzalo Franetovic" w:date="2023-08-09T17:50:00Z">
        <w:r w:rsidR="00EB45CD">
          <w:rPr>
            <w:sz w:val="16"/>
            <w:szCs w:val="16"/>
          </w:rPr>
          <w:t>education</w:t>
        </w:r>
      </w:ins>
      <w:r>
        <w:rPr>
          <w:sz w:val="16"/>
          <w:szCs w:val="16"/>
        </w:rPr>
        <w:t xml:space="preserve">, household income, and social class. The layout of each pair of attitude networks is obtained by averaging those of low and </w:t>
      </w:r>
      <w:r w:rsidR="00A52B96">
        <w:rPr>
          <w:sz w:val="16"/>
          <w:szCs w:val="16"/>
        </w:rPr>
        <w:t>high-status</w:t>
      </w:r>
      <w:r>
        <w:rPr>
          <w:sz w:val="16"/>
          <w:szCs w:val="16"/>
        </w:rPr>
        <w:t xml:space="preserve"> samples. </w:t>
      </w:r>
    </w:p>
    <w:p w14:paraId="0B33226D" w14:textId="77777777" w:rsidR="00D24CF1" w:rsidRDefault="00D24CF1"/>
    <w:p w14:paraId="43BC5B22" w14:textId="62695B9F" w:rsidR="00D24CF1" w:rsidRDefault="00000000">
      <w:r>
        <w:lastRenderedPageBreak/>
        <w:t xml:space="preserve">This section presents results regarding differences between attitudes networks estimated on stratified samples. More specifically, we split the original data along three socioeconomic measures: </w:t>
      </w:r>
      <w:del w:id="1530" w:author="Gonzalo Franetovic" w:date="2023-08-09T17:50:00Z">
        <w:r w:rsidDel="00EB45CD">
          <w:delText>educational level</w:delText>
        </w:r>
      </w:del>
      <w:ins w:id="1531" w:author="Gonzalo Franetovic" w:date="2023-08-09T17:50:00Z">
        <w:r w:rsidR="00EB45CD">
          <w:t>education</w:t>
        </w:r>
      </w:ins>
      <w:r>
        <w:t>, household income and social class. As these variables can influence the levels of attitudes towards inequality, we expect to find structural network differences in terms of node centrality and connectivity</w:t>
      </w:r>
      <w:r w:rsidR="00EA0EA9">
        <w:t xml:space="preserve"> </w:t>
      </w:r>
      <w:r w:rsidR="00EA0EA9" w:rsidRPr="00EA0EA9">
        <w:rPr>
          <w:highlight w:val="yellow"/>
        </w:rPr>
        <w:t>(H2), as well as in the number of their communities (H3)</w:t>
      </w:r>
      <w:r>
        <w:t xml:space="preserve">. </w:t>
      </w:r>
    </w:p>
    <w:p w14:paraId="2C00EF49" w14:textId="21E18D0D" w:rsidR="00D24CF1" w:rsidRDefault="00000000">
      <w:r>
        <w:t>Figure 3 plots the result of six network estimations. All networks are fully connected</w:t>
      </w:r>
      <w:r w:rsidR="00EA0EA9">
        <w:t xml:space="preserve">. </w:t>
      </w:r>
      <w:r w:rsidR="00EA0EA9" w:rsidRPr="00EA0EA9">
        <w:rPr>
          <w:highlight w:val="yellow"/>
        </w:rPr>
        <w:t xml:space="preserve">This further </w:t>
      </w:r>
      <w:r w:rsidR="00EA0EA9">
        <w:rPr>
          <w:highlight w:val="yellow"/>
        </w:rPr>
        <w:t>supports</w:t>
      </w:r>
      <w:r w:rsidR="00EA0EA9" w:rsidRPr="00EA0EA9">
        <w:rPr>
          <w:highlight w:val="yellow"/>
        </w:rPr>
        <w:t xml:space="preserve"> H1, since</w:t>
      </w:r>
      <w:r w:rsidRPr="00EA0EA9">
        <w:rPr>
          <w:highlight w:val="yellow"/>
        </w:rPr>
        <w:t xml:space="preserve"> </w:t>
      </w:r>
      <w:r w:rsidRPr="00EA0EA9">
        <w:t xml:space="preserve">regardless of their socioeconomic conditions, Chileans </w:t>
      </w:r>
      <w:r w:rsidR="00EA0EA9" w:rsidRPr="00EA0EA9">
        <w:t>organize</w:t>
      </w:r>
      <w:r w:rsidRPr="00EA0EA9">
        <w:t xml:space="preserve"> their attitudes towards inequality in a single belief system</w:t>
      </w:r>
      <w:r>
        <w:t xml:space="preserve">. The figure highlights an important pattern regarding the dimensionality of the attitudes in question. Indeed, EGA indicates that the attitude networks of people with lower social status are systematically characterised by a greater number of network communities, thus, a more multidimensional comprehension of inequality. </w:t>
      </w:r>
      <w:r w:rsidR="00EA0EA9" w:rsidRPr="00EA0EA9">
        <w:rPr>
          <w:highlight w:val="yellow"/>
        </w:rPr>
        <w:t>This confirms H3</w:t>
      </w:r>
      <w:r w:rsidRPr="00EA0EA9">
        <w:rPr>
          <w:highlight w:val="yellow"/>
        </w:rPr>
        <w:t xml:space="preserve">, </w:t>
      </w:r>
      <w:r w:rsidR="00EA0EA9" w:rsidRPr="00EA0EA9">
        <w:rPr>
          <w:highlight w:val="yellow"/>
        </w:rPr>
        <w:t>as</w:t>
      </w:r>
      <w:r w:rsidR="00EA0EA9">
        <w:t xml:space="preserve"> </w:t>
      </w:r>
      <w:r>
        <w:t xml:space="preserve">the attitude networks of people with low and high </w:t>
      </w:r>
      <w:del w:id="1532" w:author="Gonzalo Franetovic" w:date="2023-08-09T17:44:00Z">
        <w:r w:rsidDel="00203F9F">
          <w:delText>educational levels</w:delText>
        </w:r>
      </w:del>
      <w:ins w:id="1533" w:author="Gonzalo Franetovic" w:date="2023-08-09T17:44:00Z">
        <w:r w:rsidR="00203F9F">
          <w:t>education</w:t>
        </w:r>
      </w:ins>
      <w:r>
        <w:t xml:space="preserve"> show five and four clusters respectively (top panel of Figure 3). </w:t>
      </w:r>
      <w:r w:rsidRPr="006353E1">
        <w:rPr>
          <w:highlight w:val="lightGray"/>
          <w:rPrChange w:id="1534" w:author="Gonzalo Franetovic" w:date="2023-08-09T20:00:00Z">
            <w:rPr/>
          </w:rPrChange>
        </w:rPr>
        <w:t xml:space="preserve">In the attitude network of the </w:t>
      </w:r>
      <w:r w:rsidR="00A52B96" w:rsidRPr="006353E1">
        <w:rPr>
          <w:highlight w:val="lightGray"/>
          <w:rPrChange w:id="1535" w:author="Gonzalo Franetovic" w:date="2023-08-09T20:00:00Z">
            <w:rPr/>
          </w:rPrChange>
        </w:rPr>
        <w:t>low</w:t>
      </w:r>
      <w:ins w:id="1536" w:author="Gonzalo Franetovic" w:date="2023-08-09T18:09:00Z">
        <w:r w:rsidR="00562C30" w:rsidRPr="006353E1">
          <w:rPr>
            <w:highlight w:val="lightGray"/>
            <w:rPrChange w:id="1537" w:author="Gonzalo Franetovic" w:date="2023-08-09T20:00:00Z">
              <w:rPr/>
            </w:rPrChange>
          </w:rPr>
          <w:t xml:space="preserve"> education </w:t>
        </w:r>
      </w:ins>
      <w:del w:id="1538" w:author="Gonzalo Franetovic" w:date="2023-08-09T18:09:00Z">
        <w:r w:rsidR="00A52B96" w:rsidRPr="006353E1" w:rsidDel="00562C30">
          <w:rPr>
            <w:highlight w:val="lightGray"/>
            <w:rPrChange w:id="1539" w:author="Gonzalo Franetovic" w:date="2023-08-09T20:00:00Z">
              <w:rPr/>
            </w:rPrChange>
          </w:rPr>
          <w:delText>-income</w:delText>
        </w:r>
        <w:r w:rsidRPr="006353E1" w:rsidDel="00562C30">
          <w:rPr>
            <w:highlight w:val="lightGray"/>
            <w:rPrChange w:id="1540" w:author="Gonzalo Franetovic" w:date="2023-08-09T20:00:00Z">
              <w:rPr/>
            </w:rPrChange>
          </w:rPr>
          <w:delText xml:space="preserve"> </w:delText>
        </w:r>
      </w:del>
      <w:r w:rsidRPr="006353E1">
        <w:rPr>
          <w:highlight w:val="lightGray"/>
          <w:rPrChange w:id="1541" w:author="Gonzalo Franetovic" w:date="2023-08-09T20:00:00Z">
            <w:rPr/>
          </w:rPrChange>
        </w:rPr>
        <w:t>sample, the perception of tax regressivity (</w:t>
      </w:r>
      <w:proofErr w:type="spellStart"/>
      <w:r w:rsidRPr="006353E1">
        <w:rPr>
          <w:i/>
          <w:highlight w:val="lightGray"/>
          <w:rPrChange w:id="1542" w:author="Gonzalo Franetovic" w:date="2023-08-09T20:00:00Z">
            <w:rPr>
              <w:i/>
            </w:rPr>
          </w:rPrChange>
        </w:rPr>
        <w:t>reg_p</w:t>
      </w:r>
      <w:proofErr w:type="spellEnd"/>
      <w:r w:rsidRPr="006353E1">
        <w:rPr>
          <w:highlight w:val="lightGray"/>
          <w:rPrChange w:id="1543" w:author="Gonzalo Franetovic" w:date="2023-08-09T20:00:00Z">
            <w:rPr/>
          </w:rPrChange>
        </w:rPr>
        <w:t>) with the judgments of unfair distribution (</w:t>
      </w:r>
      <w:proofErr w:type="spellStart"/>
      <w:r w:rsidRPr="006353E1">
        <w:rPr>
          <w:i/>
          <w:highlight w:val="lightGray"/>
          <w:rPrChange w:id="1544" w:author="Gonzalo Franetovic" w:date="2023-08-09T20:00:00Z">
            <w:rPr>
              <w:i/>
            </w:rPr>
          </w:rPrChange>
        </w:rPr>
        <w:t>ineq_j</w:t>
      </w:r>
      <w:proofErr w:type="spellEnd"/>
      <w:r w:rsidRPr="006353E1">
        <w:rPr>
          <w:highlight w:val="lightGray"/>
          <w:rPrChange w:id="1545" w:author="Gonzalo Franetovic" w:date="2023-08-09T20:00:00Z">
            <w:rPr/>
          </w:rPrChange>
        </w:rPr>
        <w:t>) and failure of public redistribution (</w:t>
      </w:r>
      <w:proofErr w:type="spellStart"/>
      <w:r w:rsidRPr="006353E1">
        <w:rPr>
          <w:i/>
          <w:highlight w:val="lightGray"/>
          <w:rPrChange w:id="1546" w:author="Gonzalo Franetovic" w:date="2023-08-09T20:00:00Z">
            <w:rPr>
              <w:i/>
            </w:rPr>
          </w:rPrChange>
        </w:rPr>
        <w:t>redis_f</w:t>
      </w:r>
      <w:proofErr w:type="spellEnd"/>
      <w:r w:rsidRPr="006353E1">
        <w:rPr>
          <w:highlight w:val="lightGray"/>
          <w:rPrChange w:id="1547" w:author="Gonzalo Franetovic" w:date="2023-08-09T20:00:00Z">
            <w:rPr/>
          </w:rPrChange>
        </w:rPr>
        <w:t>) form a new violet cluster,</w:t>
      </w:r>
      <w:r>
        <w:t xml:space="preserve"> gathering critical evaluations of the magnitude of Chilean inequalities. In the highly educated sample, these variables are instead part of the blue cluster. This is due to a combination of two factors. First, the partial correlations between these three items are stronger in the lower education sample. Second, in the attitude network of the most educated, these three nodes vigorously interact with the blue cluster, whereas in those of the less educated nodes of these communities weakly interact. </w:t>
      </w:r>
    </w:p>
    <w:p w14:paraId="3AE88562" w14:textId="4CFE997D" w:rsidR="00D24CF1" w:rsidRDefault="00000000">
      <w:r>
        <w:t xml:space="preserve">The pattern repeats for the income samples, where we find two attitude networks with five and four clusters. </w:t>
      </w:r>
      <w:r w:rsidRPr="006353E1">
        <w:rPr>
          <w:highlight w:val="lightGray"/>
          <w:rPrChange w:id="1548" w:author="Gonzalo Franetovic" w:date="2023-08-09T20:01:00Z">
            <w:rPr/>
          </w:rPrChange>
        </w:rPr>
        <w:t xml:space="preserve">Here the main difference </w:t>
      </w:r>
      <w:ins w:id="1549" w:author="Gonzalo Franetovic" w:date="2023-08-09T18:17:00Z">
        <w:r w:rsidR="007A493A" w:rsidRPr="006353E1">
          <w:rPr>
            <w:highlight w:val="lightGray"/>
            <w:rPrChange w:id="1550" w:author="Gonzalo Franetovic" w:date="2023-08-09T20:01:00Z">
              <w:rPr/>
            </w:rPrChange>
          </w:rPr>
          <w:t xml:space="preserve">also </w:t>
        </w:r>
      </w:ins>
      <w:r w:rsidRPr="006353E1">
        <w:rPr>
          <w:highlight w:val="lightGray"/>
          <w:rPrChange w:id="1551" w:author="Gonzalo Franetovic" w:date="2023-08-09T20:01:00Z">
            <w:rPr/>
          </w:rPrChange>
        </w:rPr>
        <w:t xml:space="preserve">lies in the membership of the nodes </w:t>
      </w:r>
      <w:proofErr w:type="spellStart"/>
      <w:r w:rsidRPr="006353E1">
        <w:rPr>
          <w:i/>
          <w:highlight w:val="lightGray"/>
          <w:rPrChange w:id="1552" w:author="Gonzalo Franetovic" w:date="2023-08-09T20:01:00Z">
            <w:rPr>
              <w:i/>
            </w:rPr>
          </w:rPrChange>
        </w:rPr>
        <w:t>ineq_j</w:t>
      </w:r>
      <w:proofErr w:type="spellEnd"/>
      <w:r w:rsidRPr="006353E1">
        <w:rPr>
          <w:highlight w:val="lightGray"/>
          <w:rPrChange w:id="1553" w:author="Gonzalo Franetovic" w:date="2023-08-09T20:01:00Z">
            <w:rPr/>
          </w:rPrChange>
        </w:rPr>
        <w:t xml:space="preserve">, </w:t>
      </w:r>
      <w:proofErr w:type="spellStart"/>
      <w:r w:rsidRPr="006353E1">
        <w:rPr>
          <w:i/>
          <w:highlight w:val="lightGray"/>
          <w:rPrChange w:id="1554" w:author="Gonzalo Franetovic" w:date="2023-08-09T20:01:00Z">
            <w:rPr>
              <w:i/>
            </w:rPr>
          </w:rPrChange>
        </w:rPr>
        <w:t>redis_f</w:t>
      </w:r>
      <w:proofErr w:type="spellEnd"/>
      <w:r w:rsidRPr="006353E1">
        <w:rPr>
          <w:highlight w:val="lightGray"/>
          <w:rPrChange w:id="1555" w:author="Gonzalo Franetovic" w:date="2023-08-09T20:01:00Z">
            <w:rPr/>
          </w:rPrChange>
        </w:rPr>
        <w:t xml:space="preserve">, and </w:t>
      </w:r>
      <w:proofErr w:type="spellStart"/>
      <w:r w:rsidRPr="006353E1">
        <w:rPr>
          <w:i/>
          <w:highlight w:val="lightGray"/>
          <w:rPrChange w:id="1556" w:author="Gonzalo Franetovic" w:date="2023-08-09T20:01:00Z">
            <w:rPr>
              <w:i/>
            </w:rPr>
          </w:rPrChange>
        </w:rPr>
        <w:t>reg_p</w:t>
      </w:r>
      <w:proofErr w:type="spellEnd"/>
      <w:r w:rsidRPr="006353E1">
        <w:rPr>
          <w:highlight w:val="lightGray"/>
          <w:rPrChange w:id="1557" w:author="Gonzalo Franetovic" w:date="2023-08-09T20:01:00Z">
            <w:rPr/>
          </w:rPrChange>
        </w:rPr>
        <w:t>. In the sample with low household income, these variables are more strongly correlated.</w:t>
      </w:r>
      <w:r>
        <w:t xml:space="preserve"> Moreover, their judgment</w:t>
      </w:r>
      <w:del w:id="1558" w:author="Gonzalo Franetovic" w:date="2023-08-09T18:18:00Z">
        <w:r w:rsidDel="007A493A">
          <w:delText>s</w:delText>
        </w:r>
      </w:del>
      <w:r>
        <w:t xml:space="preserve"> about the failure of public redistribution, and their perception</w:t>
      </w:r>
      <w:del w:id="1559" w:author="Gonzalo Franetovic" w:date="2023-08-09T18:18:00Z">
        <w:r w:rsidDel="007A493A">
          <w:delText>s</w:delText>
        </w:r>
      </w:del>
      <w:r>
        <w:t xml:space="preserve"> about tax regressivity are almost uncorrelated with the other variables in the network. Indeed, the node </w:t>
      </w:r>
      <w:proofErr w:type="spellStart"/>
      <w:r>
        <w:rPr>
          <w:i/>
        </w:rPr>
        <w:t>ineq_j</w:t>
      </w:r>
      <w:proofErr w:type="spellEnd"/>
      <w:r>
        <w:rPr>
          <w:i/>
        </w:rPr>
        <w:t xml:space="preserve"> </w:t>
      </w:r>
      <w:r>
        <w:t xml:space="preserve">bridges between the violet cluster and the rest of the network. More precisely, </w:t>
      </w:r>
      <w:ins w:id="1560" w:author="Gonzalo Franetovic" w:date="2023-08-09T18:19:00Z">
        <w:r w:rsidR="007A493A">
          <w:t xml:space="preserve">the </w:t>
        </w:r>
      </w:ins>
      <w:r>
        <w:t>judgment</w:t>
      </w:r>
      <w:del w:id="1561" w:author="Gonzalo Franetovic" w:date="2023-08-09T18:19:00Z">
        <w:r w:rsidDel="007A493A">
          <w:delText>s</w:delText>
        </w:r>
      </w:del>
      <w:r>
        <w:t xml:space="preserve"> of unfair distribution (</w:t>
      </w:r>
      <w:proofErr w:type="spellStart"/>
      <w:r>
        <w:rPr>
          <w:i/>
        </w:rPr>
        <w:t>ineq_j</w:t>
      </w:r>
      <w:proofErr w:type="spellEnd"/>
      <w:r>
        <w:t xml:space="preserve">) </w:t>
      </w:r>
      <w:del w:id="1562" w:author="Gonzalo Franetovic" w:date="2023-08-09T18:19:00Z">
        <w:r w:rsidDel="007A493A">
          <w:delText xml:space="preserve">are </w:delText>
        </w:r>
      </w:del>
      <w:ins w:id="1563" w:author="Gonzalo Franetovic" w:date="2023-08-09T18:19:00Z">
        <w:r w:rsidR="007A493A">
          <w:t xml:space="preserve">is </w:t>
        </w:r>
      </w:ins>
      <w:r>
        <w:t xml:space="preserve">positively correlated with </w:t>
      </w:r>
      <w:del w:id="1564" w:author="Gonzalo Franetovic" w:date="2023-08-09T18:19:00Z">
        <w:r w:rsidDel="007A493A">
          <w:delText xml:space="preserve">stronger </w:delText>
        </w:r>
      </w:del>
      <w:ins w:id="1565" w:author="Gonzalo Franetovic" w:date="2023-08-09T18:19:00Z">
        <w:r w:rsidR="007A493A">
          <w:t xml:space="preserve">the </w:t>
        </w:r>
      </w:ins>
      <w:r>
        <w:t>belief in public redistribution (</w:t>
      </w:r>
      <w:proofErr w:type="spellStart"/>
      <w:r>
        <w:rPr>
          <w:i/>
        </w:rPr>
        <w:t>redis_p</w:t>
      </w:r>
      <w:proofErr w:type="spellEnd"/>
      <w:r>
        <w:t>)</w:t>
      </w:r>
      <w:r>
        <w:rPr>
          <w:color w:val="323B4A"/>
          <w:sz w:val="16"/>
          <w:szCs w:val="16"/>
        </w:rPr>
        <w:t xml:space="preserve"> </w:t>
      </w:r>
      <w:r>
        <w:t xml:space="preserve">in the </w:t>
      </w:r>
      <w:r w:rsidR="00A52B96">
        <w:t>low-income</w:t>
      </w:r>
      <w:r>
        <w:t xml:space="preserve"> sample. The structure of the attitude network of the </w:t>
      </w:r>
      <w:r w:rsidR="00A52B96">
        <w:t>high-income</w:t>
      </w:r>
      <w:r>
        <w:t xml:space="preserve"> sample differs in that these three items are only loosely correlated, and in that the judgment about the failure of public redistribution (</w:t>
      </w:r>
      <w:proofErr w:type="spellStart"/>
      <w:r>
        <w:rPr>
          <w:i/>
        </w:rPr>
        <w:t>redis_f</w:t>
      </w:r>
      <w:proofErr w:type="spellEnd"/>
      <w:r>
        <w:rPr>
          <w:i/>
        </w:rPr>
        <w:t>)</w:t>
      </w:r>
      <w:r>
        <w:t xml:space="preserve"> is positively correlated with the perception of large income inequality (</w:t>
      </w:r>
      <w:proofErr w:type="spellStart"/>
      <w:r>
        <w:rPr>
          <w:i/>
        </w:rPr>
        <w:t>ineq_p</w:t>
      </w:r>
      <w:proofErr w:type="spellEnd"/>
      <w:r>
        <w:t xml:space="preserve">). </w:t>
      </w:r>
    </w:p>
    <w:p w14:paraId="0551CD7B" w14:textId="613BE93F" w:rsidR="00D24CF1" w:rsidRDefault="00000000">
      <w:r>
        <w:t>Finally, the attitude network of manual workers displays five clusters, whereas that of the non-manual sample shows four communities. These are the networks differing the most in their community structure, as the composition of each cluster is different</w:t>
      </w:r>
      <w:r w:rsidRPr="006353E1">
        <w:rPr>
          <w:highlight w:val="lightGray"/>
          <w:rPrChange w:id="1566" w:author="Gonzalo Franetovic" w:date="2023-08-09T20:01:00Z">
            <w:rPr/>
          </w:rPrChange>
        </w:rPr>
        <w:t xml:space="preserve">. In the </w:t>
      </w:r>
      <w:r w:rsidR="00A52B96" w:rsidRPr="006353E1">
        <w:rPr>
          <w:highlight w:val="lightGray"/>
          <w:rPrChange w:id="1567" w:author="Gonzalo Franetovic" w:date="2023-08-09T20:01:00Z">
            <w:rPr/>
          </w:rPrChange>
        </w:rPr>
        <w:t>lower-class</w:t>
      </w:r>
      <w:r w:rsidRPr="006353E1">
        <w:rPr>
          <w:highlight w:val="lightGray"/>
          <w:rPrChange w:id="1568" w:author="Gonzalo Franetovic" w:date="2023-08-09T20:01:00Z">
            <w:rPr/>
          </w:rPrChange>
        </w:rPr>
        <w:t xml:space="preserve"> sample, the blue cluster features five variables, since judgment of unfair distribution (</w:t>
      </w:r>
      <w:proofErr w:type="spellStart"/>
      <w:r w:rsidRPr="006353E1">
        <w:rPr>
          <w:i/>
          <w:highlight w:val="lightGray"/>
          <w:rPrChange w:id="1569" w:author="Gonzalo Franetovic" w:date="2023-08-09T20:01:00Z">
            <w:rPr>
              <w:i/>
            </w:rPr>
          </w:rPrChange>
        </w:rPr>
        <w:t>ineq_j</w:t>
      </w:r>
      <w:proofErr w:type="spellEnd"/>
      <w:r w:rsidRPr="006353E1">
        <w:rPr>
          <w:highlight w:val="lightGray"/>
          <w:rPrChange w:id="1570" w:author="Gonzalo Franetovic" w:date="2023-08-09T20:01:00Z">
            <w:rPr/>
          </w:rPrChange>
        </w:rPr>
        <w:t>), those about the failure of public redistribution (</w:t>
      </w:r>
      <w:proofErr w:type="spellStart"/>
      <w:r w:rsidRPr="006353E1">
        <w:rPr>
          <w:i/>
          <w:highlight w:val="lightGray"/>
          <w:rPrChange w:id="1571" w:author="Gonzalo Franetovic" w:date="2023-08-09T20:01:00Z">
            <w:rPr>
              <w:i/>
            </w:rPr>
          </w:rPrChange>
        </w:rPr>
        <w:t>redis_f</w:t>
      </w:r>
      <w:proofErr w:type="spellEnd"/>
      <w:r w:rsidRPr="006353E1">
        <w:rPr>
          <w:highlight w:val="lightGray"/>
          <w:rPrChange w:id="1572" w:author="Gonzalo Franetovic" w:date="2023-08-09T20:01:00Z">
            <w:rPr/>
          </w:rPrChange>
        </w:rPr>
        <w:t>), and the perception of tax regressivity (</w:t>
      </w:r>
      <w:proofErr w:type="spellStart"/>
      <w:r w:rsidRPr="006353E1">
        <w:rPr>
          <w:i/>
          <w:highlight w:val="lightGray"/>
          <w:rPrChange w:id="1573" w:author="Gonzalo Franetovic" w:date="2023-08-09T20:01:00Z">
            <w:rPr>
              <w:i/>
            </w:rPr>
          </w:rPrChange>
        </w:rPr>
        <w:t>reg_p</w:t>
      </w:r>
      <w:proofErr w:type="spellEnd"/>
      <w:r w:rsidRPr="006353E1">
        <w:rPr>
          <w:highlight w:val="lightGray"/>
          <w:rPrChange w:id="1574" w:author="Gonzalo Franetovic" w:date="2023-08-09T20:01:00Z">
            <w:rPr/>
          </w:rPrChange>
        </w:rPr>
        <w:t>) form a separate cluster, the violet one.</w:t>
      </w:r>
      <w:r>
        <w:t xml:space="preserve"> This mirrors the community structure of the attitude networks estimated on the low and high education samples. Indeed, among the people with lower class, these variables strongly interact, whereas in the other sample their relationships are looser, and their connections with the other nodes became stronger. Another difference is the community memberships of the nodes </w:t>
      </w:r>
      <w:proofErr w:type="spellStart"/>
      <w:r>
        <w:rPr>
          <w:i/>
        </w:rPr>
        <w:t>edu</w:t>
      </w:r>
      <w:proofErr w:type="spellEnd"/>
      <w:r>
        <w:rPr>
          <w:i/>
        </w:rPr>
        <w:t xml:space="preserve"> </w:t>
      </w:r>
      <w:r>
        <w:t xml:space="preserve">and </w:t>
      </w:r>
      <w:r>
        <w:rPr>
          <w:i/>
        </w:rPr>
        <w:t>work</w:t>
      </w:r>
      <w:r>
        <w:t xml:space="preserve">. In the high class sample these </w:t>
      </w:r>
      <w:del w:id="1575" w:author="Gonzalo Franetovic" w:date="2023-08-09T18:22:00Z">
        <w:r w:rsidDel="007A493A">
          <w:delText>perceptions of principles shaping inequality</w:delText>
        </w:r>
      </w:del>
      <w:ins w:id="1576" w:author="Gonzalo Franetovic" w:date="2023-08-09T18:22:00Z">
        <w:r w:rsidR="007A493A">
          <w:t>nodes</w:t>
        </w:r>
      </w:ins>
      <w:r>
        <w:t xml:space="preserve"> are completely detached from the other explanations of inequality, belonging to the green cluster. Conversely, these variables are linked to the other inequality beliefs in the </w:t>
      </w:r>
      <w:r w:rsidR="00A52B96">
        <w:t>lower-class</w:t>
      </w:r>
      <w:r>
        <w:t xml:space="preserve"> sample. Finally, the pink cluster is smaller in the </w:t>
      </w:r>
      <w:r w:rsidR="00A52B96">
        <w:t>higher-class</w:t>
      </w:r>
      <w:r>
        <w:t xml:space="preserve"> sample, as the nodes </w:t>
      </w:r>
      <w:r>
        <w:rPr>
          <w:i/>
        </w:rPr>
        <w:t xml:space="preserve">bribes </w:t>
      </w:r>
      <w:r>
        <w:t xml:space="preserve">and </w:t>
      </w:r>
      <w:proofErr w:type="spellStart"/>
      <w:r>
        <w:rPr>
          <w:i/>
        </w:rPr>
        <w:lastRenderedPageBreak/>
        <w:t>connec</w:t>
      </w:r>
      <w:proofErr w:type="spellEnd"/>
      <w:r>
        <w:rPr>
          <w:i/>
        </w:rPr>
        <w:t xml:space="preserve"> </w:t>
      </w:r>
      <w:r>
        <w:t xml:space="preserve">gravitate with the yellow one. This reveals that low class individuals perceive a greater number of structural factors governing inequalities. </w:t>
      </w:r>
    </w:p>
    <w:p w14:paraId="2E44A919" w14:textId="77777777" w:rsidR="00D24CF1" w:rsidRDefault="00000000">
      <w:pPr>
        <w:jc w:val="center"/>
      </w:pPr>
      <w:r w:rsidRPr="007B1472">
        <w:rPr>
          <w:b/>
          <w:highlight w:val="cyan"/>
          <w:rPrChange w:id="1577" w:author="Gonzalo Franetovic" w:date="2023-08-10T16:51:00Z">
            <w:rPr>
              <w:b/>
            </w:rPr>
          </w:rPrChange>
        </w:rPr>
        <w:t xml:space="preserve">Figure 4: </w:t>
      </w:r>
      <w:commentRangeStart w:id="1578"/>
      <w:r w:rsidRPr="007B1472">
        <w:rPr>
          <w:b/>
          <w:highlight w:val="cyan"/>
          <w:rPrChange w:id="1579" w:author="Gonzalo Franetovic" w:date="2023-08-10T16:51:00Z">
            <w:rPr>
              <w:b/>
            </w:rPr>
          </w:rPrChange>
        </w:rPr>
        <w:t xml:space="preserve">Differences </w:t>
      </w:r>
      <w:commentRangeEnd w:id="1578"/>
      <w:r w:rsidR="00EB45CD" w:rsidRPr="007B1472">
        <w:rPr>
          <w:rStyle w:val="Refdecomentario"/>
          <w:highlight w:val="cyan"/>
          <w:rPrChange w:id="1580" w:author="Gonzalo Franetovic" w:date="2023-08-10T16:51:00Z">
            <w:rPr>
              <w:rStyle w:val="Refdecomentario"/>
            </w:rPr>
          </w:rPrChange>
        </w:rPr>
        <w:commentReference w:id="1578"/>
      </w:r>
      <w:r w:rsidRPr="007B1472">
        <w:rPr>
          <w:b/>
          <w:highlight w:val="cyan"/>
          <w:rPrChange w:id="1581" w:author="Gonzalo Franetovic" w:date="2023-08-10T16:51:00Z">
            <w:rPr>
              <w:b/>
            </w:rPr>
          </w:rPrChange>
        </w:rPr>
        <w:t>in nodes’ Strength centrality</w:t>
      </w:r>
    </w:p>
    <w:p w14:paraId="1B17ED84" w14:textId="77777777" w:rsidR="00D24CF1" w:rsidRDefault="00000000">
      <w:r>
        <w:rPr>
          <w:noProof/>
        </w:rPr>
        <w:drawing>
          <wp:inline distT="114300" distB="114300" distL="114300" distR="114300" wp14:anchorId="6E16CAE6" wp14:editId="6F92C627">
            <wp:extent cx="5731200" cy="3441700"/>
            <wp:effectExtent l="0" t="0" r="3175" b="6350"/>
            <wp:docPr id="6" name="image6.jpg"/>
            <wp:cNvGraphicFramePr/>
            <a:graphic xmlns:a="http://schemas.openxmlformats.org/drawingml/2006/main">
              <a:graphicData uri="http://schemas.openxmlformats.org/drawingml/2006/picture">
                <pic:pic xmlns:pic="http://schemas.openxmlformats.org/drawingml/2006/picture">
                  <pic:nvPicPr>
                    <pic:cNvPr id="6" name="image6.jpg"/>
                    <pic:cNvPicPr preferRelativeResize="0"/>
                  </pic:nvPicPr>
                  <pic:blipFill>
                    <a:blip r:embed="rId58" cstate="print">
                      <a:extLst>
                        <a:ext uri="{28A0092B-C50C-407E-A947-70E740481C1C}">
                          <a14:useLocalDpi xmlns:a14="http://schemas.microsoft.com/office/drawing/2010/main" val="0"/>
                        </a:ext>
                      </a:extLst>
                    </a:blip>
                    <a:srcRect l="68" r="68"/>
                    <a:stretch>
                      <a:fillRect/>
                    </a:stretch>
                  </pic:blipFill>
                  <pic:spPr>
                    <a:xfrm>
                      <a:off x="0" y="0"/>
                      <a:ext cx="5731200" cy="3441700"/>
                    </a:xfrm>
                    <a:prstGeom prst="rect">
                      <a:avLst/>
                    </a:prstGeom>
                    <a:ln/>
                  </pic:spPr>
                </pic:pic>
              </a:graphicData>
            </a:graphic>
          </wp:inline>
        </w:drawing>
      </w:r>
    </w:p>
    <w:p w14:paraId="7FFF94BA" w14:textId="5CD65497" w:rsidR="00D24CF1" w:rsidRDefault="00000000">
      <w:r>
        <w:t xml:space="preserve">Another aspect in which the six attitude networks can structurally differ is node centrality. Therefore, we investigate the importance of each network node by comparing its values of Strength centrality scored in the network estimated on low and high-status samples. </w:t>
      </w:r>
      <w:r w:rsidRPr="00452379">
        <w:rPr>
          <w:highlight w:val="cyan"/>
          <w:rPrChange w:id="1582" w:author="Gonzalo Franetovic" w:date="2023-08-10T17:37:00Z">
            <w:rPr/>
          </w:rPrChange>
        </w:rPr>
        <w:t>Figure 4 plots differences in the values of Strength centrality</w:t>
      </w:r>
      <w:ins w:id="1583" w:author="Gonzalo Franetovic" w:date="2023-08-10T17:32:00Z">
        <w:r w:rsidR="009A1B06" w:rsidRPr="00452379">
          <w:rPr>
            <w:highlight w:val="cyan"/>
            <w:rPrChange w:id="1584" w:author="Gonzalo Franetovic" w:date="2023-08-10T17:37:00Z">
              <w:rPr/>
            </w:rPrChange>
          </w:rPr>
          <w:t xml:space="preserve"> in z-</w:t>
        </w:r>
      </w:ins>
      <w:ins w:id="1585" w:author="Gonzalo Franetovic" w:date="2023-08-10T17:33:00Z">
        <w:r w:rsidR="009A1B06" w:rsidRPr="00452379">
          <w:rPr>
            <w:highlight w:val="cyan"/>
            <w:rPrChange w:id="1586" w:author="Gonzalo Franetovic" w:date="2023-08-10T17:37:00Z">
              <w:rPr/>
            </w:rPrChange>
          </w:rPr>
          <w:t xml:space="preserve">scores to </w:t>
        </w:r>
        <w:r w:rsidR="009A1B06" w:rsidRPr="00452379">
          <w:rPr>
            <w:highlight w:val="cyan"/>
            <w:rPrChange w:id="1587" w:author="Gonzalo Franetovic" w:date="2023-08-10T17:37:00Z">
              <w:rPr/>
            </w:rPrChange>
          </w:rPr>
          <w:t>enhance comparability between different networks</w:t>
        </w:r>
      </w:ins>
      <w:r w:rsidRPr="00452379">
        <w:rPr>
          <w:highlight w:val="cyan"/>
          <w:rPrChange w:id="1588" w:author="Gonzalo Franetovic" w:date="2023-08-10T17:37:00Z">
            <w:rPr/>
          </w:rPrChange>
        </w:rPr>
        <w:t>.</w:t>
      </w:r>
      <w:r>
        <w:t xml:space="preserve"> The Network Comparison Test detects statistically significant differences by income and social class. Strength scores are higher in the low income and low social class samples. Indeed, the nodes </w:t>
      </w:r>
      <w:proofErr w:type="spellStart"/>
      <w:r>
        <w:rPr>
          <w:i/>
        </w:rPr>
        <w:t>redis_m</w:t>
      </w:r>
      <w:proofErr w:type="spellEnd"/>
      <w:r>
        <w:t xml:space="preserve">, </w:t>
      </w:r>
      <w:r>
        <w:rPr>
          <w:i/>
        </w:rPr>
        <w:t>sex</w:t>
      </w:r>
      <w:r>
        <w:t xml:space="preserve">, and </w:t>
      </w:r>
      <w:r>
        <w:rPr>
          <w:i/>
        </w:rPr>
        <w:t xml:space="preserve">work </w:t>
      </w:r>
      <w:r>
        <w:t xml:space="preserve">have higher values of centrality within the attitude network of the poorer, and the nodes </w:t>
      </w:r>
      <w:proofErr w:type="spellStart"/>
      <w:r>
        <w:rPr>
          <w:i/>
        </w:rPr>
        <w:t>edu</w:t>
      </w:r>
      <w:proofErr w:type="spellEnd"/>
      <w:r>
        <w:rPr>
          <w:i/>
        </w:rPr>
        <w:t xml:space="preserve"> </w:t>
      </w:r>
      <w:r>
        <w:t xml:space="preserve">and </w:t>
      </w:r>
      <w:r>
        <w:rPr>
          <w:i/>
        </w:rPr>
        <w:t xml:space="preserve">work </w:t>
      </w:r>
      <w:r>
        <w:t xml:space="preserve">are more central in the attitude network of manual workers. </w:t>
      </w:r>
      <w:commentRangeStart w:id="1589"/>
      <w:r w:rsidRPr="00452379">
        <w:rPr>
          <w:highlight w:val="cyan"/>
          <w:rPrChange w:id="1590" w:author="Gonzalo Franetovic" w:date="2023-08-10T17:36:00Z">
            <w:rPr/>
          </w:rPrChange>
        </w:rPr>
        <w:t>These values are explained by the</w:t>
      </w:r>
      <w:ins w:id="1591" w:author="Gonzalo Franetovic" w:date="2023-08-10T17:35:00Z">
        <w:r w:rsidR="009A1B06" w:rsidRPr="00452379">
          <w:rPr>
            <w:highlight w:val="cyan"/>
            <w:rPrChange w:id="1592" w:author="Gonzalo Franetovic" w:date="2023-08-10T17:36:00Z">
              <w:rPr/>
            </w:rPrChange>
          </w:rPr>
          <w:t>ir</w:t>
        </w:r>
      </w:ins>
      <w:r w:rsidRPr="00452379">
        <w:rPr>
          <w:highlight w:val="cyan"/>
          <w:rPrChange w:id="1593" w:author="Gonzalo Franetovic" w:date="2023-08-10T17:36:00Z">
            <w:rPr/>
          </w:rPrChange>
        </w:rPr>
        <w:t xml:space="preserve"> stronger connections</w:t>
      </w:r>
      <w:del w:id="1594" w:author="Gonzalo Franetovic" w:date="2023-08-10T17:35:00Z">
        <w:r w:rsidRPr="00452379" w:rsidDel="009A1B06">
          <w:rPr>
            <w:highlight w:val="cyan"/>
            <w:rPrChange w:id="1595" w:author="Gonzalo Franetovic" w:date="2023-08-10T17:36:00Z">
              <w:rPr/>
            </w:rPrChange>
          </w:rPr>
          <w:delText xml:space="preserve"> existing</w:delText>
        </w:r>
      </w:del>
      <w:r w:rsidRPr="00452379">
        <w:rPr>
          <w:highlight w:val="cyan"/>
          <w:rPrChange w:id="1596" w:author="Gonzalo Franetovic" w:date="2023-08-10T17:36:00Z">
            <w:rPr/>
          </w:rPrChange>
        </w:rPr>
        <w:t xml:space="preserve"> in the attitude networks of lower status individuals. </w:t>
      </w:r>
      <w:commentRangeEnd w:id="1589"/>
      <w:r w:rsidR="009A1B06" w:rsidRPr="00452379">
        <w:rPr>
          <w:rStyle w:val="Refdecomentario"/>
          <w:highlight w:val="cyan"/>
          <w:rPrChange w:id="1597" w:author="Gonzalo Franetovic" w:date="2023-08-10T17:36:00Z">
            <w:rPr>
              <w:rStyle w:val="Refdecomentario"/>
            </w:rPr>
          </w:rPrChange>
        </w:rPr>
        <w:commentReference w:id="1589"/>
      </w:r>
      <w:r>
        <w:t xml:space="preserve">Moreover, it is important to highlight that the centrality metric does not describe the endorsement of each item, but only its relative importance within its attitude network. This is clear if comparing the mean values and the Strength centrality of these items. For example, the mean value of the variable </w:t>
      </w:r>
      <w:proofErr w:type="spellStart"/>
      <w:r>
        <w:rPr>
          <w:i/>
        </w:rPr>
        <w:t>edu</w:t>
      </w:r>
      <w:proofErr w:type="spellEnd"/>
      <w:r>
        <w:rPr>
          <w:i/>
        </w:rPr>
        <w:t xml:space="preserve"> </w:t>
      </w:r>
      <w:r>
        <w:t xml:space="preserve">is equal to 3.803 in the lower social class sample, and to </w:t>
      </w:r>
      <w:r w:rsidR="00A52B96">
        <w:t>3.890 in</w:t>
      </w:r>
      <w:r>
        <w:t xml:space="preserve"> the higher class one. Although having comparable mean values, these nodes widely differ in their centrality, as its Strength scores are 0.10 and 0.64 in the high and low sample respectively. </w:t>
      </w:r>
    </w:p>
    <w:p w14:paraId="0AF9911E" w14:textId="77777777" w:rsidR="00D24CF1" w:rsidRDefault="00D24CF1"/>
    <w:p w14:paraId="2340F4F5" w14:textId="77777777" w:rsidR="00D24CF1" w:rsidRDefault="00D24CF1"/>
    <w:p w14:paraId="0E02124E" w14:textId="77777777" w:rsidR="00D24CF1" w:rsidRDefault="00D24CF1"/>
    <w:p w14:paraId="0084EFC4" w14:textId="77777777" w:rsidR="00D24CF1" w:rsidRDefault="00D24CF1"/>
    <w:p w14:paraId="254C1436" w14:textId="77777777" w:rsidR="00A52B96" w:rsidRDefault="00A52B96"/>
    <w:p w14:paraId="6BC92924" w14:textId="77777777" w:rsidR="00A52B96" w:rsidRDefault="00A52B96"/>
    <w:p w14:paraId="06EED2E0" w14:textId="77777777" w:rsidR="00D24CF1" w:rsidRDefault="00000000">
      <w:pPr>
        <w:spacing w:line="331" w:lineRule="auto"/>
        <w:jc w:val="center"/>
      </w:pPr>
      <w:r w:rsidRPr="007B1472">
        <w:rPr>
          <w:b/>
          <w:highlight w:val="cyan"/>
          <w:rPrChange w:id="1598" w:author="Gonzalo Franetovic" w:date="2023-08-10T16:51:00Z">
            <w:rPr>
              <w:b/>
            </w:rPr>
          </w:rPrChange>
        </w:rPr>
        <w:t xml:space="preserve">Figure 5: </w:t>
      </w:r>
      <w:commentRangeStart w:id="1599"/>
      <w:r w:rsidRPr="007B1472">
        <w:rPr>
          <w:b/>
          <w:highlight w:val="cyan"/>
          <w:rPrChange w:id="1600" w:author="Gonzalo Franetovic" w:date="2023-08-10T16:51:00Z">
            <w:rPr>
              <w:b/>
            </w:rPr>
          </w:rPrChange>
        </w:rPr>
        <w:t xml:space="preserve">Differences </w:t>
      </w:r>
      <w:commentRangeEnd w:id="1599"/>
      <w:r w:rsidR="00EB45CD" w:rsidRPr="007B1472">
        <w:rPr>
          <w:rStyle w:val="Refdecomentario"/>
          <w:highlight w:val="cyan"/>
          <w:rPrChange w:id="1601" w:author="Gonzalo Franetovic" w:date="2023-08-10T16:51:00Z">
            <w:rPr>
              <w:rStyle w:val="Refdecomentario"/>
            </w:rPr>
          </w:rPrChange>
        </w:rPr>
        <w:commentReference w:id="1599"/>
      </w:r>
      <w:r w:rsidRPr="007B1472">
        <w:rPr>
          <w:b/>
          <w:highlight w:val="cyan"/>
          <w:rPrChange w:id="1602" w:author="Gonzalo Franetovic" w:date="2023-08-10T16:51:00Z">
            <w:rPr>
              <w:b/>
            </w:rPr>
          </w:rPrChange>
        </w:rPr>
        <w:t>in networks’ connectivity</w:t>
      </w:r>
    </w:p>
    <w:p w14:paraId="131C9659" w14:textId="77777777" w:rsidR="00D24CF1" w:rsidRDefault="00000000">
      <w:r>
        <w:rPr>
          <w:noProof/>
        </w:rPr>
        <w:drawing>
          <wp:inline distT="114300" distB="114300" distL="114300" distR="114300" wp14:anchorId="7C2206F2" wp14:editId="27590D50">
            <wp:extent cx="5731200" cy="3441700"/>
            <wp:effectExtent l="0" t="0" r="3175" b="6350"/>
            <wp:docPr id="5" name="image7.jpg"/>
            <wp:cNvGraphicFramePr/>
            <a:graphic xmlns:a="http://schemas.openxmlformats.org/drawingml/2006/main">
              <a:graphicData uri="http://schemas.openxmlformats.org/drawingml/2006/picture">
                <pic:pic xmlns:pic="http://schemas.openxmlformats.org/drawingml/2006/picture">
                  <pic:nvPicPr>
                    <pic:cNvPr id="5" name="image7.jpg"/>
                    <pic:cNvPicPr preferRelativeResize="0"/>
                  </pic:nvPicPr>
                  <pic:blipFill>
                    <a:blip r:embed="rId59" cstate="print">
                      <a:extLst>
                        <a:ext uri="{28A0092B-C50C-407E-A947-70E740481C1C}">
                          <a14:useLocalDpi xmlns:a14="http://schemas.microsoft.com/office/drawing/2010/main" val="0"/>
                        </a:ext>
                      </a:extLst>
                    </a:blip>
                    <a:srcRect l="68" r="68"/>
                    <a:stretch>
                      <a:fillRect/>
                    </a:stretch>
                  </pic:blipFill>
                  <pic:spPr>
                    <a:xfrm>
                      <a:off x="0" y="0"/>
                      <a:ext cx="5731200" cy="3441700"/>
                    </a:xfrm>
                    <a:prstGeom prst="rect">
                      <a:avLst/>
                    </a:prstGeom>
                    <a:ln/>
                  </pic:spPr>
                </pic:pic>
              </a:graphicData>
            </a:graphic>
          </wp:inline>
        </w:drawing>
      </w:r>
    </w:p>
    <w:p w14:paraId="58984140" w14:textId="58CFB01A" w:rsidR="00D24CF1" w:rsidRDefault="00000000" w:rsidP="00A52B96">
      <w:r>
        <w:t xml:space="preserve">Finally, we investigate network connectivity. Figure 5 plots the six values of the weighted ASPL. Being a measure of distance, lower values indicate higher connectivity. The attitude networks of lower status groups systematically show higher connectivity. This difference is particularly striking regarding the stratification by income. These results are also intelligible from a closer inspection of Figure 3. The bottom panel of this figure shows that the attitude network estimated on the </w:t>
      </w:r>
      <w:proofErr w:type="gramStart"/>
      <w:r>
        <w:t>lower and higher class</w:t>
      </w:r>
      <w:proofErr w:type="gramEnd"/>
      <w:r>
        <w:t xml:space="preserve"> samples are not particularly different in this regard. Indeed, here we find a comparable number of nodes bridging between network clusters. </w:t>
      </w:r>
      <w:ins w:id="1603" w:author="Gonzalo Franetovic" w:date="2023-08-09T18:30:00Z">
        <w:r w:rsidR="00836AA0" w:rsidRPr="00836AA0">
          <w:t xml:space="preserve">An intermediate situation occurs with the networks </w:t>
        </w:r>
      </w:ins>
      <w:ins w:id="1604" w:author="Gonzalo Franetovic" w:date="2023-08-09T18:34:00Z">
        <w:r w:rsidR="00836AA0">
          <w:t>by</w:t>
        </w:r>
      </w:ins>
      <w:ins w:id="1605" w:author="Gonzalo Franetovic" w:date="2023-08-09T18:30:00Z">
        <w:r w:rsidR="00836AA0" w:rsidRPr="00836AA0">
          <w:t xml:space="preserve"> education, with moderate differences in terms of </w:t>
        </w:r>
        <w:r w:rsidR="00836AA0">
          <w:t>intra-community</w:t>
        </w:r>
        <w:r w:rsidR="00836AA0" w:rsidRPr="00836AA0">
          <w:t xml:space="preserve"> links.</w:t>
        </w:r>
        <w:r w:rsidR="00836AA0">
          <w:t xml:space="preserve"> </w:t>
        </w:r>
      </w:ins>
      <w:del w:id="1606" w:author="Gonzalo Franetovic" w:date="2023-08-09T18:30:00Z">
        <w:r w:rsidDel="00836AA0">
          <w:delText xml:space="preserve">The same is true for the social class networks. </w:delText>
        </w:r>
      </w:del>
      <w:ins w:id="1607" w:author="Gonzalo Franetovic" w:date="2023-08-09T18:34:00Z">
        <w:r w:rsidR="00836AA0" w:rsidRPr="00836AA0">
          <w:t>The gaps are even stronger for income networks.</w:t>
        </w:r>
        <w:r w:rsidR="00836AA0">
          <w:t xml:space="preserve"> </w:t>
        </w:r>
      </w:ins>
      <w:del w:id="1608" w:author="Gonzalo Franetovic" w:date="2023-08-09T18:34:00Z">
        <w:r w:rsidDel="00836AA0">
          <w:delText xml:space="preserve">The situation is clearly different for the income networks. </w:delText>
        </w:r>
      </w:del>
      <w:r>
        <w:t xml:space="preserve">In the network of the high income sample the explanations of existing inequality are almost completely detached from the other variables. Here only the connections </w:t>
      </w:r>
      <w:r>
        <w:rPr>
          <w:i/>
        </w:rPr>
        <w:t>need-</w:t>
      </w:r>
      <w:proofErr w:type="spellStart"/>
      <w:r>
        <w:rPr>
          <w:i/>
        </w:rPr>
        <w:t>edupar</w:t>
      </w:r>
      <w:proofErr w:type="spellEnd"/>
      <w:r>
        <w:t xml:space="preserve"> and </w:t>
      </w:r>
      <w:proofErr w:type="spellStart"/>
      <w:r>
        <w:rPr>
          <w:i/>
        </w:rPr>
        <w:t>relig-ineq_p</w:t>
      </w:r>
      <w:proofErr w:type="spellEnd"/>
      <w:r>
        <w:t xml:space="preserve"> </w:t>
      </w:r>
      <w:proofErr w:type="gramStart"/>
      <w:r>
        <w:t>bridge</w:t>
      </w:r>
      <w:proofErr w:type="gramEnd"/>
      <w:r>
        <w:t xml:space="preserve"> the four network clusters. </w:t>
      </w:r>
      <w:bookmarkStart w:id="1609" w:name="_2t2fcl4efy9l" w:colFirst="0" w:colLast="0"/>
      <w:bookmarkEnd w:id="1609"/>
      <w:r w:rsidR="00F309D9" w:rsidRPr="00F309D9">
        <w:rPr>
          <w:highlight w:val="yellow"/>
        </w:rPr>
        <w:t xml:space="preserve">These results confirm </w:t>
      </w:r>
      <w:proofErr w:type="gramStart"/>
      <w:r w:rsidR="00F309D9" w:rsidRPr="00F309D9">
        <w:rPr>
          <w:highlight w:val="yellow"/>
        </w:rPr>
        <w:t>H2, since</w:t>
      </w:r>
      <w:proofErr w:type="gramEnd"/>
      <w:r w:rsidR="00F309D9" w:rsidRPr="00F309D9">
        <w:rPr>
          <w:highlight w:val="yellow"/>
        </w:rPr>
        <w:t xml:space="preserve"> we find statistically significant differences in the Strength centrality of some nodes while also isolating important differences in the ASPLs of the six attitude networks.</w:t>
      </w:r>
      <w:r w:rsidR="00F309D9">
        <w:t xml:space="preserve"> </w:t>
      </w:r>
    </w:p>
    <w:p w14:paraId="640C2863" w14:textId="73CD7D3F" w:rsidR="00D24CF1" w:rsidRDefault="00000000">
      <w:pPr>
        <w:pStyle w:val="Ttulo1"/>
        <w:ind w:left="0" w:firstLine="0"/>
      </w:pPr>
      <w:bookmarkStart w:id="1610" w:name="_zdsquicdcyiv" w:colFirst="0" w:colLast="0"/>
      <w:bookmarkEnd w:id="1610"/>
      <w:r>
        <w:t xml:space="preserve">5 </w:t>
      </w:r>
      <w:del w:id="1611" w:author="Gonzalo Franetovic" w:date="2023-08-09T10:04:00Z">
        <w:r w:rsidR="00F309D9" w:rsidRPr="00F309D9" w:rsidDel="00B5433D">
          <w:rPr>
            <w:highlight w:val="yellow"/>
          </w:rPr>
          <w:delText>Conclusion</w:delText>
        </w:r>
      </w:del>
      <w:ins w:id="1612" w:author="Gonzalo Franetovic" w:date="2023-08-09T10:04:00Z">
        <w:r w:rsidR="00B5433D">
          <w:t>Discussion</w:t>
        </w:r>
      </w:ins>
    </w:p>
    <w:p w14:paraId="41764CA2" w14:textId="43048807" w:rsidR="00D24CF1" w:rsidRDefault="00000000">
      <w:r>
        <w:t xml:space="preserve">Our paper aimed to describe the structure of the attitudes towards inequality in </w:t>
      </w:r>
      <w:r w:rsidR="00A52B96">
        <w:t>a</w:t>
      </w:r>
      <w:r>
        <w:t xml:space="preserve"> highly unequal country such as Chile. We applied a network model to 22 ISSP survey variables to examine people’s understanding of inequality. </w:t>
      </w:r>
      <w:r>
        <w:lastRenderedPageBreak/>
        <w:t xml:space="preserve">This approach allowed us to examine how perceptions, beliefs, and judgments about the magnitude and principles regarding inequality relate at the population level. </w:t>
      </w:r>
    </w:p>
    <w:p w14:paraId="14B3B1BE" w14:textId="3079061C" w:rsidR="0045300C" w:rsidRDefault="00000000">
      <w:pPr>
        <w:rPr>
          <w:ins w:id="1613" w:author="Gonzalo Franetovic" w:date="2023-08-10T15:38:00Z"/>
        </w:rPr>
      </w:pPr>
      <w:commentRangeStart w:id="1614"/>
      <w:r w:rsidRPr="00F309D9">
        <w:rPr>
          <w:highlight w:val="yellow"/>
        </w:rPr>
        <w:t xml:space="preserve">Results </w:t>
      </w:r>
      <w:r w:rsidR="00F309D9" w:rsidRPr="00F309D9">
        <w:rPr>
          <w:highlight w:val="yellow"/>
        </w:rPr>
        <w:t xml:space="preserve">confirmed </w:t>
      </w:r>
      <w:del w:id="1615" w:author="Gonzalo Franetovic" w:date="2023-08-10T10:42:00Z">
        <w:r w:rsidR="00F309D9" w:rsidRPr="00F309D9" w:rsidDel="003164DB">
          <w:rPr>
            <w:highlight w:val="yellow"/>
          </w:rPr>
          <w:delText>H1 since</w:delText>
        </w:r>
      </w:del>
      <w:ins w:id="1616" w:author="Gonzalo Franetovic" w:date="2023-08-10T10:42:00Z">
        <w:r w:rsidR="003164DB">
          <w:t>that</w:t>
        </w:r>
      </w:ins>
      <w:r>
        <w:t xml:space="preserve"> </w:t>
      </w:r>
      <w:del w:id="1617" w:author="Gonzalo Franetovic" w:date="2023-08-10T13:56:00Z">
        <w:r w:rsidDel="00E549FD">
          <w:delText xml:space="preserve">these </w:delText>
        </w:r>
      </w:del>
      <w:ins w:id="1618" w:author="Gonzalo Franetovic" w:date="2023-08-10T13:56:00Z">
        <w:r w:rsidR="00E549FD">
          <w:t>all</w:t>
        </w:r>
        <w:r w:rsidR="00E549FD">
          <w:t xml:space="preserve"> </w:t>
        </w:r>
      </w:ins>
      <w:r>
        <w:t>items form</w:t>
      </w:r>
      <w:del w:id="1619" w:author="Gonzalo Franetovic" w:date="2023-08-10T12:44:00Z">
        <w:r w:rsidR="00046D7E" w:rsidDel="00D86032">
          <w:delText>ed</w:delText>
        </w:r>
      </w:del>
      <w:r>
        <w:t xml:space="preserve"> a fully connected attitude network. </w:t>
      </w:r>
      <w:moveFromRangeStart w:id="1620" w:author="Gonzalo Franetovic" w:date="2023-08-10T10:44:00Z" w:name="move142556690"/>
      <w:moveFrom w:id="1621" w:author="Gonzalo Franetovic" w:date="2023-08-10T10:44:00Z">
        <w:r w:rsidDel="007A73FA">
          <w:t xml:space="preserve">Hence, it is important to study the selected evaluative reactions as elements of </w:t>
        </w:r>
        <w:r w:rsidR="00A52B96" w:rsidDel="007A73FA">
          <w:t>a</w:t>
        </w:r>
        <w:r w:rsidDel="007A73FA">
          <w:t xml:space="preserve"> unified belief system. </w:t>
        </w:r>
      </w:moveFrom>
      <w:moveFromRangeEnd w:id="1620"/>
      <w:r>
        <w:t xml:space="preserve">This </w:t>
      </w:r>
      <w:del w:id="1622" w:author="Gonzalo Franetovic" w:date="2023-08-10T10:44:00Z">
        <w:r w:rsidDel="007A73FA">
          <w:delText xml:space="preserve">also </w:delText>
        </w:r>
      </w:del>
      <w:r>
        <w:t xml:space="preserve">validates </w:t>
      </w:r>
      <w:ins w:id="1623" w:author="Gonzalo Franetovic" w:date="2023-08-10T12:25:00Z">
        <w:r w:rsidR="001B2E7A">
          <w:t xml:space="preserve">what social justice literature have been establishing, </w:t>
        </w:r>
      </w:ins>
      <w:del w:id="1624" w:author="Gonzalo Franetovic" w:date="2023-08-10T10:43:00Z">
        <w:r w:rsidDel="007A73FA">
          <w:delText>our choice to include variables tapping not only inequality but also</w:delText>
        </w:r>
      </w:del>
      <w:ins w:id="1625" w:author="Gonzalo Franetovic" w:date="2023-08-10T12:25:00Z">
        <w:r w:rsidR="001B2E7A">
          <w:t xml:space="preserve">where </w:t>
        </w:r>
      </w:ins>
      <w:ins w:id="1626" w:author="Gonzalo Franetovic" w:date="2023-08-10T10:43:00Z">
        <w:r w:rsidR="007A73FA">
          <w:t xml:space="preserve">people’s </w:t>
        </w:r>
      </w:ins>
      <w:ins w:id="1627" w:author="Gonzalo Franetovic" w:date="2023-08-10T10:44:00Z">
        <w:r w:rsidR="007A73FA">
          <w:t>understandings of inequality include</w:t>
        </w:r>
      </w:ins>
      <w:r>
        <w:t xml:space="preserve"> related topics such as redistribution, taxation and wages</w:t>
      </w:r>
      <w:ins w:id="1628" w:author="Gonzalo Franetovic" w:date="2023-08-10T16:49:00Z">
        <w:r w:rsidR="007B1472">
          <w:t xml:space="preserve"> </w:t>
        </w:r>
      </w:ins>
      <w:ins w:id="1629" w:author="Gonzalo Franetovic" w:date="2023-08-10T12:44:00Z">
        <w:r w:rsidR="00D86032">
          <w:t xml:space="preserve"> </w:t>
        </w:r>
      </w:ins>
      <w:del w:id="1630" w:author="Gonzalo Franetovic" w:date="2023-08-10T16:49:00Z">
        <w:r w:rsidRPr="007B1472" w:rsidDel="007B1472">
          <w:delText>.</w:delText>
        </w:r>
      </w:del>
      <w:moveToRangeStart w:id="1631" w:author="Gonzalo Franetovic" w:date="2023-08-10T10:44:00Z" w:name="move142556690"/>
      <w:moveTo w:id="1632" w:author="Gonzalo Franetovic" w:date="2023-08-10T10:44:00Z">
        <w:r w:rsidR="007A73FA">
          <w:t xml:space="preserve">Hence, it is important to study </w:t>
        </w:r>
        <w:del w:id="1633" w:author="Gonzalo Franetovic" w:date="2023-08-10T10:44:00Z">
          <w:r w:rsidR="007A73FA" w:rsidDel="007A73FA">
            <w:delText>the selected evaluative reactions</w:delText>
          </w:r>
        </w:del>
      </w:moveTo>
      <w:ins w:id="1634" w:author="Gonzalo Franetovic" w:date="2023-08-10T10:44:00Z">
        <w:r w:rsidR="007A73FA">
          <w:t>them</w:t>
        </w:r>
      </w:ins>
      <w:moveTo w:id="1635" w:author="Gonzalo Franetovic" w:date="2023-08-10T10:44:00Z">
        <w:r w:rsidR="007A73FA">
          <w:t xml:space="preserve"> as elements of a unified belief system</w:t>
        </w:r>
      </w:moveTo>
      <w:ins w:id="1636" w:author="Gonzalo Franetovic" w:date="2023-08-10T16:49:00Z">
        <w:r w:rsidR="007B1472">
          <w:t xml:space="preserve"> </w:t>
        </w:r>
      </w:ins>
      <w:customXmlInsRangeStart w:id="1637" w:author="Gonzalo Franetovic" w:date="2023-08-10T16:49:00Z"/>
      <w:sdt>
        <w:sdtPr>
          <w:alias w:val="SmartCite Citation"/>
          <w:tag w:val="0a3c846c-7570-4913-bd72-3afd46468081:17483922-a7d5-4bbc-9c73-4af62109efe1+"/>
          <w:id w:val="135928769"/>
          <w:placeholder>
            <w:docPart w:val="FF631951C5064957A83EB7AA3D5A66C9"/>
          </w:placeholder>
        </w:sdtPr>
        <w:sdtContent>
          <w:customXmlInsRangeEnd w:id="1637"/>
          <w:ins w:id="1638" w:author="Gonzalo Franetovic" w:date="2023-08-10T16:49:00Z">
            <w:r w:rsidR="007B1472" w:rsidRPr="007B1472">
              <w:t>(Converse, 2006)</w:t>
            </w:r>
          </w:ins>
          <w:customXmlInsRangeStart w:id="1639" w:author="Gonzalo Franetovic" w:date="2023-08-10T16:49:00Z"/>
        </w:sdtContent>
      </w:sdt>
      <w:customXmlInsRangeEnd w:id="1639"/>
      <w:ins w:id="1640" w:author="Gonzalo Franetovic" w:date="2023-08-10T16:49:00Z">
        <w:r w:rsidR="007B1472">
          <w:t xml:space="preserve">. </w:t>
        </w:r>
      </w:ins>
      <w:moveTo w:id="1641" w:author="Gonzalo Franetovic" w:date="2023-08-10T10:44:00Z">
        <w:del w:id="1642" w:author="Gonzalo Franetovic" w:date="2023-08-10T16:44:00Z">
          <w:r w:rsidR="007A73FA" w:rsidDel="00D828E3">
            <w:delText xml:space="preserve">. </w:delText>
          </w:r>
        </w:del>
      </w:moveTo>
      <w:moveToRangeEnd w:id="1631"/>
      <w:del w:id="1643" w:author="Gonzalo Franetovic" w:date="2023-08-10T10:46:00Z">
        <w:r w:rsidDel="00031342">
          <w:delText xml:space="preserve"> </w:delText>
        </w:r>
      </w:del>
      <w:r>
        <w:t xml:space="preserve">The attitude network </w:t>
      </w:r>
      <w:r w:rsidR="00046D7E">
        <w:t>was</w:t>
      </w:r>
      <w:r>
        <w:t xml:space="preserve"> organised in four communities. One cluster gathered structuralist explanations of inequality, such as race, religion, and sex. A second one featured individualist explanations according to which unequal outcomes are mostly due to factors influenceable by individuals and their families, such as hard work and parental education. Moreover, a third cluster reunited beliefs about justice principles of wage allocations. Finally, we detected a fourth cluster, which grouped all conceptions regarding the magnitude of inequality. In fact, this community encompasses perception and judgment of income inequality, evaluations of the taxation system, and attitudes towards redistribution. </w:t>
      </w:r>
      <w:commentRangeEnd w:id="1614"/>
      <w:r w:rsidR="001B2E7A">
        <w:rPr>
          <w:rStyle w:val="Refdecomentario"/>
        </w:rPr>
        <w:commentReference w:id="1614"/>
      </w:r>
    </w:p>
    <w:p w14:paraId="35FA46E2" w14:textId="3138C2CD" w:rsidR="004C705C" w:rsidRDefault="004C705C">
      <w:pPr>
        <w:rPr>
          <w:ins w:id="1644" w:author="Gonzalo Franetovic" w:date="2023-08-10T13:40:00Z"/>
        </w:rPr>
      </w:pPr>
      <w:commentRangeStart w:id="1645"/>
      <w:ins w:id="1646" w:author="Gonzalo Franetovic" w:date="2023-08-10T15:38:00Z">
        <w:r w:rsidRPr="00D828E3">
          <w:rPr>
            <w:highlight w:val="cyan"/>
            <w:rPrChange w:id="1647" w:author="Gonzalo Franetovic" w:date="2023-08-10T16:44:00Z">
              <w:rPr/>
            </w:rPrChange>
          </w:rPr>
          <w:t xml:space="preserve">The structure, the associations between variables, and the communities detected in the network of attitudes towards inequality confirm and challenge various evidence on distributive justice research. First, our results support the dominant distinction between individualistic and structuralist explanations of inequality </w:t>
        </w:r>
      </w:ins>
      <w:customXmlInsRangeStart w:id="1648" w:author="Gonzalo Franetovic" w:date="2023-08-10T15:59:00Z"/>
      <w:sdt>
        <w:sdtPr>
          <w:rPr>
            <w:highlight w:val="cyan"/>
            <w:rPrChange w:id="1649" w:author="Gonzalo Franetovic" w:date="2023-08-10T16:44:00Z">
              <w:rPr/>
            </w:rPrChange>
          </w:rPr>
          <w:alias w:val="SmartCite Citation"/>
          <w:tag w:val="0a3c846c-7570-4913-bd72-3afd46468081:5cc6cd8e-9784-4936-b989-e74ab81455d3+"/>
          <w:id w:val="-406541956"/>
          <w:placeholder>
            <w:docPart w:val="DefaultPlaceholder_-1854013440"/>
          </w:placeholder>
        </w:sdtPr>
        <w:sdtContent>
          <w:customXmlInsRangeEnd w:id="1648"/>
          <w:ins w:id="1650" w:author="Gonzalo Franetovic" w:date="2023-08-10T16:49:00Z">
            <w:r w:rsidR="007B1472" w:rsidRPr="007B1472">
              <w:rPr>
                <w:color w:val="000000"/>
                <w:highlight w:val="cyan"/>
                <w:rPrChange w:id="1651" w:author="Gonzalo Franetovic" w:date="2023-08-10T16:49:00Z">
                  <w:rPr/>
                </w:rPrChange>
              </w:rPr>
              <w:t>(Kluegel &amp; Smith, 1986)</w:t>
            </w:r>
          </w:ins>
          <w:customXmlInsRangeStart w:id="1652" w:author="Gonzalo Franetovic" w:date="2023-08-10T15:59:00Z"/>
        </w:sdtContent>
      </w:sdt>
      <w:customXmlInsRangeEnd w:id="1652"/>
      <w:ins w:id="1653" w:author="Gonzalo Franetovic" w:date="2023-08-10T15:38:00Z">
        <w:r w:rsidRPr="00D828E3">
          <w:rPr>
            <w:highlight w:val="cyan"/>
            <w:rPrChange w:id="1654" w:author="Gonzalo Franetovic" w:date="2023-08-10T16:44:00Z">
              <w:rPr/>
            </w:rPrChange>
          </w:rPr>
          <w:t xml:space="preserve">. In Chile, individuals tend to differentiate personal-familial dispositions from structural factors such as race, </w:t>
        </w:r>
      </w:ins>
      <w:ins w:id="1655" w:author="Gonzalo Franetovic" w:date="2023-08-10T15:59:00Z">
        <w:r w:rsidR="004620D7" w:rsidRPr="00D828E3">
          <w:rPr>
            <w:highlight w:val="cyan"/>
            <w:rPrChange w:id="1656" w:author="Gonzalo Franetovic" w:date="2023-08-10T16:44:00Z">
              <w:rPr/>
            </w:rPrChange>
          </w:rPr>
          <w:t>religion,</w:t>
        </w:r>
      </w:ins>
      <w:ins w:id="1657" w:author="Gonzalo Franetovic" w:date="2023-08-10T15:38:00Z">
        <w:r w:rsidRPr="00D828E3">
          <w:rPr>
            <w:highlight w:val="cyan"/>
            <w:rPrChange w:id="1658" w:author="Gonzalo Franetovic" w:date="2023-08-10T16:44:00Z">
              <w:rPr/>
            </w:rPrChange>
          </w:rPr>
          <w:t xml:space="preserve"> or sex discrimination, forming separate </w:t>
        </w:r>
        <w:commentRangeStart w:id="1659"/>
        <w:r w:rsidRPr="00D828E3">
          <w:rPr>
            <w:highlight w:val="cyan"/>
            <w:rPrChange w:id="1660" w:author="Gonzalo Franetovic" w:date="2023-08-10T16:44:00Z">
              <w:rPr/>
            </w:rPrChange>
          </w:rPr>
          <w:t>communities</w:t>
        </w:r>
      </w:ins>
      <w:commentRangeEnd w:id="1659"/>
      <w:ins w:id="1661" w:author="Gonzalo Franetovic" w:date="2023-08-10T15:39:00Z">
        <w:r w:rsidRPr="00D828E3">
          <w:rPr>
            <w:rStyle w:val="Refdecomentario"/>
            <w:highlight w:val="cyan"/>
            <w:rPrChange w:id="1662" w:author="Gonzalo Franetovic" w:date="2023-08-10T16:44:00Z">
              <w:rPr>
                <w:rStyle w:val="Refdecomentario"/>
              </w:rPr>
            </w:rPrChange>
          </w:rPr>
          <w:commentReference w:id="1659"/>
        </w:r>
      </w:ins>
      <w:ins w:id="1663" w:author="Gonzalo Franetovic" w:date="2023-08-10T15:38:00Z">
        <w:r w:rsidRPr="00D828E3">
          <w:rPr>
            <w:highlight w:val="cyan"/>
            <w:rPrChange w:id="1664" w:author="Gonzalo Franetovic" w:date="2023-08-10T16:44:00Z">
              <w:rPr/>
            </w:rPrChange>
          </w:rPr>
          <w:t xml:space="preserve">. Second, we provide support for the idea of </w:t>
        </w:r>
      </w:ins>
      <w:ins w:id="1665" w:author="Gonzalo Franetovic" w:date="2023-08-10T15:50:00Z">
        <w:r w:rsidR="005A7288" w:rsidRPr="00D828E3">
          <w:rPr>
            <w:highlight w:val="cyan"/>
            <w:rPrChange w:id="1666" w:author="Gonzalo Franetovic" w:date="2023-08-10T16:44:00Z">
              <w:rPr/>
            </w:rPrChange>
          </w:rPr>
          <w:t>“</w:t>
        </w:r>
      </w:ins>
      <w:ins w:id="1667" w:author="Gonzalo Franetovic" w:date="2023-08-10T15:38:00Z">
        <w:r w:rsidRPr="00D828E3">
          <w:rPr>
            <w:highlight w:val="cyan"/>
            <w:rPrChange w:id="1668" w:author="Gonzalo Franetovic" w:date="2023-08-10T16:44:00Z">
              <w:rPr/>
            </w:rPrChange>
          </w:rPr>
          <w:t>dual consciousness</w:t>
        </w:r>
      </w:ins>
      <w:ins w:id="1669" w:author="Gonzalo Franetovic" w:date="2023-08-10T15:50:00Z">
        <w:r w:rsidR="005A7288" w:rsidRPr="00D828E3">
          <w:rPr>
            <w:highlight w:val="cyan"/>
            <w:rPrChange w:id="1670" w:author="Gonzalo Franetovic" w:date="2023-08-10T16:44:00Z">
              <w:rPr/>
            </w:rPrChange>
          </w:rPr>
          <w:t>”</w:t>
        </w:r>
      </w:ins>
      <w:ins w:id="1671" w:author="Gonzalo Franetovic" w:date="2023-08-10T15:38:00Z">
        <w:r w:rsidRPr="00D828E3">
          <w:rPr>
            <w:highlight w:val="cyan"/>
            <w:rPrChange w:id="1672" w:author="Gonzalo Franetovic" w:date="2023-08-10T16:44:00Z">
              <w:rPr/>
            </w:rPrChange>
          </w:rPr>
          <w:t xml:space="preserve"> which has been seen in the international</w:t>
        </w:r>
      </w:ins>
      <w:ins w:id="1673" w:author="Gonzalo Franetovic" w:date="2023-08-10T15:58:00Z">
        <w:r w:rsidR="004620D7" w:rsidRPr="00D828E3">
          <w:rPr>
            <w:highlight w:val="cyan"/>
            <w:rPrChange w:id="1674" w:author="Gonzalo Franetovic" w:date="2023-08-10T16:44:00Z">
              <w:rPr/>
            </w:rPrChange>
          </w:rPr>
          <w:t xml:space="preserve"> </w:t>
        </w:r>
      </w:ins>
      <w:customXmlInsRangeStart w:id="1675" w:author="Gonzalo Franetovic" w:date="2023-08-10T15:58:00Z"/>
      <w:sdt>
        <w:sdtPr>
          <w:rPr>
            <w:highlight w:val="cyan"/>
            <w:rPrChange w:id="1676" w:author="Gonzalo Franetovic" w:date="2023-08-10T16:44:00Z">
              <w:rPr/>
            </w:rPrChange>
          </w:rPr>
          <w:alias w:val="SmartCite Citation"/>
          <w:tag w:val="0a3c846c-7570-4913-bd72-3afd46468081:24ff87ac-cb8a-4050-ad4d-350894d369e1,0a3c846c-7570-4913-bd72-3afd46468081:4d38dc31-0888-4a8c-bc05-6dc99e15529d,0a3c846c-7570-4913-bd72-3afd46468081:57d7bb69-7f39-427c-8623-0f8e8cbbb790+"/>
          <w:id w:val="-1583445621"/>
          <w:placeholder>
            <w:docPart w:val="DefaultPlaceholder_-1854013440"/>
          </w:placeholder>
        </w:sdtPr>
        <w:sdtContent>
          <w:customXmlInsRangeEnd w:id="1675"/>
          <w:ins w:id="1677" w:author="Gonzalo Franetovic" w:date="2023-08-10T16:49:00Z">
            <w:r w:rsidR="007B1472" w:rsidRPr="007B1472">
              <w:rPr>
                <w:color w:val="000000"/>
                <w:highlight w:val="cyan"/>
                <w:rPrChange w:id="1678" w:author="Gonzalo Franetovic" w:date="2023-08-10T16:49:00Z">
                  <w:rPr/>
                </w:rPrChange>
              </w:rPr>
              <w:t xml:space="preserve">(Hunt, 1996; McCall, 2013; </w:t>
            </w:r>
            <w:proofErr w:type="spellStart"/>
            <w:r w:rsidR="007B1472" w:rsidRPr="007B1472">
              <w:rPr>
                <w:color w:val="000000"/>
                <w:highlight w:val="cyan"/>
                <w:rPrChange w:id="1679" w:author="Gonzalo Franetovic" w:date="2023-08-10T16:49:00Z">
                  <w:rPr/>
                </w:rPrChange>
              </w:rPr>
              <w:t>Mijs</w:t>
            </w:r>
            <w:proofErr w:type="spellEnd"/>
            <w:r w:rsidR="007B1472" w:rsidRPr="007B1472">
              <w:rPr>
                <w:color w:val="000000"/>
                <w:highlight w:val="cyan"/>
                <w:rPrChange w:id="1680" w:author="Gonzalo Franetovic" w:date="2023-08-10T16:49:00Z">
                  <w:rPr/>
                </w:rPrChange>
              </w:rPr>
              <w:t>, 2018)</w:t>
            </w:r>
          </w:ins>
          <w:customXmlInsRangeStart w:id="1681" w:author="Gonzalo Franetovic" w:date="2023-08-10T15:58:00Z"/>
        </w:sdtContent>
      </w:sdt>
      <w:customXmlInsRangeEnd w:id="1681"/>
      <w:ins w:id="1682" w:author="Gonzalo Franetovic" w:date="2023-08-10T15:59:00Z">
        <w:r w:rsidR="004620D7" w:rsidRPr="00D828E3">
          <w:rPr>
            <w:highlight w:val="cyan"/>
            <w:rPrChange w:id="1683" w:author="Gonzalo Franetovic" w:date="2023-08-10T16:44:00Z">
              <w:rPr/>
            </w:rPrChange>
          </w:rPr>
          <w:t xml:space="preserve"> </w:t>
        </w:r>
      </w:ins>
      <w:ins w:id="1684" w:author="Gonzalo Franetovic" w:date="2023-08-10T15:38:00Z">
        <w:r w:rsidRPr="00D828E3">
          <w:rPr>
            <w:highlight w:val="cyan"/>
            <w:rPrChange w:id="1685" w:author="Gonzalo Franetovic" w:date="2023-08-10T16:44:00Z">
              <w:rPr/>
            </w:rPrChange>
          </w:rPr>
          <w:t xml:space="preserve">and in the Chilean context </w:t>
        </w:r>
      </w:ins>
      <w:customXmlInsRangeStart w:id="1686" w:author="Gonzalo Franetovic" w:date="2023-08-10T15:50:00Z"/>
      <w:sdt>
        <w:sdtPr>
          <w:rPr>
            <w:highlight w:val="cyan"/>
            <w:rPrChange w:id="1687" w:author="Gonzalo Franetovic" w:date="2023-08-10T16:44:00Z">
              <w:rPr/>
            </w:rPrChange>
          </w:rPr>
          <w:alias w:val="SmartCite Citation"/>
          <w:tag w:val="0a3c846c-7570-4913-bd72-3afd46468081:3cbc5516-6671-4f05-8c97-0b1963c97c20+"/>
          <w:id w:val="1086108741"/>
          <w:placeholder>
            <w:docPart w:val="DefaultPlaceholder_-1854013440"/>
          </w:placeholder>
        </w:sdtPr>
        <w:sdtContent>
          <w:customXmlInsRangeEnd w:id="1686"/>
          <w:ins w:id="1688" w:author="Gonzalo Franetovic" w:date="2023-08-10T16:49:00Z">
            <w:r w:rsidR="007B1472" w:rsidRPr="007B1472">
              <w:rPr>
                <w:color w:val="000000"/>
                <w:highlight w:val="cyan"/>
                <w:rPrChange w:id="1689" w:author="Gonzalo Franetovic" w:date="2023-08-10T16:49:00Z">
                  <w:rPr/>
                </w:rPrChange>
              </w:rPr>
              <w:t>(Puga, 2010)</w:t>
            </w:r>
          </w:ins>
          <w:customXmlInsRangeStart w:id="1690" w:author="Gonzalo Franetovic" w:date="2023-08-10T15:50:00Z"/>
        </w:sdtContent>
      </w:sdt>
      <w:customXmlInsRangeEnd w:id="1690"/>
      <w:ins w:id="1691" w:author="Gonzalo Franetovic" w:date="2023-08-10T15:38:00Z">
        <w:r w:rsidRPr="00D828E3">
          <w:rPr>
            <w:highlight w:val="cyan"/>
            <w:rPrChange w:id="1692" w:author="Gonzalo Franetovic" w:date="2023-08-10T16:44:00Z">
              <w:rPr/>
            </w:rPrChange>
          </w:rPr>
          <w:t xml:space="preserve">, since the majority and strongest relationships between these two clusters are positive. In Chile, individualistic and structuralist explanations of inequality tend to coexist and be </w:t>
        </w:r>
      </w:ins>
      <w:ins w:id="1693" w:author="Gonzalo Franetovic" w:date="2023-08-10T15:39:00Z">
        <w:r w:rsidRPr="00D828E3">
          <w:rPr>
            <w:highlight w:val="cyan"/>
            <w:rPrChange w:id="1694" w:author="Gonzalo Franetovic" w:date="2023-08-10T16:44:00Z">
              <w:rPr/>
            </w:rPrChange>
          </w:rPr>
          <w:t>held</w:t>
        </w:r>
      </w:ins>
      <w:ins w:id="1695" w:author="Gonzalo Franetovic" w:date="2023-08-10T15:38:00Z">
        <w:r w:rsidRPr="00D828E3">
          <w:rPr>
            <w:highlight w:val="cyan"/>
            <w:rPrChange w:id="1696" w:author="Gonzalo Franetovic" w:date="2023-08-10T16:44:00Z">
              <w:rPr/>
            </w:rPrChange>
          </w:rPr>
          <w:t xml:space="preserve"> </w:t>
        </w:r>
        <w:commentRangeStart w:id="1697"/>
        <w:r w:rsidRPr="00D828E3">
          <w:rPr>
            <w:highlight w:val="cyan"/>
            <w:rPrChange w:id="1698" w:author="Gonzalo Franetovic" w:date="2023-08-10T16:44:00Z">
              <w:rPr/>
            </w:rPrChange>
          </w:rPr>
          <w:t>simultaneously</w:t>
        </w:r>
      </w:ins>
      <w:commentRangeEnd w:id="1697"/>
      <w:ins w:id="1699" w:author="Gonzalo Franetovic" w:date="2023-08-10T15:39:00Z">
        <w:r w:rsidRPr="00D828E3">
          <w:rPr>
            <w:rStyle w:val="Refdecomentario"/>
            <w:highlight w:val="cyan"/>
            <w:rPrChange w:id="1700" w:author="Gonzalo Franetovic" w:date="2023-08-10T16:44:00Z">
              <w:rPr>
                <w:rStyle w:val="Refdecomentario"/>
              </w:rPr>
            </w:rPrChange>
          </w:rPr>
          <w:commentReference w:id="1697"/>
        </w:r>
      </w:ins>
      <w:ins w:id="1701" w:author="Gonzalo Franetovic" w:date="2023-08-10T15:38:00Z">
        <w:r w:rsidRPr="00D828E3">
          <w:rPr>
            <w:highlight w:val="cyan"/>
            <w:rPrChange w:id="1702" w:author="Gonzalo Franetovic" w:date="2023-08-10T16:44:00Z">
              <w:rPr/>
            </w:rPrChange>
          </w:rPr>
          <w:t xml:space="preserve">. Third, we show that both perceptions and judgments about income distribution tend to relate to conceptions about the magnitude of inequality, rather than the principles by which people explain it. This dissonance with other previous evidence showing structuralist explanations associated with a greater evaluation of the distribution as unfair </w:t>
        </w:r>
      </w:ins>
      <w:customXmlInsRangeStart w:id="1703" w:author="Gonzalo Franetovic" w:date="2023-08-10T15:49:00Z"/>
      <w:sdt>
        <w:sdtPr>
          <w:rPr>
            <w:highlight w:val="cyan"/>
            <w:rPrChange w:id="1704" w:author="Gonzalo Franetovic" w:date="2023-08-10T16:44:00Z">
              <w:rPr/>
            </w:rPrChange>
          </w:rPr>
          <w:alias w:val="SmartCite Citation"/>
          <w:tag w:val="0a3c846c-7570-4913-bd72-3afd46468081:0a1394ab-0f47-407d-80ab-1597fea77ed3+"/>
          <w:id w:val="-1627464029"/>
          <w:placeholder>
            <w:docPart w:val="DefaultPlaceholder_-1854013440"/>
          </w:placeholder>
        </w:sdtPr>
        <w:sdtContent>
          <w:customXmlInsRangeEnd w:id="1703"/>
          <w:ins w:id="1705" w:author="Gonzalo Franetovic" w:date="2023-08-10T16:49:00Z">
            <w:r w:rsidR="007B1472" w:rsidRPr="007B1472">
              <w:rPr>
                <w:color w:val="000000"/>
                <w:highlight w:val="cyan"/>
                <w:rPrChange w:id="1706" w:author="Gonzalo Franetovic" w:date="2023-08-10T16:49:00Z">
                  <w:rPr/>
                </w:rPrChange>
              </w:rPr>
              <w:t>(Schneider &amp; Castillo, 2015)</w:t>
            </w:r>
          </w:ins>
          <w:customXmlInsRangeStart w:id="1707" w:author="Gonzalo Franetovic" w:date="2023-08-10T15:49:00Z"/>
        </w:sdtContent>
      </w:sdt>
      <w:customXmlInsRangeEnd w:id="1707"/>
      <w:ins w:id="1708" w:author="Gonzalo Franetovic" w:date="2023-08-10T15:38:00Z">
        <w:r w:rsidRPr="00D828E3">
          <w:rPr>
            <w:highlight w:val="cyan"/>
            <w:rPrChange w:id="1709" w:author="Gonzalo Franetovic" w:date="2023-08-10T16:44:00Z">
              <w:rPr/>
            </w:rPrChange>
          </w:rPr>
          <w:t>, could be related to particularities of Chilean society, differences in the indicators used or a suppression of these associations when using a belief system approach such as ours. Finally, our attitude network confirms the importance of perceived inequality in shaping support for redistribution</w:t>
        </w:r>
      </w:ins>
      <w:ins w:id="1710" w:author="Gonzalo Franetovic" w:date="2023-08-10T15:45:00Z">
        <w:r w:rsidR="005A7288" w:rsidRPr="00D828E3">
          <w:rPr>
            <w:highlight w:val="cyan"/>
            <w:rPrChange w:id="1711" w:author="Gonzalo Franetovic" w:date="2023-08-10T16:44:00Z">
              <w:rPr/>
            </w:rPrChange>
          </w:rPr>
          <w:t xml:space="preserve"> </w:t>
        </w:r>
      </w:ins>
      <w:customXmlInsRangeStart w:id="1712" w:author="Gonzalo Franetovic" w:date="2023-08-10T15:48:00Z"/>
      <w:sdt>
        <w:sdtPr>
          <w:rPr>
            <w:highlight w:val="cyan"/>
            <w:rPrChange w:id="1713" w:author="Gonzalo Franetovic" w:date="2023-08-10T16:44:00Z">
              <w:rPr/>
            </w:rPrChange>
          </w:rPr>
          <w:alias w:val="SmartCite Citation"/>
          <w:tag w:val="0a3c846c-7570-4913-bd72-3afd46468081:548f8074-084b-410b-816d-44ea49789c66+"/>
          <w:id w:val="1080571051"/>
          <w:placeholder>
            <w:docPart w:val="DefaultPlaceholder_-1854013440"/>
          </w:placeholder>
        </w:sdtPr>
        <w:sdtContent>
          <w:customXmlInsRangeEnd w:id="1712"/>
          <w:ins w:id="1714" w:author="Gonzalo Franetovic" w:date="2023-08-10T16:49:00Z">
            <w:r w:rsidR="007B1472" w:rsidRPr="007B1472">
              <w:rPr>
                <w:color w:val="000000"/>
                <w:highlight w:val="cyan"/>
                <w:rPrChange w:id="1715" w:author="Gonzalo Franetovic" w:date="2023-08-10T16:49:00Z">
                  <w:rPr/>
                </w:rPrChange>
              </w:rPr>
              <w:t>(Trump, 2023)</w:t>
            </w:r>
          </w:ins>
          <w:customXmlInsRangeStart w:id="1716" w:author="Gonzalo Franetovic" w:date="2023-08-10T15:48:00Z"/>
        </w:sdtContent>
      </w:sdt>
      <w:customXmlInsRangeEnd w:id="1716"/>
      <w:ins w:id="1717" w:author="Gonzalo Franetovic" w:date="2023-08-10T15:38:00Z">
        <w:r w:rsidRPr="00D828E3">
          <w:rPr>
            <w:highlight w:val="cyan"/>
            <w:rPrChange w:id="1718" w:author="Gonzalo Franetovic" w:date="2023-08-10T16:44:00Z">
              <w:rPr/>
            </w:rPrChange>
          </w:rPr>
          <w:t xml:space="preserve">. Perception of large income inequality and beliefs in public and market redistribution are part of a strong, intra-community, positively associated triad, However, contrary to previous non-network, country-level evidence </w:t>
        </w:r>
      </w:ins>
      <w:customXmlInsRangeStart w:id="1719" w:author="Gonzalo Franetovic" w:date="2023-08-10T16:00:00Z"/>
      <w:sdt>
        <w:sdtPr>
          <w:rPr>
            <w:highlight w:val="cyan"/>
            <w:rPrChange w:id="1720" w:author="Gonzalo Franetovic" w:date="2023-08-10T16:44:00Z">
              <w:rPr/>
            </w:rPrChange>
          </w:rPr>
          <w:alias w:val="SmartCite Citation"/>
          <w:tag w:val="0a3c846c-7570-4913-bd72-3afd46468081:1344dfec-0280-4ce1-b0eb-497c344f7a95+"/>
          <w:id w:val="1678389130"/>
          <w:placeholder>
            <w:docPart w:val="DefaultPlaceholder_-1854013440"/>
          </w:placeholder>
        </w:sdtPr>
        <w:sdtContent>
          <w:customXmlInsRangeEnd w:id="1719"/>
          <w:ins w:id="1721" w:author="Gonzalo Franetovic" w:date="2023-08-10T16:49:00Z">
            <w:r w:rsidR="007B1472" w:rsidRPr="007B1472">
              <w:rPr>
                <w:color w:val="000000"/>
                <w:highlight w:val="cyan"/>
                <w:rPrChange w:id="1722" w:author="Gonzalo Franetovic" w:date="2023-08-10T16:49:00Z">
                  <w:rPr/>
                </w:rPrChange>
              </w:rPr>
              <w:t>(</w:t>
            </w:r>
            <w:proofErr w:type="spellStart"/>
            <w:r w:rsidR="007B1472" w:rsidRPr="007B1472">
              <w:rPr>
                <w:color w:val="000000"/>
                <w:highlight w:val="cyan"/>
                <w:rPrChange w:id="1723" w:author="Gonzalo Franetovic" w:date="2023-08-10T16:49:00Z">
                  <w:rPr/>
                </w:rPrChange>
              </w:rPr>
              <w:t>Alesina</w:t>
            </w:r>
            <w:proofErr w:type="spellEnd"/>
            <w:r w:rsidR="007B1472" w:rsidRPr="007B1472">
              <w:rPr>
                <w:color w:val="000000"/>
                <w:highlight w:val="cyan"/>
                <w:rPrChange w:id="1724" w:author="Gonzalo Franetovic" w:date="2023-08-10T16:49:00Z">
                  <w:rPr/>
                </w:rPrChange>
              </w:rPr>
              <w:t xml:space="preserve"> &amp; </w:t>
            </w:r>
            <w:proofErr w:type="spellStart"/>
            <w:r w:rsidR="007B1472" w:rsidRPr="007B1472">
              <w:rPr>
                <w:color w:val="000000"/>
                <w:highlight w:val="cyan"/>
                <w:rPrChange w:id="1725" w:author="Gonzalo Franetovic" w:date="2023-08-10T16:49:00Z">
                  <w:rPr/>
                </w:rPrChange>
              </w:rPr>
              <w:t>Angeletos</w:t>
            </w:r>
            <w:proofErr w:type="spellEnd"/>
            <w:r w:rsidR="007B1472" w:rsidRPr="007B1472">
              <w:rPr>
                <w:color w:val="000000"/>
                <w:highlight w:val="cyan"/>
                <w:rPrChange w:id="1726" w:author="Gonzalo Franetovic" w:date="2023-08-10T16:49:00Z">
                  <w:rPr/>
                </w:rPrChange>
              </w:rPr>
              <w:t>, 2005)</w:t>
            </w:r>
          </w:ins>
          <w:customXmlInsRangeStart w:id="1727" w:author="Gonzalo Franetovic" w:date="2023-08-10T16:00:00Z"/>
        </w:sdtContent>
      </w:sdt>
      <w:customXmlInsRangeEnd w:id="1727"/>
      <w:ins w:id="1728" w:author="Gonzalo Franetovic" w:date="2023-08-10T15:38:00Z">
        <w:r w:rsidRPr="00D828E3">
          <w:rPr>
            <w:highlight w:val="cyan"/>
            <w:rPrChange w:id="1729" w:author="Gonzalo Franetovic" w:date="2023-08-10T16:44:00Z">
              <w:rPr/>
            </w:rPrChange>
          </w:rPr>
          <w:t xml:space="preserve"> we reveal that, in Chile, belief in public redistribution is mostly influenced by assessments regarding magnitude rather than explanations of inequality.</w:t>
        </w:r>
      </w:ins>
      <w:commentRangeEnd w:id="1645"/>
      <w:ins w:id="1730" w:author="Gonzalo Franetovic" w:date="2023-08-10T17:00:00Z">
        <w:r w:rsidR="00913B54">
          <w:rPr>
            <w:rStyle w:val="Refdecomentario"/>
          </w:rPr>
          <w:commentReference w:id="1645"/>
        </w:r>
      </w:ins>
    </w:p>
    <w:p w14:paraId="6C027138" w14:textId="57844915" w:rsidR="00D24CF1" w:rsidRDefault="00000000" w:rsidP="005F13D1">
      <w:commentRangeStart w:id="1731"/>
      <w:del w:id="1732" w:author="Gonzalo Franetovic" w:date="2023-08-10T14:10:00Z">
        <w:r w:rsidDel="00FE0339">
          <w:delText>Interestingly</w:delText>
        </w:r>
      </w:del>
      <w:del w:id="1733" w:author="Gonzalo Franetovic" w:date="2023-08-10T15:10:00Z">
        <w:r w:rsidDel="005F13D1">
          <w:delText>, support for public redistribution is often adopted as a</w:delText>
        </w:r>
      </w:del>
      <w:del w:id="1734" w:author="Gonzalo Franetovic" w:date="2023-08-10T14:12:00Z">
        <w:r w:rsidDel="00FE0339">
          <w:delText>n</w:delText>
        </w:r>
      </w:del>
      <w:del w:id="1735" w:author="Gonzalo Franetovic" w:date="2023-08-10T15:10:00Z">
        <w:r w:rsidDel="005F13D1">
          <w:delText xml:space="preserve"> </w:delText>
        </w:r>
      </w:del>
      <w:del w:id="1736" w:author="Gonzalo Franetovic" w:date="2023-08-10T14:12:00Z">
        <w:r w:rsidDel="00FE0339">
          <w:delText>in</w:delText>
        </w:r>
      </w:del>
      <w:del w:id="1737" w:author="Gonzalo Franetovic" w:date="2023-08-10T15:10:00Z">
        <w:r w:rsidDel="005F13D1">
          <w:delText xml:space="preserve">dependent variable in the distributive justice literature </w:delText>
        </w:r>
        <w:r w:rsidDel="005F13D1">
          <w:fldChar w:fldCharType="begin"/>
        </w:r>
        <w:r w:rsidDel="005F13D1">
          <w:delInstrText>HYPERLINK "https://app.readcube.com/library/0a3c846c-7570-4913-bd72-3afd46468081/all?uuid=3169707220072062&amp;item_ids=0a3c846c-7570-4913-bd72-3afd46468081:ebe87e67-14af-45a0-a8e2-886516edc9f6,0a3c846c-7570-4913-bd72-3afd46468081:5dbc208c-02cf-4283-97ef-14bfebf3ac22,0a3c846c-7570-4913-bd72-3afd46468081:6b117ad8-7097-4095-aa19-ad9173ced3a3,0a3c846c-7570-4913-bd72-3afd46468081:f8983209-47e6-42dd-9f21-1f84856762c4" \h</w:delInstrText>
        </w:r>
        <w:r w:rsidDel="005F13D1">
          <w:fldChar w:fldCharType="separate"/>
        </w:r>
        <w:r w:rsidDel="005F13D1">
          <w:rPr>
            <w:color w:val="000000"/>
          </w:rPr>
          <w:delText>(Alesina &amp; Giuliano, 2009; Franetovic &amp; Castillo, 2021; Svallfors, 1997; Wu &amp; Chou, 2017)</w:delText>
        </w:r>
        <w:r w:rsidDel="005F13D1">
          <w:rPr>
            <w:color w:val="000000"/>
          </w:rPr>
          <w:fldChar w:fldCharType="end"/>
        </w:r>
        <w:r w:rsidDel="005F13D1">
          <w:delText>.</w:delText>
        </w:r>
      </w:del>
      <w:del w:id="1738" w:author="Gonzalo Franetovic" w:date="2023-08-10T15:39:00Z">
        <w:r w:rsidDel="004C705C">
          <w:delText xml:space="preserve"> </w:delText>
        </w:r>
      </w:del>
      <w:del w:id="1739" w:author="Gonzalo Franetovic" w:date="2023-08-10T15:10:00Z">
        <w:r w:rsidDel="005F13D1">
          <w:delText>O</w:delText>
        </w:r>
      </w:del>
      <w:del w:id="1740" w:author="Gonzalo Franetovic" w:date="2023-08-10T15:39:00Z">
        <w:r w:rsidDel="004C705C">
          <w:delText xml:space="preserve">ur </w:delText>
        </w:r>
      </w:del>
      <w:del w:id="1741" w:author="Gonzalo Franetovic" w:date="2023-08-10T15:31:00Z">
        <w:r w:rsidDel="00466A79">
          <w:delText xml:space="preserve">results </w:delText>
        </w:r>
      </w:del>
      <w:del w:id="1742" w:author="Gonzalo Franetovic" w:date="2023-08-10T14:12:00Z">
        <w:r w:rsidDel="00FE0339">
          <w:delText xml:space="preserve">show that in Chile, </w:delText>
        </w:r>
      </w:del>
      <w:del w:id="1743" w:author="Gonzalo Franetovic" w:date="2023-08-10T15:39:00Z">
        <w:r w:rsidDel="004C705C">
          <w:delText xml:space="preserve">contrary to prior non-network and country-level evidence </w:delText>
        </w:r>
        <w:r w:rsidDel="004C705C">
          <w:fldChar w:fldCharType="begin"/>
        </w:r>
        <w:r w:rsidDel="004C705C">
          <w:delInstrText>HYPERLINK "https://app.readcube.com/library/0a3c846c-7570-4913-bd72-3afd46468081/all?uuid=23246101990806356&amp;item_ids=0a3c846c-7570-4913-bd72-3afd46468081:1344dfec-0280-4ce1-b0eb-497c344f7a95" \h</w:delInstrText>
        </w:r>
        <w:r w:rsidDel="004C705C">
          <w:fldChar w:fldCharType="separate"/>
        </w:r>
        <w:r w:rsidDel="004C705C">
          <w:rPr>
            <w:color w:val="000000"/>
          </w:rPr>
          <w:delText>(Alesina &amp; Angeletos, 2005)</w:delText>
        </w:r>
        <w:r w:rsidDel="004C705C">
          <w:rPr>
            <w:color w:val="000000"/>
          </w:rPr>
          <w:fldChar w:fldCharType="end"/>
        </w:r>
        <w:r w:rsidDel="004C705C">
          <w:delText xml:space="preserve">, </w:delText>
        </w:r>
      </w:del>
      <w:del w:id="1744" w:author="Gonzalo Franetovic" w:date="2023-08-10T15:13:00Z">
        <w:r w:rsidDel="005F13D1">
          <w:delText xml:space="preserve">this </w:delText>
        </w:r>
      </w:del>
      <w:del w:id="1745" w:author="Gonzalo Franetovic" w:date="2023-08-10T15:39:00Z">
        <w:r w:rsidDel="004C705C">
          <w:delText>belief is mostly influenced</w:delText>
        </w:r>
        <w:r w:rsidR="00F309D9" w:rsidDel="004C705C">
          <w:delText xml:space="preserve"> </w:delText>
        </w:r>
        <w:r w:rsidDel="004C705C">
          <w:delText xml:space="preserve">by evaluations regarding the magnitude rather than </w:delText>
        </w:r>
      </w:del>
      <w:del w:id="1746" w:author="Gonzalo Franetovic" w:date="2023-08-10T15:32:00Z">
        <w:r w:rsidDel="00466A79">
          <w:delText xml:space="preserve">principles </w:delText>
        </w:r>
      </w:del>
      <w:del w:id="1747" w:author="Gonzalo Franetovic" w:date="2023-08-10T15:39:00Z">
        <w:r w:rsidDel="004C705C">
          <w:delText>of inequality.</w:delText>
        </w:r>
        <w:r w:rsidR="00046D7E" w:rsidDel="004C705C">
          <w:delText xml:space="preserve"> </w:delText>
        </w:r>
        <w:commentRangeEnd w:id="1731"/>
        <w:r w:rsidR="00FE0339" w:rsidDel="004C705C">
          <w:rPr>
            <w:rStyle w:val="Refdecomentario"/>
          </w:rPr>
          <w:commentReference w:id="1731"/>
        </w:r>
      </w:del>
      <w:ins w:id="1748" w:author="Gonzalo Franetovic" w:date="2023-08-10T15:08:00Z">
        <w:r w:rsidR="005B23CD">
          <w:t>I</w:t>
        </w:r>
      </w:ins>
      <w:commentRangeStart w:id="1749"/>
      <w:del w:id="1750" w:author="Gonzalo Franetovic" w:date="2023-08-10T15:08:00Z">
        <w:r w:rsidDel="005B23CD">
          <w:delText>I</w:delText>
        </w:r>
      </w:del>
      <w:r>
        <w:t xml:space="preserve">n addition to high clustering, the network of attitudes towards inequality exhibited moderate connectivity. In social network analysis, ASPL captures the extent to which network nodes are distant </w:t>
      </w:r>
      <w:r w:rsidR="00F309D9">
        <w:t>from</w:t>
      </w:r>
      <w:r>
        <w:t xml:space="preserve"> each other. However, rather than measuring distances, </w:t>
      </w:r>
      <w:r w:rsidR="00F309D9">
        <w:t xml:space="preserve">the </w:t>
      </w:r>
      <w:r>
        <w:t xml:space="preserve">edges of an attitude network are indicative of causal influence between evaluative reactions. Therefore, the connectivity of an attitude network correlates with the strength of the attitude in question </w:t>
      </w:r>
      <w:hyperlink r:id="rId60">
        <w:r>
          <w:rPr>
            <w:color w:val="000000"/>
          </w:rPr>
          <w:t>(Dalege et al., 2019)</w:t>
        </w:r>
      </w:hyperlink>
      <w:r>
        <w:t xml:space="preserve">. Moreover, a structure combining high clustering and high connectivity is usually described as a small-world network </w:t>
      </w:r>
      <w:hyperlink r:id="rId61">
        <w:r>
          <w:rPr>
            <w:color w:val="000000"/>
          </w:rPr>
          <w:t xml:space="preserve">(Watts &amp; </w:t>
        </w:r>
        <w:proofErr w:type="spellStart"/>
        <w:r>
          <w:rPr>
            <w:color w:val="000000"/>
          </w:rPr>
          <w:t>Strogatz</w:t>
        </w:r>
        <w:proofErr w:type="spellEnd"/>
        <w:r>
          <w:rPr>
            <w:color w:val="000000"/>
          </w:rPr>
          <w:t>, 1998)</w:t>
        </w:r>
      </w:hyperlink>
      <w:r>
        <w:t xml:space="preserve">. </w:t>
      </w:r>
      <w:r w:rsidRPr="00C81BA5">
        <w:rPr>
          <w:highlight w:val="yellow"/>
        </w:rPr>
        <w:t xml:space="preserve">Empirically, numerous attitude networks were observed to possess such a structure </w:t>
      </w:r>
      <w:hyperlink r:id="rId62">
        <w:r w:rsidRPr="00C81BA5">
          <w:rPr>
            <w:color w:val="000000"/>
            <w:highlight w:val="yellow"/>
          </w:rPr>
          <w:t>(Carter et al., 2020; Schlicht-</w:t>
        </w:r>
        <w:proofErr w:type="spellStart"/>
        <w:r w:rsidRPr="00C81BA5">
          <w:rPr>
            <w:color w:val="000000"/>
            <w:highlight w:val="yellow"/>
          </w:rPr>
          <w:t>Schmälzle</w:t>
        </w:r>
        <w:proofErr w:type="spellEnd"/>
        <w:r w:rsidRPr="00C81BA5">
          <w:rPr>
            <w:color w:val="000000"/>
            <w:highlight w:val="yellow"/>
          </w:rPr>
          <w:t xml:space="preserve"> et al., 2018; Turner-</w:t>
        </w:r>
        <w:proofErr w:type="spellStart"/>
        <w:r w:rsidRPr="00C81BA5">
          <w:rPr>
            <w:color w:val="000000"/>
            <w:highlight w:val="yellow"/>
          </w:rPr>
          <w:t>Zwinkels</w:t>
        </w:r>
        <w:proofErr w:type="spellEnd"/>
        <w:r w:rsidRPr="00C81BA5">
          <w:rPr>
            <w:color w:val="000000"/>
            <w:highlight w:val="yellow"/>
          </w:rPr>
          <w:t xml:space="preserve"> &amp; Brandt, 2022)</w:t>
        </w:r>
      </w:hyperlink>
      <w:r w:rsidRPr="00C81BA5">
        <w:rPr>
          <w:highlight w:val="yellow"/>
        </w:rPr>
        <w:t>, and the Chilean network of attitudes towards inequality follows this trend.</w:t>
      </w:r>
      <w:commentRangeEnd w:id="1749"/>
      <w:r w:rsidR="001B2E7A">
        <w:rPr>
          <w:rStyle w:val="Refdecomentario"/>
        </w:rPr>
        <w:commentReference w:id="1749"/>
      </w:r>
    </w:p>
    <w:p w14:paraId="7237DE8A" w14:textId="16746F3A" w:rsidR="00F309D9" w:rsidDel="00205BAC" w:rsidRDefault="00F309D9">
      <w:pPr>
        <w:rPr>
          <w:del w:id="1751" w:author="Gonzalo Franetovic" w:date="2023-08-10T12:35:00Z"/>
        </w:rPr>
      </w:pPr>
      <w:commentRangeStart w:id="1752"/>
      <w:del w:id="1753" w:author="Gonzalo Franetovic" w:date="2023-08-09T19:45:00Z">
        <w:r w:rsidDel="00703F59">
          <w:lastRenderedPageBreak/>
          <w:delText>Finally, t</w:delText>
        </w:r>
      </w:del>
      <w:ins w:id="1754" w:author="Gonzalo Franetovic" w:date="2023-08-09T19:45:00Z">
        <w:r w:rsidR="00703F59">
          <w:t>T</w:t>
        </w:r>
      </w:ins>
      <w:r>
        <w:t xml:space="preserve">he stratification by </w:t>
      </w:r>
      <w:del w:id="1755" w:author="Gonzalo Franetovic" w:date="2023-08-09T19:46:00Z">
        <w:r w:rsidDel="00703F59">
          <w:delText>socioeconomic measures</w:delText>
        </w:r>
      </w:del>
      <w:ins w:id="1756" w:author="Gonzalo Franetovic" w:date="2023-08-09T19:46:00Z">
        <w:r w:rsidR="00703F59">
          <w:t>social status</w:t>
        </w:r>
      </w:ins>
      <w:r>
        <w:t xml:space="preserve"> allowed us to relax the homogeneity assumption on which we based the first part of the research. Since socioeconomic measures such as education, income, and social class influence the contents of attitudes towards inequality </w:t>
      </w:r>
      <w:customXmlInsRangeStart w:id="1757" w:author="Gonzalo Franetovic" w:date="2023-08-09T19:48:00Z"/>
      <w:sdt>
        <w:sdtPr>
          <w:alias w:val="SmartCite Citation"/>
          <w:tag w:val="0a3c846c-7570-4913-bd72-3afd46468081:f619fd25-fec4-42ca-bc9a-b074f37ded95,0a3c846c-7570-4913-bd72-3afd46468081:79269b17-8860-441d-bb9e-2ad14c4a7142,0a3c846c-7570-4913-bd72-3afd46468081:2cc04218-4b65-4307-8d54-dcf391d63e15+"/>
          <w:id w:val="1936090243"/>
          <w:placeholder>
            <w:docPart w:val="29D5C6B0863B41BC83B04EB30034B90D"/>
          </w:placeholder>
        </w:sdtPr>
        <w:sdtContent>
          <w:customXmlInsRangeEnd w:id="1757"/>
          <w:ins w:id="1758" w:author="Gonzalo Franetovic" w:date="2023-08-10T16:49:00Z">
            <w:r w:rsidR="007B1472" w:rsidRPr="007B1472">
              <w:rPr>
                <w:color w:val="000000"/>
                <w:rPrChange w:id="1759" w:author="Gonzalo Franetovic" w:date="2023-08-10T16:49:00Z">
                  <w:rPr/>
                </w:rPrChange>
              </w:rPr>
              <w:t>(Bobzien, 2020; Franko et al., 2013; Lindh &amp; McCall, 2020)</w:t>
            </w:r>
          </w:ins>
          <w:customXmlInsRangeStart w:id="1760" w:author="Gonzalo Franetovic" w:date="2023-08-09T19:48:00Z"/>
        </w:sdtContent>
      </w:sdt>
      <w:customXmlInsRangeEnd w:id="1760"/>
      <w:del w:id="1761" w:author="Gonzalo Franetovic" w:date="2023-08-09T19:48:00Z">
        <w:r w:rsidRPr="00703F59" w:rsidDel="00703F59">
          <w:fldChar w:fldCharType="begin"/>
        </w:r>
        <w:r w:rsidRPr="00703F59" w:rsidDel="00703F59">
          <w:delInstrText>HYPERLINK "https://app.readcube.com/library/0a3c846c-7570-4913-bd72-3afd46468081/all?uuid=9264636574959002&amp;item_ids=0a3c846c-7570-4913-bd72-3afd46468081:d2a297e8-988d-46ab-bc51-15088fd4c4f4,0a3c846c-7570-4913-bd72-3afd46468081:79269b17-8860-441d-bb9e-2ad14c4a7142,0a3c846c-7570-4913-bd72-3afd46468081:df71c568-b7b3-4b63-9890-002737dce3b5" \h</w:delInstrText>
        </w:r>
        <w:r w:rsidRPr="00703F59" w:rsidDel="00703F59">
          <w:fldChar w:fldCharType="separate"/>
        </w:r>
        <w:r w:rsidRPr="00703F59" w:rsidDel="00703F59">
          <w:rPr>
            <w:color w:val="000000"/>
          </w:rPr>
          <w:delText>(Evans &amp; Kelley, 2017; Franko et al., 2013; Hadler, 2005)</w:delText>
        </w:r>
        <w:r w:rsidRPr="00703F59" w:rsidDel="00703F59">
          <w:rPr>
            <w:color w:val="000000"/>
          </w:rPr>
          <w:fldChar w:fldCharType="end"/>
        </w:r>
      </w:del>
      <w:r w:rsidRPr="00703F59">
        <w:t>,</w:t>
      </w:r>
      <w:r>
        <w:t xml:space="preserve"> we stratified the sample </w:t>
      </w:r>
      <w:r w:rsidR="003105DB" w:rsidRPr="003105DB">
        <w:rPr>
          <w:highlight w:val="yellow"/>
        </w:rPr>
        <w:t>into six subgroups</w:t>
      </w:r>
      <w:r w:rsidR="003105DB">
        <w:t xml:space="preserve"> </w:t>
      </w:r>
      <w:r>
        <w:t xml:space="preserve">to observe structural variations in their attitude </w:t>
      </w:r>
      <w:commentRangeStart w:id="1762"/>
      <w:r>
        <w:t xml:space="preserve">networks. </w:t>
      </w:r>
      <w:commentRangeEnd w:id="1762"/>
      <w:r w:rsidR="00197188">
        <w:rPr>
          <w:rStyle w:val="Refdecomentario"/>
        </w:rPr>
        <w:commentReference w:id="1762"/>
      </w:r>
      <w:del w:id="1763" w:author="Gonzalo Franetovic" w:date="2023-08-10T10:21:00Z">
        <w:r w:rsidDel="0045300C">
          <w:delText>Interestingly</w:delText>
        </w:r>
      </w:del>
      <w:del w:id="1764" w:author="Gonzalo Franetovic" w:date="2023-08-10T12:35:00Z">
        <w:r w:rsidDel="00205BAC">
          <w:delText xml:space="preserve">, the association between belief in public and in market redistribution is weaker </w:delText>
        </w:r>
      </w:del>
      <w:del w:id="1765" w:author="Gonzalo Franetovic" w:date="2023-08-09T19:49:00Z">
        <w:r w:rsidDel="00703F59">
          <w:delText>in the</w:delText>
        </w:r>
      </w:del>
      <w:del w:id="1766" w:author="Gonzalo Franetovic" w:date="2023-08-10T12:35:00Z">
        <w:r w:rsidDel="00205BAC">
          <w:delText xml:space="preserve"> highly educated </w:delText>
        </w:r>
      </w:del>
      <w:del w:id="1767" w:author="Gonzalo Franetovic" w:date="2023-08-09T19:50:00Z">
        <w:r w:rsidDel="00703F59">
          <w:delText>sample</w:delText>
        </w:r>
      </w:del>
      <w:del w:id="1768" w:author="Gonzalo Franetovic" w:date="2023-08-10T12:35:00Z">
        <w:r w:rsidDel="00205BAC">
          <w:delText>, and the positive association between the allocation of wages based on need and merit disappears. In the low-income sample, the perception of giving bribes as a determinant for getting ahead in life is negatively linked to the belief on merit as a principle determining wages, whereas they are conditionally independent in the high-income sample. Moreover, low-income individuals show a stronger relationship between the perceived importance of a wealthy family and giving bribes as a source of unequal outcomes. This also accounts for the membership of the importance of coming from a wealthy family</w:delText>
        </w:r>
        <w:r w:rsidDel="00205BAC">
          <w:rPr>
            <w:i/>
          </w:rPr>
          <w:delText xml:space="preserve">, </w:delText>
        </w:r>
        <w:r w:rsidDel="00205BAC">
          <w:delText xml:space="preserve">which is considered a structuralist explanation of inequality in the low-income sample, and an individualist one in the high-income network. Finally, people from </w:delText>
        </w:r>
      </w:del>
      <w:del w:id="1769" w:author="Gonzalo Franetovic" w:date="2023-08-09T19:52:00Z">
        <w:r w:rsidDel="00703F59">
          <w:delText xml:space="preserve">the </w:delText>
        </w:r>
      </w:del>
      <w:del w:id="1770" w:author="Gonzalo Franetovic" w:date="2023-08-10T12:35:00Z">
        <w:r w:rsidDel="00205BAC">
          <w:delText>high</w:delText>
        </w:r>
      </w:del>
      <w:del w:id="1771" w:author="Gonzalo Franetovic" w:date="2023-08-09T19:52:00Z">
        <w:r w:rsidDel="00703F59">
          <w:delText>-</w:delText>
        </w:r>
      </w:del>
      <w:del w:id="1772" w:author="Gonzalo Franetovic" w:date="2023-08-10T12:35:00Z">
        <w:r w:rsidDel="00205BAC">
          <w:delText xml:space="preserve">class </w:delText>
        </w:r>
      </w:del>
      <w:del w:id="1773" w:author="Gonzalo Franetovic" w:date="2023-08-09T19:52:00Z">
        <w:r w:rsidDel="00703F59">
          <w:delText xml:space="preserve">sample </w:delText>
        </w:r>
      </w:del>
      <w:del w:id="1774" w:author="Gonzalo Franetovic" w:date="2023-08-10T12:35:00Z">
        <w:r w:rsidDel="00205BAC">
          <w:delText xml:space="preserve">tend to detach the individualist explanations pointing at education and hard work form the rest of other </w:delText>
        </w:r>
      </w:del>
      <w:del w:id="1775" w:author="Gonzalo Franetovic" w:date="2023-08-09T19:52:00Z">
        <w:r w:rsidDel="00703F59">
          <w:delText>inequality beliefs</w:delText>
        </w:r>
      </w:del>
      <w:del w:id="1776" w:author="Gonzalo Franetovic" w:date="2023-08-10T12:35:00Z">
        <w:r w:rsidDel="00205BAC">
          <w:delText xml:space="preserve">, whereas in the lower-class sample they are firmly integrated in the individualistic cluster. Additionally, perception of large income inequality is strongly related with belief in public and market redistribution, but only in the low-class sample. These differences are also balanced by some stable patterns. For example, the triads composed by (i) </w:delText>
        </w:r>
        <w:r w:rsidDel="00205BAC">
          <w:rPr>
            <w:i/>
          </w:rPr>
          <w:delText>race, relig, sex</w:delText>
        </w:r>
        <w:r w:rsidDel="00205BAC">
          <w:delText xml:space="preserve">, and (ii) </w:delText>
        </w:r>
        <w:r w:rsidDel="00205BAC">
          <w:rPr>
            <w:i/>
          </w:rPr>
          <w:delText>resp, merit, train</w:delText>
        </w:r>
        <w:r w:rsidDel="00205BAC">
          <w:delText xml:space="preserve"> are densely connected cliques regardless of the stratification measure. </w:delText>
        </w:r>
      </w:del>
    </w:p>
    <w:p w14:paraId="79275C52" w14:textId="70E53C71" w:rsidR="00205BAC" w:rsidRDefault="003105DB">
      <w:pPr>
        <w:rPr>
          <w:ins w:id="1777" w:author="Gonzalo Franetovic" w:date="2023-08-10T12:35:00Z"/>
        </w:rPr>
      </w:pPr>
      <w:r w:rsidRPr="003105DB">
        <w:rPr>
          <w:highlight w:val="yellow"/>
        </w:rPr>
        <w:t xml:space="preserve">More generally, </w:t>
      </w:r>
      <w:r>
        <w:rPr>
          <w:highlight w:val="yellow"/>
        </w:rPr>
        <w:t>two</w:t>
      </w:r>
      <w:r w:rsidRPr="003105DB">
        <w:rPr>
          <w:highlight w:val="yellow"/>
        </w:rPr>
        <w:t xml:space="preserve"> patterns emerged</w:t>
      </w:r>
      <w:ins w:id="1778" w:author="Gonzalo Franetovic" w:date="2023-08-09T19:55:00Z">
        <w:r w:rsidR="006353E1">
          <w:t xml:space="preserve"> comparing </w:t>
        </w:r>
      </w:ins>
      <w:ins w:id="1779" w:author="Gonzalo Franetovic" w:date="2023-08-09T19:56:00Z">
        <w:r w:rsidR="006353E1">
          <w:t>understandings of inequality by social status</w:t>
        </w:r>
      </w:ins>
      <w:r>
        <w:t xml:space="preserve">. First, </w:t>
      </w:r>
      <w:del w:id="1780" w:author="Gonzalo Franetovic" w:date="2023-08-10T12:39:00Z">
        <w:r w:rsidRPr="003105DB" w:rsidDel="000210C7">
          <w:rPr>
            <w:highlight w:val="yellow"/>
          </w:rPr>
          <w:delText xml:space="preserve">supporting H2, </w:delText>
        </w:r>
      </w:del>
      <w:r w:rsidRPr="003105DB">
        <w:rPr>
          <w:highlight w:val="yellow"/>
        </w:rPr>
        <w:t>we found structural differences between these attitude networks.</w:t>
      </w:r>
      <w:r>
        <w:t xml:space="preserve"> </w:t>
      </w:r>
      <w:r w:rsidRPr="00046D7E">
        <w:rPr>
          <w:highlight w:val="yellow"/>
        </w:rPr>
        <w:t xml:space="preserve">Indeed, </w:t>
      </w:r>
      <w:del w:id="1781" w:author="Gonzalo Franetovic" w:date="2023-08-10T12:40:00Z">
        <w:r w:rsidRPr="00046D7E" w:rsidDel="000210C7">
          <w:rPr>
            <w:highlight w:val="yellow"/>
          </w:rPr>
          <w:delText xml:space="preserve">the Network Comparison Test showed that </w:delText>
        </w:r>
      </w:del>
      <w:r w:rsidRPr="00046D7E">
        <w:rPr>
          <w:highlight w:val="yellow"/>
        </w:rPr>
        <w:t xml:space="preserve">the centrality of a subset of nodes was significantly higher in the attitude networks of people with low income and </w:t>
      </w:r>
      <w:r w:rsidR="00046D7E" w:rsidRPr="00046D7E">
        <w:rPr>
          <w:highlight w:val="yellow"/>
        </w:rPr>
        <w:t xml:space="preserve">from </w:t>
      </w:r>
      <w:del w:id="1782" w:author="Gonzalo Franetovic" w:date="2023-08-09T19:56:00Z">
        <w:r w:rsidR="00046D7E" w:rsidRPr="00046D7E" w:rsidDel="006353E1">
          <w:rPr>
            <w:highlight w:val="yellow"/>
          </w:rPr>
          <w:delText xml:space="preserve">lower </w:delText>
        </w:r>
      </w:del>
      <w:ins w:id="1783" w:author="Gonzalo Franetovic" w:date="2023-08-09T19:56:00Z">
        <w:r w:rsidR="006353E1">
          <w:rPr>
            <w:highlight w:val="yellow"/>
          </w:rPr>
          <w:t>low</w:t>
        </w:r>
        <w:r w:rsidR="006353E1" w:rsidRPr="00046D7E">
          <w:rPr>
            <w:highlight w:val="yellow"/>
          </w:rPr>
          <w:t xml:space="preserve"> </w:t>
        </w:r>
      </w:ins>
      <w:r w:rsidRPr="00046D7E">
        <w:rPr>
          <w:highlight w:val="yellow"/>
        </w:rPr>
        <w:t>social class.</w:t>
      </w:r>
      <w:r>
        <w:t xml:space="preserve"> Moreover, we showed that attitude networks of the low</w:t>
      </w:r>
      <w:del w:id="1784" w:author="Gonzalo Franetovic" w:date="2023-08-10T12:41:00Z">
        <w:r w:rsidDel="000210C7">
          <w:delText>er</w:delText>
        </w:r>
      </w:del>
      <w:r>
        <w:t xml:space="preserve"> </w:t>
      </w:r>
      <w:ins w:id="1785" w:author="Gonzalo Franetovic" w:date="2023-08-10T12:40:00Z">
        <w:r w:rsidR="000210C7">
          <w:t xml:space="preserve">social </w:t>
        </w:r>
      </w:ins>
      <w:r>
        <w:t>status groups are more highly connected</w:t>
      </w:r>
      <w:del w:id="1786" w:author="Gonzalo Franetovic" w:date="2023-08-10T12:41:00Z">
        <w:r w:rsidR="00046D7E" w:rsidRPr="000D0EF3" w:rsidDel="000210C7">
          <w:rPr>
            <w:highlight w:val="yellow"/>
          </w:rPr>
          <w:delText xml:space="preserve">, if compared to those </w:delText>
        </w:r>
        <w:r w:rsidR="000D0EF3" w:rsidRPr="000D0EF3" w:rsidDel="000210C7">
          <w:rPr>
            <w:highlight w:val="yellow"/>
          </w:rPr>
          <w:delText>of the higher social status samples</w:delText>
        </w:r>
      </w:del>
      <w:r w:rsidRPr="000D0EF3">
        <w:rPr>
          <w:highlight w:val="yellow"/>
        </w:rPr>
        <w:t>.</w:t>
      </w:r>
      <w:r>
        <w:t xml:space="preserve"> </w:t>
      </w:r>
      <w:r w:rsidR="001B7B46" w:rsidRPr="001B7B46">
        <w:rPr>
          <w:highlight w:val="yellow"/>
        </w:rPr>
        <w:t xml:space="preserve">These results are consistent with </w:t>
      </w:r>
      <w:r w:rsidR="001B7B46">
        <w:rPr>
          <w:highlight w:val="yellow"/>
        </w:rPr>
        <w:t xml:space="preserve">two </w:t>
      </w:r>
      <w:r w:rsidR="001B7B46" w:rsidRPr="001B7B46">
        <w:rPr>
          <w:highlight w:val="yellow"/>
        </w:rPr>
        <w:t>other contributions adopting the CAN model to study sociopolitical attitudes.</w:t>
      </w:r>
      <w:r w:rsidR="001B7B46">
        <w:t xml:space="preserve"> Indeed, also </w:t>
      </w:r>
      <w:r w:rsidR="001B7B46" w:rsidRPr="00AB54EC">
        <w:rPr>
          <w:highlight w:val="yellow"/>
        </w:rPr>
        <w:t>attitudes towards post-national citizenship (Schlicht-</w:t>
      </w:r>
      <w:proofErr w:type="spellStart"/>
      <w:r w:rsidR="001B7B46" w:rsidRPr="00AB54EC">
        <w:rPr>
          <w:highlight w:val="yellow"/>
        </w:rPr>
        <w:t>Schmälzle</w:t>
      </w:r>
      <w:proofErr w:type="spellEnd"/>
      <w:r w:rsidR="001B7B46" w:rsidRPr="00AB54EC">
        <w:rPr>
          <w:highlight w:val="yellow"/>
        </w:rPr>
        <w:t xml:space="preserve"> et al., 2018) </w:t>
      </w:r>
      <w:r w:rsidR="001B7B46" w:rsidRPr="00046D7E">
        <w:rPr>
          <w:highlight w:val="yellow"/>
        </w:rPr>
        <w:t xml:space="preserve">structurally differ between different population strata. </w:t>
      </w:r>
      <w:r w:rsidR="00C81BA5" w:rsidRPr="00046D7E">
        <w:rPr>
          <w:highlight w:val="yellow"/>
        </w:rPr>
        <w:t xml:space="preserve">Unfortunately, these authors only investigated variations in edge weights, thus making hard the comparison with our systematic investigation of differences in node centrality and network connectivity. </w:t>
      </w:r>
      <w:r w:rsidR="00C232E8" w:rsidRPr="00046D7E">
        <w:rPr>
          <w:highlight w:val="yellow"/>
        </w:rPr>
        <w:t xml:space="preserve">Moreover, </w:t>
      </w:r>
      <w:r w:rsidR="00C81BA5" w:rsidRPr="00046D7E">
        <w:rPr>
          <w:highlight w:val="yellow"/>
        </w:rPr>
        <w:t xml:space="preserve">the fact that networks of the lower social status groups exhibit higher connectivity could </w:t>
      </w:r>
      <w:r w:rsidR="000D0EF3">
        <w:rPr>
          <w:highlight w:val="yellow"/>
        </w:rPr>
        <w:t>indicate</w:t>
      </w:r>
      <w:r w:rsidR="00C81BA5" w:rsidRPr="00046D7E">
        <w:rPr>
          <w:highlight w:val="yellow"/>
        </w:rPr>
        <w:t xml:space="preserve"> that individual belonging to them may have higher attitude s</w:t>
      </w:r>
      <w:r w:rsidR="00C232E8" w:rsidRPr="00046D7E">
        <w:rPr>
          <w:highlight w:val="yellow"/>
        </w:rPr>
        <w:t>trength</w:t>
      </w:r>
      <w:r w:rsidR="00C81BA5" w:rsidRPr="00046D7E">
        <w:rPr>
          <w:highlight w:val="yellow"/>
        </w:rPr>
        <w:t>, as the ASPL of an attitude network was confirmed to predict attitu</w:t>
      </w:r>
      <w:r w:rsidR="00046D7E" w:rsidRPr="00046D7E">
        <w:rPr>
          <w:highlight w:val="yellow"/>
        </w:rPr>
        <w:t>de intensity and stability</w:t>
      </w:r>
      <w:r w:rsidR="00C81BA5" w:rsidRPr="00046D7E">
        <w:rPr>
          <w:highlight w:val="yellow"/>
        </w:rPr>
        <w:t xml:space="preserve"> (Dalege et al., 2019)</w:t>
      </w:r>
      <w:r w:rsidR="00C232E8" w:rsidRPr="00046D7E">
        <w:rPr>
          <w:highlight w:val="yellow"/>
        </w:rPr>
        <w:t>.</w:t>
      </w:r>
      <w:r w:rsidR="00C232E8">
        <w:t xml:space="preserve"> </w:t>
      </w:r>
      <w:r w:rsidR="000D0EF3" w:rsidRPr="000D0EF3">
        <w:rPr>
          <w:highlight w:val="yellow"/>
        </w:rPr>
        <w:t xml:space="preserve">This is </w:t>
      </w:r>
      <w:del w:id="1787" w:author="Gonzalo Franetovic" w:date="2023-08-09T19:58:00Z">
        <w:r w:rsidR="000D0EF3" w:rsidRPr="000D0EF3" w:rsidDel="006353E1">
          <w:rPr>
            <w:highlight w:val="yellow"/>
          </w:rPr>
          <w:delText>a</w:delText>
        </w:r>
      </w:del>
      <w:ins w:id="1788" w:author="Gonzalo Franetovic" w:date="2023-08-09T19:58:00Z">
        <w:r w:rsidR="006353E1" w:rsidRPr="000D0EF3">
          <w:rPr>
            <w:highlight w:val="yellow"/>
          </w:rPr>
          <w:t>an</w:t>
        </w:r>
      </w:ins>
      <w:del w:id="1789" w:author="Gonzalo Franetovic" w:date="2023-08-09T19:58:00Z">
        <w:r w:rsidR="000D0EF3" w:rsidRPr="000D0EF3" w:rsidDel="006353E1">
          <w:rPr>
            <w:highlight w:val="yellow"/>
          </w:rPr>
          <w:delText>n</w:delText>
        </w:r>
      </w:del>
      <w:r w:rsidR="000D0EF3" w:rsidRPr="000D0EF3">
        <w:rPr>
          <w:highlight w:val="yellow"/>
        </w:rPr>
        <w:t xml:space="preserve"> important research </w:t>
      </w:r>
      <w:del w:id="1790" w:author="Gonzalo Franetovic" w:date="2023-08-09T19:58:00Z">
        <w:r w:rsidR="000D0EF3" w:rsidRPr="000D0EF3" w:rsidDel="006353E1">
          <w:rPr>
            <w:highlight w:val="yellow"/>
          </w:rPr>
          <w:delText>hypotesis</w:delText>
        </w:r>
      </w:del>
      <w:ins w:id="1791" w:author="Gonzalo Franetovic" w:date="2023-08-09T19:58:00Z">
        <w:r w:rsidR="006353E1" w:rsidRPr="000D0EF3">
          <w:rPr>
            <w:highlight w:val="yellow"/>
          </w:rPr>
          <w:t>hypothesis</w:t>
        </w:r>
      </w:ins>
      <w:r w:rsidR="000D0EF3" w:rsidRPr="000D0EF3">
        <w:rPr>
          <w:highlight w:val="yellow"/>
        </w:rPr>
        <w:t xml:space="preserve"> which is left unanswered by our contribution, and that needs to be tested by </w:t>
      </w:r>
      <w:del w:id="1792" w:author="Gonzalo Franetovic" w:date="2023-08-09T19:59:00Z">
        <w:r w:rsidR="000D0EF3" w:rsidRPr="000D0EF3" w:rsidDel="006353E1">
          <w:rPr>
            <w:highlight w:val="yellow"/>
          </w:rPr>
          <w:delText>followin</w:delText>
        </w:r>
      </w:del>
      <w:ins w:id="1793" w:author="Gonzalo Franetovic" w:date="2023-08-09T19:59:00Z">
        <w:r w:rsidR="006353E1" w:rsidRPr="000D0EF3">
          <w:rPr>
            <w:highlight w:val="yellow"/>
          </w:rPr>
          <w:t>following</w:t>
        </w:r>
      </w:ins>
      <w:r w:rsidR="000D0EF3" w:rsidRPr="000D0EF3">
        <w:rPr>
          <w:highlight w:val="yellow"/>
        </w:rPr>
        <w:t xml:space="preserve"> studies.</w:t>
      </w:r>
      <w:r w:rsidR="000D0EF3">
        <w:t xml:space="preserve"> </w:t>
      </w:r>
      <w:commentRangeEnd w:id="1752"/>
      <w:r w:rsidR="00913B54">
        <w:rPr>
          <w:rStyle w:val="Refdecomentario"/>
        </w:rPr>
        <w:commentReference w:id="1752"/>
      </w:r>
    </w:p>
    <w:p w14:paraId="49FAADD0" w14:textId="33F8C9C3" w:rsidR="00F55824" w:rsidDel="00F55824" w:rsidRDefault="003105DB">
      <w:pPr>
        <w:rPr>
          <w:del w:id="1794" w:author="Gonzalo Franetovic" w:date="2023-08-10T16:39:00Z"/>
        </w:rPr>
      </w:pPr>
      <w:commentRangeStart w:id="1795"/>
      <w:del w:id="1796" w:author="Gonzalo Franetovic" w:date="2023-08-10T16:41:00Z">
        <w:r w:rsidRPr="003105DB" w:rsidDel="00F55824">
          <w:rPr>
            <w:highlight w:val="yellow"/>
          </w:rPr>
          <w:delText>Second</w:delText>
        </w:r>
        <w:r w:rsidDel="00F55824">
          <w:delText>, the attitude networks of the lower status groups are systematically characterized by a greater number of communities. Since EGA equates the number of network clusters to the number of dimensions underlying a construct, this finding highlights that Chileans in lower socioeconomic positions have a more multidimensional comprehension of inequality</w:delText>
        </w:r>
      </w:del>
      <w:del w:id="1797" w:author="Gonzalo Franetovic" w:date="2023-08-10T15:15:00Z">
        <w:r w:rsidR="00F309D9" w:rsidDel="005F13D1">
          <w:delText xml:space="preserve">, </w:delText>
        </w:r>
        <w:r w:rsidR="00F309D9" w:rsidRPr="00F309D9" w:rsidDel="005F13D1">
          <w:rPr>
            <w:highlight w:val="yellow"/>
          </w:rPr>
          <w:delText>confirming H3</w:delText>
        </w:r>
      </w:del>
      <w:del w:id="1798" w:author="Gonzalo Franetovic" w:date="2023-08-10T16:41:00Z">
        <w:r w:rsidDel="00F55824">
          <w:delText xml:space="preserve">. This pattern is due to an emerging community grouping critical evaluations of the magnitude of inequalities. </w:delText>
        </w:r>
      </w:del>
      <w:del w:id="1799" w:author="Gonzalo Franetovic" w:date="2023-08-10T16:05:00Z">
        <w:r w:rsidDel="004620D7">
          <w:delText xml:space="preserve">Indeed, in the attitude networks of the </w:delText>
        </w:r>
        <w:r w:rsidR="00A52B96" w:rsidDel="004620D7">
          <w:delText>high-status</w:delText>
        </w:r>
        <w:r w:rsidDel="004620D7">
          <w:delText xml:space="preserve"> groups, the variables </w:delText>
        </w:r>
        <w:r w:rsidDel="004620D7">
          <w:rPr>
            <w:i/>
          </w:rPr>
          <w:delText xml:space="preserve">ineq_j, reg_p, redis_f, </w:delText>
        </w:r>
        <w:r w:rsidDel="004620D7">
          <w:delText>are part of the cluster featuring evaluative reactions on the size of existing inequality. Conversely, i</w:delText>
        </w:r>
      </w:del>
      <w:del w:id="1800" w:author="Gonzalo Franetovic" w:date="2023-08-10T16:41:00Z">
        <w:r w:rsidDel="00F55824">
          <w:delText xml:space="preserve">n low status attitude networks, the judgment of unfair distribution, the perception of tax regressivity, and the judgment of failure of public redistribution, show higher partial correlations among them, and are less related to the other variables in the other clusters. </w:delText>
        </w:r>
      </w:del>
      <w:ins w:id="1801" w:author="Gonzalo Franetovic" w:date="2023-08-10T16:39:00Z">
        <w:r w:rsidR="00F55824" w:rsidRPr="00F55824">
          <w:t xml:space="preserve">Second, the attitude networks of lower status groups are systematically characterized by a greater number of communities. Given that EGA equates the number of network clusters with the number of dimensions underlying a construct, this finding highlights that Chileans in lower socioeconomic positions have a more multidimensional understanding of inequality. This pattern is due to an emerging community that groups critical evaluations of the magnitude of inequalities. In the networks of low status attitudes, the judgment of unfair distribution, the perception of tax regressivity, and the judgment of failure of public redistribution, show higher partial correlations with each other, and are less related to the other variables of the other clusters. </w:t>
        </w:r>
        <w:r w:rsidR="00F55824" w:rsidRPr="00D828E3">
          <w:rPr>
            <w:highlight w:val="cyan"/>
            <w:rPrChange w:id="1802" w:author="Gonzalo Franetovic" w:date="2023-08-10T16:44:00Z">
              <w:rPr/>
            </w:rPrChange>
          </w:rPr>
          <w:t xml:space="preserve">Social justice research has already highlighted the relevance of individuals' social environments in providing distributional information to individuals through personal social </w:t>
        </w:r>
      </w:ins>
      <w:ins w:id="1803" w:author="Gonzalo Franetovic" w:date="2023-08-10T16:41:00Z">
        <w:r w:rsidR="00F55824" w:rsidRPr="00D828E3">
          <w:rPr>
            <w:highlight w:val="cyan"/>
            <w:rPrChange w:id="1804" w:author="Gonzalo Franetovic" w:date="2023-08-10T16:44:00Z">
              <w:rPr/>
            </w:rPrChange>
          </w:rPr>
          <w:t xml:space="preserve">networks </w:t>
        </w:r>
      </w:ins>
      <w:customXmlInsRangeStart w:id="1805" w:author="Gonzalo Franetovic" w:date="2023-08-10T16:41:00Z"/>
      <w:sdt>
        <w:sdtPr>
          <w:rPr>
            <w:highlight w:val="cyan"/>
            <w:rPrChange w:id="1806" w:author="Gonzalo Franetovic" w:date="2023-08-10T16:44:00Z">
              <w:rPr/>
            </w:rPrChange>
          </w:rPr>
          <w:alias w:val="SmartCite Citation"/>
          <w:tag w:val="0a3c846c-7570-4913-bd72-3afd46468081:321be0d4-5782-496f-99a4-10cd57b07025+"/>
          <w:id w:val="1074855359"/>
          <w:placeholder>
            <w:docPart w:val="6C86DD284AF54EF88F57193DF3432AEA"/>
          </w:placeholder>
        </w:sdtPr>
        <w:sdtContent>
          <w:customXmlInsRangeEnd w:id="1805"/>
          <w:ins w:id="1807" w:author="Gonzalo Franetovic" w:date="2023-08-10T16:49:00Z">
            <w:r w:rsidR="007B1472" w:rsidRPr="007B1472">
              <w:rPr>
                <w:color w:val="000000"/>
                <w:highlight w:val="cyan"/>
                <w:rPrChange w:id="1808" w:author="Gonzalo Franetovic" w:date="2023-08-10T16:49:00Z">
                  <w:rPr/>
                </w:rPrChange>
              </w:rPr>
              <w:t>(Lindh et al., 2021)</w:t>
            </w:r>
          </w:ins>
          <w:customXmlInsRangeStart w:id="1809" w:author="Gonzalo Franetovic" w:date="2023-08-10T16:41:00Z"/>
        </w:sdtContent>
      </w:sdt>
      <w:customXmlInsRangeEnd w:id="1809"/>
      <w:ins w:id="1810" w:author="Gonzalo Franetovic" w:date="2023-08-10T16:41:00Z">
        <w:r w:rsidR="00F55824" w:rsidRPr="00D828E3">
          <w:rPr>
            <w:highlight w:val="cyan"/>
            <w:rPrChange w:id="1811" w:author="Gonzalo Franetovic" w:date="2023-08-10T16:44:00Z">
              <w:rPr/>
            </w:rPrChange>
          </w:rPr>
          <w:t xml:space="preserve"> </w:t>
        </w:r>
      </w:ins>
      <w:ins w:id="1812" w:author="Gonzalo Franetovic" w:date="2023-08-10T16:39:00Z">
        <w:r w:rsidR="00F55824" w:rsidRPr="00D828E3">
          <w:rPr>
            <w:highlight w:val="cyan"/>
            <w:rPrChange w:id="1813" w:author="Gonzalo Franetovic" w:date="2023-08-10T16:44:00Z">
              <w:rPr/>
            </w:rPrChange>
          </w:rPr>
          <w:t xml:space="preserve">and socializing institutions </w:t>
        </w:r>
      </w:ins>
      <w:customXmlInsRangeStart w:id="1814" w:author="Gonzalo Franetovic" w:date="2023-08-10T16:40:00Z"/>
      <w:sdt>
        <w:sdtPr>
          <w:rPr>
            <w:highlight w:val="cyan"/>
            <w:rPrChange w:id="1815" w:author="Gonzalo Franetovic" w:date="2023-08-10T16:44:00Z">
              <w:rPr/>
            </w:rPrChange>
          </w:rPr>
          <w:alias w:val="SmartCite Citation"/>
          <w:tag w:val="0a3c846c-7570-4913-bd72-3afd46468081:57d7bb69-7f39-427c-8623-0f8e8cbbb790+"/>
          <w:id w:val="166072446"/>
          <w:placeholder>
            <w:docPart w:val="F24E9B5286F84DE2AF5D847F5186F721"/>
          </w:placeholder>
        </w:sdtPr>
        <w:sdtContent>
          <w:customXmlInsRangeEnd w:id="1814"/>
          <w:ins w:id="1816" w:author="Gonzalo Franetovic" w:date="2023-08-10T16:49:00Z">
            <w:r w:rsidR="007B1472" w:rsidRPr="007B1472">
              <w:rPr>
                <w:color w:val="000000"/>
                <w:highlight w:val="cyan"/>
                <w:rPrChange w:id="1817" w:author="Gonzalo Franetovic" w:date="2023-08-10T16:49:00Z">
                  <w:rPr/>
                </w:rPrChange>
              </w:rPr>
              <w:t>(</w:t>
            </w:r>
            <w:proofErr w:type="spellStart"/>
            <w:r w:rsidR="007B1472" w:rsidRPr="007B1472">
              <w:rPr>
                <w:color w:val="000000"/>
                <w:highlight w:val="cyan"/>
                <w:rPrChange w:id="1818" w:author="Gonzalo Franetovic" w:date="2023-08-10T16:49:00Z">
                  <w:rPr/>
                </w:rPrChange>
              </w:rPr>
              <w:t>Mijs</w:t>
            </w:r>
            <w:proofErr w:type="spellEnd"/>
            <w:r w:rsidR="007B1472" w:rsidRPr="007B1472">
              <w:rPr>
                <w:color w:val="000000"/>
                <w:highlight w:val="cyan"/>
                <w:rPrChange w:id="1819" w:author="Gonzalo Franetovic" w:date="2023-08-10T16:49:00Z">
                  <w:rPr/>
                </w:rPrChange>
              </w:rPr>
              <w:t>, 2018)</w:t>
            </w:r>
          </w:ins>
          <w:customXmlInsRangeStart w:id="1820" w:author="Gonzalo Franetovic" w:date="2023-08-10T16:40:00Z"/>
        </w:sdtContent>
      </w:sdt>
      <w:customXmlInsRangeEnd w:id="1820"/>
      <w:ins w:id="1821" w:author="Gonzalo Franetovic" w:date="2023-08-10T16:39:00Z">
        <w:r w:rsidR="00F55824" w:rsidRPr="00D828E3">
          <w:rPr>
            <w:highlight w:val="cyan"/>
            <w:rPrChange w:id="1822" w:author="Gonzalo Franetovic" w:date="2023-08-10T16:44:00Z">
              <w:rPr/>
            </w:rPrChange>
          </w:rPr>
          <w:t xml:space="preserve">, among others. Although the data do not allow us to test or control for these factors, the marked social barriers between individuals in high social status positions and the rest of the population in Chile </w:t>
        </w:r>
      </w:ins>
      <w:customXmlInsRangeStart w:id="1823" w:author="Gonzalo Franetovic" w:date="2023-08-10T16:39:00Z"/>
      <w:sdt>
        <w:sdtPr>
          <w:rPr>
            <w:highlight w:val="cyan"/>
            <w:rPrChange w:id="1824" w:author="Gonzalo Franetovic" w:date="2023-08-10T16:44:00Z">
              <w:rPr/>
            </w:rPrChange>
          </w:rPr>
          <w:alias w:val="SmartCite Citation"/>
          <w:tag w:val="0a3c846c-7570-4913-bd72-3afd46468081:120f6e5e-437e-42ab-8c32-6414a2980db3+"/>
          <w:id w:val="-1045600162"/>
          <w:placeholder>
            <w:docPart w:val="5A25A6E9B12B433286574186A7EDDA8B"/>
          </w:placeholder>
        </w:sdtPr>
        <w:sdtContent>
          <w:customXmlInsRangeEnd w:id="1823"/>
          <w:ins w:id="1825" w:author="Gonzalo Franetovic" w:date="2023-08-10T16:49:00Z">
            <w:r w:rsidR="007B1472" w:rsidRPr="007B1472">
              <w:rPr>
                <w:color w:val="000000"/>
                <w:highlight w:val="cyan"/>
                <w:rPrChange w:id="1826" w:author="Gonzalo Franetovic" w:date="2023-08-10T16:49:00Z">
                  <w:rPr/>
                </w:rPrChange>
              </w:rPr>
              <w:t>(</w:t>
            </w:r>
            <w:proofErr w:type="spellStart"/>
            <w:r w:rsidR="007B1472" w:rsidRPr="007B1472">
              <w:rPr>
                <w:color w:val="000000"/>
                <w:highlight w:val="cyan"/>
                <w:rPrChange w:id="1827" w:author="Gonzalo Franetovic" w:date="2023-08-10T16:49:00Z">
                  <w:rPr/>
                </w:rPrChange>
              </w:rPr>
              <w:t>Torche</w:t>
            </w:r>
            <w:proofErr w:type="spellEnd"/>
            <w:r w:rsidR="007B1472" w:rsidRPr="007B1472">
              <w:rPr>
                <w:color w:val="000000"/>
                <w:highlight w:val="cyan"/>
                <w:rPrChange w:id="1828" w:author="Gonzalo Franetovic" w:date="2023-08-10T16:49:00Z">
                  <w:rPr/>
                </w:rPrChange>
              </w:rPr>
              <w:t>, 2005)</w:t>
            </w:r>
          </w:ins>
          <w:customXmlInsRangeStart w:id="1829" w:author="Gonzalo Franetovic" w:date="2023-08-10T16:39:00Z"/>
        </w:sdtContent>
      </w:sdt>
      <w:customXmlInsRangeEnd w:id="1829"/>
      <w:ins w:id="1830" w:author="Gonzalo Franetovic" w:date="2023-08-10T16:39:00Z">
        <w:r w:rsidR="00F55824" w:rsidRPr="00D828E3">
          <w:rPr>
            <w:highlight w:val="cyan"/>
            <w:rPrChange w:id="1831" w:author="Gonzalo Franetovic" w:date="2023-08-10T16:44:00Z">
              <w:rPr/>
            </w:rPrChange>
          </w:rPr>
          <w:t xml:space="preserve"> may explain why lower social status groups </w:t>
        </w:r>
        <w:proofErr w:type="gramStart"/>
        <w:r w:rsidR="00F55824" w:rsidRPr="00D828E3">
          <w:rPr>
            <w:highlight w:val="cyan"/>
            <w:rPrChange w:id="1832" w:author="Gonzalo Franetovic" w:date="2023-08-10T16:44:00Z">
              <w:rPr/>
            </w:rPrChange>
          </w:rPr>
          <w:t>have a greater capacity</w:t>
        </w:r>
        <w:proofErr w:type="gramEnd"/>
        <w:r w:rsidR="00F55824" w:rsidRPr="00D828E3">
          <w:rPr>
            <w:highlight w:val="cyan"/>
            <w:rPrChange w:id="1833" w:author="Gonzalo Franetovic" w:date="2023-08-10T16:44:00Z">
              <w:rPr/>
            </w:rPrChange>
          </w:rPr>
          <w:t xml:space="preserve"> to construct a more multidimensional understanding of inequality. However, considering that this is the first application of attitude networks to people's attitudes towards inequality, this is a tentative explanation. Therefore, it is essential that new research seeks to explain this phenomenon in greater depth in Chile.</w:t>
        </w:r>
      </w:ins>
      <w:commentRangeEnd w:id="1795"/>
      <w:ins w:id="1834" w:author="Gonzalo Franetovic" w:date="2023-08-10T17:01:00Z">
        <w:r w:rsidR="00913B54">
          <w:rPr>
            <w:rStyle w:val="Refdecomentario"/>
          </w:rPr>
          <w:commentReference w:id="1795"/>
        </w:r>
      </w:ins>
    </w:p>
    <w:p w14:paraId="3299D2A6" w14:textId="77777777" w:rsidR="00F55824" w:rsidRDefault="00F55824">
      <w:pPr>
        <w:rPr>
          <w:ins w:id="1835" w:author="Gonzalo Franetovic" w:date="2023-08-10T16:39:00Z"/>
        </w:rPr>
      </w:pPr>
    </w:p>
    <w:p w14:paraId="25CE4380" w14:textId="618FA821" w:rsidR="00D24CF1" w:rsidRDefault="00000000">
      <w:bookmarkStart w:id="1836" w:name="_8msxht7dbi6d" w:colFirst="0" w:colLast="0"/>
      <w:bookmarkEnd w:id="1836"/>
      <w:commentRangeStart w:id="1837"/>
      <w:r>
        <w:t xml:space="preserve">This paper has </w:t>
      </w:r>
      <w:r w:rsidR="003105DB" w:rsidRPr="003105DB">
        <w:rPr>
          <w:highlight w:val="yellow"/>
        </w:rPr>
        <w:t>four</w:t>
      </w:r>
      <w:r>
        <w:t xml:space="preserve"> main limitations. First, due to data availability we included items belonging to survey batteries. This entailed the occurrence of an instrument effect, since we observed high partial correlations between items measured jointly. However, important associations between items of different survey batteries occurred, and items measured jointly were not always part of the same community. Second, the GGM model required the inclusion of items measured in a similar scale. Therefore, we excluded variables praised by the literature, such as the perception of inequality measured by a salary gap or a diagram-based indicator </w:t>
      </w:r>
      <w:hyperlink r:id="rId63">
        <w:r>
          <w:rPr>
            <w:color w:val="000000"/>
          </w:rPr>
          <w:t>(Castillo et al., 2022)</w:t>
        </w:r>
      </w:hyperlink>
      <w:r>
        <w:t xml:space="preserve">. Third, by splitting the sample according to median values of socioeconomic variables we effectively tested for a stepwise moderation. Thus, we are unable to capture all the heterogeneity existing across the social structure. However, dividing the </w:t>
      </w:r>
      <w:r>
        <w:lastRenderedPageBreak/>
        <w:t xml:space="preserve">sample in more than two groups at the time would have hindered network estimation, which requires adequate size samples to be stable </w:t>
      </w:r>
      <w:hyperlink r:id="rId64">
        <w:r>
          <w:rPr>
            <w:color w:val="000000"/>
          </w:rPr>
          <w:t>(</w:t>
        </w:r>
        <w:proofErr w:type="spellStart"/>
        <w:r>
          <w:rPr>
            <w:color w:val="000000"/>
          </w:rPr>
          <w:t>Epskamp</w:t>
        </w:r>
        <w:proofErr w:type="spellEnd"/>
        <w:r>
          <w:rPr>
            <w:color w:val="000000"/>
          </w:rPr>
          <w:t>, Borsboom, et al., 2018)</w:t>
        </w:r>
      </w:hyperlink>
      <w:r>
        <w:t xml:space="preserve">. </w:t>
      </w:r>
      <w:r w:rsidR="000D0EF3" w:rsidRPr="0058685C">
        <w:rPr>
          <w:highlight w:val="yellow"/>
        </w:rPr>
        <w:t xml:space="preserve">Finally, </w:t>
      </w:r>
      <w:r w:rsidR="0058685C" w:rsidRPr="0058685C">
        <w:rPr>
          <w:highlight w:val="yellow"/>
        </w:rPr>
        <w:t xml:space="preserve">in our research design the three measures of social </w:t>
      </w:r>
      <w:del w:id="1838" w:author="Gonzalo Franetovic" w:date="2023-08-10T15:43:00Z">
        <w:r w:rsidR="0058685C" w:rsidRPr="0058685C" w:rsidDel="005A7288">
          <w:rPr>
            <w:highlight w:val="yellow"/>
          </w:rPr>
          <w:delText xml:space="preserve">stratification </w:delText>
        </w:r>
      </w:del>
      <w:ins w:id="1839" w:author="Gonzalo Franetovic" w:date="2023-08-10T15:43:00Z">
        <w:r w:rsidR="005A7288">
          <w:rPr>
            <w:highlight w:val="yellow"/>
          </w:rPr>
          <w:t>status</w:t>
        </w:r>
        <w:r w:rsidR="005A7288" w:rsidRPr="0058685C">
          <w:rPr>
            <w:highlight w:val="yellow"/>
          </w:rPr>
          <w:t xml:space="preserve"> </w:t>
        </w:r>
      </w:ins>
      <w:r w:rsidR="0058685C" w:rsidRPr="0058685C">
        <w:rPr>
          <w:highlight w:val="yellow"/>
        </w:rPr>
        <w:t xml:space="preserve">(education, income, and social class) </w:t>
      </w:r>
      <w:proofErr w:type="gramStart"/>
      <w:r w:rsidR="0058685C" w:rsidRPr="0058685C">
        <w:rPr>
          <w:highlight w:val="yellow"/>
        </w:rPr>
        <w:t>are</w:t>
      </w:r>
      <w:proofErr w:type="gramEnd"/>
      <w:r w:rsidR="0058685C" w:rsidRPr="0058685C">
        <w:rPr>
          <w:highlight w:val="yellow"/>
        </w:rPr>
        <w:t xml:space="preserve"> </w:t>
      </w:r>
      <w:del w:id="1840" w:author="Gonzalo Franetovic" w:date="2023-08-10T15:43:00Z">
        <w:r w:rsidR="0058685C" w:rsidRPr="0058685C" w:rsidDel="005A7288">
          <w:rPr>
            <w:highlight w:val="yellow"/>
          </w:rPr>
          <w:delText>hierarcically</w:delText>
        </w:r>
      </w:del>
      <w:ins w:id="1841" w:author="Gonzalo Franetovic" w:date="2023-08-10T15:43:00Z">
        <w:r w:rsidR="005A7288" w:rsidRPr="0058685C">
          <w:rPr>
            <w:highlight w:val="yellow"/>
          </w:rPr>
          <w:t>hierarchically</w:t>
        </w:r>
      </w:ins>
      <w:r w:rsidR="0058685C" w:rsidRPr="0058685C">
        <w:rPr>
          <w:highlight w:val="yellow"/>
        </w:rPr>
        <w:t xml:space="preserve"> placed at the same level. This is problematic since social class could be </w:t>
      </w:r>
      <w:del w:id="1842" w:author="Gonzalo Franetovic" w:date="2023-08-09T20:05:00Z">
        <w:r w:rsidR="0058685C" w:rsidRPr="0058685C" w:rsidDel="005018AD">
          <w:rPr>
            <w:highlight w:val="yellow"/>
          </w:rPr>
          <w:delText>tought</w:delText>
        </w:r>
      </w:del>
      <w:ins w:id="1843" w:author="Gonzalo Franetovic" w:date="2023-08-09T20:05:00Z">
        <w:r w:rsidR="005018AD" w:rsidRPr="0058685C">
          <w:rPr>
            <w:highlight w:val="yellow"/>
          </w:rPr>
          <w:t>thought</w:t>
        </w:r>
      </w:ins>
      <w:r w:rsidR="0058685C" w:rsidRPr="0058685C">
        <w:rPr>
          <w:highlight w:val="yellow"/>
        </w:rPr>
        <w:t xml:space="preserve"> as an antecedent variable with </w:t>
      </w:r>
      <w:del w:id="1844" w:author="Gonzalo Franetovic" w:date="2023-08-10T15:44:00Z">
        <w:r w:rsidR="0058685C" w:rsidRPr="0058685C" w:rsidDel="005A7288">
          <w:rPr>
            <w:highlight w:val="yellow"/>
          </w:rPr>
          <w:delText xml:space="preserve">respect to </w:delText>
        </w:r>
      </w:del>
      <w:del w:id="1845" w:author="Gonzalo Franetovic" w:date="2023-08-09T20:05:00Z">
        <w:r w:rsidR="0058685C" w:rsidRPr="0058685C" w:rsidDel="005018AD">
          <w:rPr>
            <w:highlight w:val="yellow"/>
          </w:rPr>
          <w:delText>eduction</w:delText>
        </w:r>
      </w:del>
      <w:ins w:id="1846" w:author="Gonzalo Franetovic" w:date="2023-08-09T20:05:00Z">
        <w:r w:rsidR="005018AD" w:rsidRPr="0058685C">
          <w:rPr>
            <w:highlight w:val="yellow"/>
          </w:rPr>
          <w:t>education</w:t>
        </w:r>
      </w:ins>
      <w:r w:rsidR="0058685C" w:rsidRPr="0058685C">
        <w:rPr>
          <w:highlight w:val="yellow"/>
        </w:rPr>
        <w:t xml:space="preserve"> and income</w:t>
      </w:r>
      <w:ins w:id="1847" w:author="Gonzalo Franetovic" w:date="2023-08-10T15:44:00Z">
        <w:r w:rsidR="005A7288">
          <w:rPr>
            <w:highlight w:val="yellow"/>
          </w:rPr>
          <w:t xml:space="preserve"> as intervening ones.</w:t>
        </w:r>
      </w:ins>
      <w:del w:id="1848" w:author="Gonzalo Franetovic" w:date="2023-08-10T15:44:00Z">
        <w:r w:rsidR="0058685C" w:rsidRPr="0058685C" w:rsidDel="005A7288">
          <w:rPr>
            <w:highlight w:val="yellow"/>
          </w:rPr>
          <w:delText>.</w:delText>
        </w:r>
      </w:del>
      <w:r w:rsidR="0058685C" w:rsidRPr="0058685C">
        <w:rPr>
          <w:highlight w:val="yellow"/>
        </w:rPr>
        <w:t xml:space="preserve"> Moreover, our strategy does not consent to study the interactions between these three variables, and their joint effect on the structure of attitudes towards inequality.</w:t>
      </w:r>
      <w:r w:rsidR="0058685C">
        <w:t xml:space="preserve"> </w:t>
      </w:r>
      <w:r w:rsidR="0058685C" w:rsidRPr="0058685C">
        <w:rPr>
          <w:highlight w:val="yellow"/>
        </w:rPr>
        <w:t>This is an additional field in which future research can improve.</w:t>
      </w:r>
      <w:r w:rsidR="0058685C">
        <w:t xml:space="preserve"> </w:t>
      </w:r>
      <w:commentRangeEnd w:id="1837"/>
      <w:r w:rsidR="001B2E7A">
        <w:rPr>
          <w:rStyle w:val="Refdecomentario"/>
        </w:rPr>
        <w:commentReference w:id="1837"/>
      </w:r>
    </w:p>
    <w:p w14:paraId="7500530C" w14:textId="06CC86D2" w:rsidR="00D24CF1" w:rsidRDefault="000D0EF3">
      <w:commentRangeStart w:id="1849"/>
      <w:r>
        <w:t xml:space="preserve">This work provided two main contributions. By selecting a wide-ranging set of </w:t>
      </w:r>
      <w:r w:rsidR="00A52B96">
        <w:t>indicators,</w:t>
      </w:r>
      <w:r>
        <w:t xml:space="preserve"> we introduced a holistic approach to the study of how people understand inequality. As highlighted by Janmaat </w:t>
      </w:r>
      <w:hyperlink r:id="rId65">
        <w:r>
          <w:rPr>
            <w:color w:val="000000"/>
          </w:rPr>
          <w:t>(2013)</w:t>
        </w:r>
      </w:hyperlink>
      <w:r>
        <w:t xml:space="preserve"> social justice literature was waiting for a systematic investigation of attitudes towards inequality. Moreover, </w:t>
      </w:r>
      <w:r w:rsidR="0058685C">
        <w:t xml:space="preserve">by </w:t>
      </w:r>
      <w:r>
        <w:t xml:space="preserve">applying EGA to different social status groups, we </w:t>
      </w:r>
      <w:proofErr w:type="spellStart"/>
      <w:r>
        <w:t>undercovered</w:t>
      </w:r>
      <w:proofErr w:type="spellEnd"/>
      <w:r>
        <w:t xml:space="preserve"> a pattern in the dimensionality of these attitudes. Specifically, we showed that low-status individuals have a more multidimensional comprehension of inequality in Chile.</w:t>
      </w:r>
      <w:commentRangeEnd w:id="1849"/>
      <w:r w:rsidR="001B2E7A">
        <w:rPr>
          <w:rStyle w:val="Refdecomentario"/>
        </w:rPr>
        <w:commentReference w:id="1849"/>
      </w:r>
    </w:p>
    <w:p w14:paraId="287EF37D" w14:textId="77777777" w:rsidR="00D24CF1" w:rsidRDefault="00000000">
      <w:pPr>
        <w:pStyle w:val="Ttulo1"/>
        <w:ind w:left="0" w:firstLine="0"/>
      </w:pPr>
      <w:bookmarkStart w:id="1850" w:name="_hcvfklre3rs1" w:colFirst="0" w:colLast="0"/>
      <w:bookmarkEnd w:id="1850"/>
      <w:r>
        <w:t>Disclosure statement</w:t>
      </w:r>
    </w:p>
    <w:p w14:paraId="294FCD44" w14:textId="77777777" w:rsidR="00D24CF1" w:rsidDel="007B1472" w:rsidRDefault="00000000">
      <w:pPr>
        <w:rPr>
          <w:del w:id="1851" w:author="Gonzalo Franetovic" w:date="2023-08-10T16:52:00Z"/>
        </w:rPr>
      </w:pPr>
      <w:r>
        <w:t>The authors declare that there is no conflict of interest.</w:t>
      </w:r>
    </w:p>
    <w:p w14:paraId="75826EC9" w14:textId="77777777" w:rsidR="00D24CF1" w:rsidRDefault="00D24CF1"/>
    <w:p w14:paraId="27E100FE" w14:textId="77777777" w:rsidR="00D24CF1" w:rsidRDefault="00000000">
      <w:pPr>
        <w:pStyle w:val="Ttulo1"/>
        <w:ind w:left="0" w:firstLine="0"/>
      </w:pPr>
      <w:bookmarkStart w:id="1852" w:name="_ehif3kpldd77" w:colFirst="0" w:colLast="0"/>
      <w:bookmarkEnd w:id="1852"/>
      <w:r>
        <w:t>Supplemental material</w:t>
      </w:r>
    </w:p>
    <w:p w14:paraId="7DEFE05E" w14:textId="77777777" w:rsidR="00D24CF1" w:rsidRDefault="00000000">
      <w:r>
        <w:t xml:space="preserve">This article is fully reproducible. The replication code is available at the link: AFTER PUBLICATION, TO PRESERVE OUR ANONYMITY. The repository also contains the robustness analysis of the seven attitude networks. </w:t>
      </w:r>
    </w:p>
    <w:p w14:paraId="48368F98" w14:textId="300D3EEF" w:rsidR="00D24CF1" w:rsidRDefault="00000000" w:rsidP="00A52B96">
      <w:r>
        <w:br w:type="page"/>
      </w:r>
    </w:p>
    <w:p w14:paraId="702FA2E4" w14:textId="77777777" w:rsidR="00D24CF1" w:rsidRDefault="00000000">
      <w:pPr>
        <w:pStyle w:val="Ttulo1"/>
        <w:widowControl w:val="0"/>
        <w:spacing w:before="200" w:after="200"/>
        <w:ind w:left="0" w:firstLine="0"/>
        <w:rPr>
          <w:color w:val="000000"/>
        </w:rPr>
      </w:pPr>
      <w:bookmarkStart w:id="1853" w:name="_q61l74lbxc5z" w:colFirst="0" w:colLast="0"/>
      <w:bookmarkEnd w:id="1853"/>
      <w:r>
        <w:lastRenderedPageBreak/>
        <w:t>References</w:t>
      </w:r>
    </w:p>
    <w:p w14:paraId="6E88FB83" w14:textId="77777777" w:rsidR="00D24CF1" w:rsidRDefault="00000000">
      <w:pPr>
        <w:widowControl w:val="0"/>
        <w:pBdr>
          <w:top w:val="nil"/>
          <w:left w:val="nil"/>
          <w:bottom w:val="nil"/>
          <w:right w:val="nil"/>
          <w:between w:val="nil"/>
        </w:pBdr>
        <w:spacing w:after="200" w:line="276" w:lineRule="auto"/>
        <w:jc w:val="left"/>
      </w:pPr>
      <w:hyperlink r:id="rId66">
        <w:r>
          <w:rPr>
            <w:color w:val="000000"/>
          </w:rPr>
          <w:t xml:space="preserve">Aalberg, T. (2008). </w:t>
        </w:r>
      </w:hyperlink>
      <w:hyperlink r:id="rId67">
        <w:r>
          <w:rPr>
            <w:i/>
            <w:color w:val="000000"/>
          </w:rPr>
          <w:t>Achieving Justice: Comparative Public Opinion on Income Distribution</w:t>
        </w:r>
      </w:hyperlink>
      <w:hyperlink r:id="rId68">
        <w:r>
          <w:rPr>
            <w:color w:val="000000"/>
          </w:rPr>
          <w:t xml:space="preserve"> (Vol. 7). </w:t>
        </w:r>
      </w:hyperlink>
      <w:hyperlink r:id="rId69">
        <w:r>
          <w:rPr>
            <w:color w:val="1155CC"/>
            <w:u w:val="single"/>
          </w:rPr>
          <w:t>https://doi.org/10.1163/156913308x263238</w:t>
        </w:r>
      </w:hyperlink>
      <w:hyperlink r:id="rId70">
        <w:r>
          <w:rPr>
            <w:color w:val="000000"/>
          </w:rPr>
          <w:br/>
        </w:r>
        <w:r>
          <w:rPr>
            <w:color w:val="000000"/>
          </w:rPr>
          <w:br/>
          <w:t xml:space="preserve">Alesina, A., &amp; Angeletos, G.-M. (2005). Fairness and Redistribution. </w:t>
        </w:r>
      </w:hyperlink>
      <w:hyperlink r:id="rId71">
        <w:r>
          <w:rPr>
            <w:i/>
            <w:color w:val="000000"/>
          </w:rPr>
          <w:t>American Economic Review</w:t>
        </w:r>
      </w:hyperlink>
      <w:hyperlink r:id="rId72">
        <w:r>
          <w:rPr>
            <w:color w:val="000000"/>
          </w:rPr>
          <w:t xml:space="preserve">, </w:t>
        </w:r>
      </w:hyperlink>
      <w:hyperlink r:id="rId73">
        <w:r>
          <w:rPr>
            <w:i/>
            <w:color w:val="000000"/>
          </w:rPr>
          <w:t>95</w:t>
        </w:r>
      </w:hyperlink>
      <w:hyperlink r:id="rId74">
        <w:r>
          <w:rPr>
            <w:color w:val="000000"/>
          </w:rPr>
          <w:t xml:space="preserve">(4), 960–980. </w:t>
        </w:r>
      </w:hyperlink>
      <w:hyperlink r:id="rId75">
        <w:r>
          <w:rPr>
            <w:color w:val="1155CC"/>
            <w:u w:val="single"/>
          </w:rPr>
          <w:t>https://doi.org/10.1257/0002828054825655</w:t>
        </w:r>
      </w:hyperlink>
      <w:hyperlink r:id="rId76">
        <w:r>
          <w:rPr>
            <w:color w:val="000000"/>
          </w:rPr>
          <w:br/>
        </w:r>
        <w:r>
          <w:rPr>
            <w:color w:val="000000"/>
          </w:rPr>
          <w:br/>
          <w:t xml:space="preserve">Alesina, A., &amp; Giuliano, P. (2009). </w:t>
        </w:r>
      </w:hyperlink>
      <w:hyperlink r:id="rId77">
        <w:r>
          <w:rPr>
            <w:i/>
            <w:color w:val="000000"/>
          </w:rPr>
          <w:t>Preferences for Redistribution</w:t>
        </w:r>
      </w:hyperlink>
      <w:hyperlink r:id="rId78">
        <w:r>
          <w:rPr>
            <w:color w:val="000000"/>
          </w:rPr>
          <w:t xml:space="preserve">. </w:t>
        </w:r>
      </w:hyperlink>
      <w:hyperlink r:id="rId79">
        <w:r w:rsidRPr="00A52B96">
          <w:rPr>
            <w:color w:val="1155CC"/>
            <w:u w:val="single"/>
            <w:lang w:val="de-DE"/>
          </w:rPr>
          <w:t>http://www.nber.org/papers/w14825.pdf</w:t>
        </w:r>
      </w:hyperlink>
      <w:hyperlink r:id="rId80">
        <w:r w:rsidRPr="00A52B96">
          <w:rPr>
            <w:color w:val="000000"/>
            <w:lang w:val="de-DE"/>
          </w:rPr>
          <w:br/>
        </w:r>
        <w:r w:rsidRPr="00A52B96">
          <w:rPr>
            <w:color w:val="000000"/>
            <w:lang w:val="de-DE"/>
          </w:rPr>
          <w:br/>
          <w:t xml:space="preserve">Alm, J., &amp; Torgler, B. (2006). </w:t>
        </w:r>
        <w:r>
          <w:rPr>
            <w:color w:val="000000"/>
          </w:rPr>
          <w:t xml:space="preserve">Culture differences and tax morale in the United States and in Europe. </w:t>
        </w:r>
      </w:hyperlink>
      <w:hyperlink r:id="rId81">
        <w:r>
          <w:rPr>
            <w:i/>
            <w:color w:val="000000"/>
          </w:rPr>
          <w:t>Journal of Economic Psychology</w:t>
        </w:r>
      </w:hyperlink>
      <w:hyperlink r:id="rId82">
        <w:r>
          <w:rPr>
            <w:color w:val="000000"/>
          </w:rPr>
          <w:t xml:space="preserve">, </w:t>
        </w:r>
      </w:hyperlink>
      <w:hyperlink r:id="rId83">
        <w:r>
          <w:rPr>
            <w:i/>
            <w:color w:val="000000"/>
          </w:rPr>
          <w:t>27</w:t>
        </w:r>
      </w:hyperlink>
      <w:hyperlink r:id="rId84">
        <w:r>
          <w:rPr>
            <w:color w:val="000000"/>
          </w:rPr>
          <w:t xml:space="preserve">(2), 224–246. </w:t>
        </w:r>
      </w:hyperlink>
      <w:hyperlink r:id="rId85">
        <w:r>
          <w:rPr>
            <w:color w:val="1155CC"/>
            <w:u w:val="single"/>
          </w:rPr>
          <w:t>https://doi.org/10.1016/j.joep.2005.09.002</w:t>
        </w:r>
      </w:hyperlink>
      <w:hyperlink r:id="rId86">
        <w:r>
          <w:rPr>
            <w:color w:val="000000"/>
          </w:rPr>
          <w:br/>
        </w:r>
        <w:r>
          <w:rPr>
            <w:color w:val="000000"/>
          </w:rPr>
          <w:br/>
          <w:t xml:space="preserve">Atria, J. (2022). </w:t>
        </w:r>
        <w:r w:rsidRPr="00A52B96">
          <w:rPr>
            <w:color w:val="000000"/>
            <w:lang w:val="es-CL"/>
          </w:rPr>
          <w:t xml:space="preserve">La sociología económica y fiscal de los impuestos: perspectivas y hallazgos para Chile. </w:t>
        </w:r>
      </w:hyperlink>
      <w:hyperlink r:id="rId87">
        <w:r>
          <w:rPr>
            <w:i/>
            <w:color w:val="000000"/>
          </w:rPr>
          <w:t>Estudios Públicos</w:t>
        </w:r>
      </w:hyperlink>
      <w:hyperlink r:id="rId88">
        <w:r>
          <w:rPr>
            <w:color w:val="000000"/>
          </w:rPr>
          <w:t xml:space="preserve">, </w:t>
        </w:r>
      </w:hyperlink>
      <w:hyperlink r:id="rId89">
        <w:r>
          <w:rPr>
            <w:i/>
            <w:color w:val="000000"/>
          </w:rPr>
          <w:t>165</w:t>
        </w:r>
      </w:hyperlink>
      <w:hyperlink r:id="rId90">
        <w:r>
          <w:rPr>
            <w:color w:val="000000"/>
          </w:rPr>
          <w:t>, 7–</w:t>
        </w:r>
      </w:hyperlink>
      <w:hyperlink r:id="rId91">
        <w:r>
          <w:rPr>
            <w:i/>
            <w:color w:val="000000"/>
          </w:rPr>
          <w:t>3</w:t>
        </w:r>
      </w:hyperlink>
      <w:hyperlink r:id="rId92">
        <w:r>
          <w:rPr>
            <w:color w:val="000000"/>
          </w:rPr>
          <w:t xml:space="preserve">8. </w:t>
        </w:r>
      </w:hyperlink>
      <w:hyperlink r:id="rId93">
        <w:r>
          <w:rPr>
            <w:color w:val="1155CC"/>
            <w:u w:val="single"/>
          </w:rPr>
          <w:t>https://doi.org/10.38178/07183089/0003210505</w:t>
        </w:r>
      </w:hyperlink>
      <w:hyperlink r:id="rId94">
        <w:r>
          <w:rPr>
            <w:color w:val="000000"/>
          </w:rPr>
          <w:br/>
        </w:r>
        <w:r>
          <w:rPr>
            <w:color w:val="000000"/>
          </w:rPr>
          <w:br/>
          <w:t xml:space="preserve">Barnes, L. (2015). The size and shape of government: preferences over redistributive tax policy. </w:t>
        </w:r>
      </w:hyperlink>
      <w:hyperlink r:id="rId95">
        <w:r>
          <w:rPr>
            <w:i/>
            <w:color w:val="000000"/>
          </w:rPr>
          <w:t>Socio-Economic Review</w:t>
        </w:r>
      </w:hyperlink>
      <w:hyperlink r:id="rId96">
        <w:r>
          <w:rPr>
            <w:color w:val="000000"/>
          </w:rPr>
          <w:t xml:space="preserve">, </w:t>
        </w:r>
      </w:hyperlink>
      <w:hyperlink r:id="rId97">
        <w:r>
          <w:rPr>
            <w:i/>
            <w:color w:val="000000"/>
          </w:rPr>
          <w:t>13</w:t>
        </w:r>
      </w:hyperlink>
      <w:hyperlink r:id="rId98">
        <w:r>
          <w:rPr>
            <w:color w:val="000000"/>
          </w:rPr>
          <w:t xml:space="preserve">(1), 55–78. </w:t>
        </w:r>
      </w:hyperlink>
      <w:hyperlink r:id="rId99">
        <w:r>
          <w:rPr>
            <w:color w:val="1155CC"/>
            <w:u w:val="single"/>
          </w:rPr>
          <w:t>https://doi.org/10.1093/ser/mwu007</w:t>
        </w:r>
      </w:hyperlink>
      <w:r>
        <w:br/>
      </w:r>
    </w:p>
    <w:p w14:paraId="1825C601" w14:textId="77777777" w:rsidR="00D24CF1" w:rsidRDefault="00000000">
      <w:pPr>
        <w:widowControl w:val="0"/>
        <w:pBdr>
          <w:top w:val="nil"/>
          <w:left w:val="nil"/>
          <w:bottom w:val="nil"/>
          <w:right w:val="nil"/>
          <w:between w:val="nil"/>
        </w:pBdr>
        <w:spacing w:after="200" w:line="276" w:lineRule="auto"/>
        <w:jc w:val="left"/>
      </w:pPr>
      <w:hyperlink r:id="rId100">
        <w:r>
          <w:rPr>
            <w:color w:val="000000"/>
          </w:rPr>
          <w:t xml:space="preserve">Berens, S. (2015). Preferences on Redistribution in Fragmented Labor Markets in Latin America and the Caribbean. </w:t>
        </w:r>
      </w:hyperlink>
      <w:hyperlink r:id="rId101">
        <w:r>
          <w:rPr>
            <w:i/>
            <w:color w:val="000000"/>
          </w:rPr>
          <w:t>Journal of Politics in Latin America</w:t>
        </w:r>
      </w:hyperlink>
      <w:hyperlink r:id="rId102">
        <w:r>
          <w:rPr>
            <w:color w:val="000000"/>
          </w:rPr>
          <w:t xml:space="preserve">, </w:t>
        </w:r>
      </w:hyperlink>
      <w:hyperlink r:id="rId103">
        <w:r>
          <w:rPr>
            <w:i/>
            <w:color w:val="000000"/>
          </w:rPr>
          <w:t>7</w:t>
        </w:r>
      </w:hyperlink>
      <w:hyperlink r:id="rId104">
        <w:r>
          <w:rPr>
            <w:color w:val="000000"/>
          </w:rPr>
          <w:t xml:space="preserve">(3), 117–156. </w:t>
        </w:r>
      </w:hyperlink>
      <w:hyperlink r:id="rId105">
        <w:r>
          <w:rPr>
            <w:color w:val="1155CC"/>
            <w:u w:val="single"/>
          </w:rPr>
          <w:t>https://doi.org/10.1177/1866802x1500700304</w:t>
        </w:r>
      </w:hyperlink>
      <w:hyperlink r:id="rId106">
        <w:r>
          <w:rPr>
            <w:color w:val="000000"/>
          </w:rPr>
          <w:br/>
        </w:r>
        <w:r>
          <w:rPr>
            <w:color w:val="000000"/>
          </w:rPr>
          <w:br/>
          <w:t xml:space="preserve">Bobzien, L., &amp; Kalleitner, F. (2020). </w:t>
        </w:r>
      </w:hyperlink>
      <w:hyperlink r:id="rId107">
        <w:r>
          <w:rPr>
            <w:i/>
            <w:color w:val="000000"/>
          </w:rPr>
          <w:t>Attitudes towards European financial solidarity during the Covid-19 pandemic: evidence from a net-contributor country</w:t>
        </w:r>
      </w:hyperlink>
      <w:hyperlink r:id="rId108">
        <w:r>
          <w:rPr>
            <w:color w:val="000000"/>
          </w:rPr>
          <w:t xml:space="preserve">. </w:t>
        </w:r>
      </w:hyperlink>
      <w:hyperlink r:id="rId109">
        <w:r>
          <w:rPr>
            <w:color w:val="1155CC"/>
            <w:u w:val="single"/>
          </w:rPr>
          <w:t>https://doi.org/10.1080/</w:t>
        </w:r>
      </w:hyperlink>
      <w:hyperlink r:id="rId110">
        <w:r>
          <w:rPr>
            <w:i/>
            <w:color w:val="1155CC"/>
            <w:u w:val="single"/>
          </w:rPr>
          <w:t>14</w:t>
        </w:r>
      </w:hyperlink>
      <w:hyperlink r:id="rId111">
        <w:r>
          <w:rPr>
            <w:color w:val="1155CC"/>
            <w:u w:val="single"/>
          </w:rPr>
          <w:t>616696.2020.1836669/suppl_file/reus_a_1836669_sm3224.docx</w:t>
        </w:r>
      </w:hyperlink>
      <w:hyperlink r:id="rId112">
        <w:r>
          <w:rPr>
            <w:color w:val="000000"/>
          </w:rPr>
          <w:br/>
        </w:r>
        <w:r>
          <w:rPr>
            <w:color w:val="000000"/>
          </w:rPr>
          <w:br/>
          <w:t xml:space="preserve">Borkulo, C. D. van, Bork, R. van, Boschloo, L., Kossakowski, J. J., Tio, P., Schoevers, R. A., Borsboom, D., &amp; Waldorp, L. J. (2022). Comparing network structures on three aspects: A permutation test. </w:t>
        </w:r>
      </w:hyperlink>
      <w:hyperlink r:id="rId113">
        <w:r>
          <w:rPr>
            <w:i/>
            <w:color w:val="000000"/>
          </w:rPr>
          <w:t>Psychological Methods</w:t>
        </w:r>
      </w:hyperlink>
      <w:hyperlink r:id="rId114">
        <w:r>
          <w:rPr>
            <w:color w:val="000000"/>
          </w:rPr>
          <w:t xml:space="preserve">. </w:t>
        </w:r>
      </w:hyperlink>
      <w:hyperlink r:id="rId115">
        <w:r>
          <w:rPr>
            <w:color w:val="1155CC"/>
            <w:u w:val="single"/>
          </w:rPr>
          <w:t>https://doi.org/10.1037/met0000476</w:t>
        </w:r>
      </w:hyperlink>
      <w:hyperlink r:id="rId116">
        <w:r>
          <w:rPr>
            <w:color w:val="000000"/>
          </w:rPr>
          <w:br/>
        </w:r>
        <w:r>
          <w:rPr>
            <w:color w:val="000000"/>
          </w:rPr>
          <w:br/>
          <w:t xml:space="preserve">Borsboom, D., Deserno, M. K., Rhemtulla, M., Epskamp, S., Fried, E. I., McNally, R. J., Robinaugh, D. J., Perugini, M., Dalege, J., Costantini, G., Isvoranu, A.-M., Wysocki, A. C., Borkulo, C. D. van, Bork, R. van, &amp; Waldorp, L. J. (2021). Network analysis of multivariate data in psychological science. </w:t>
        </w:r>
      </w:hyperlink>
      <w:hyperlink r:id="rId117">
        <w:r>
          <w:rPr>
            <w:i/>
            <w:color w:val="000000"/>
          </w:rPr>
          <w:t>Nature Reviews Methods Primers</w:t>
        </w:r>
      </w:hyperlink>
      <w:hyperlink r:id="rId118">
        <w:r>
          <w:rPr>
            <w:color w:val="000000"/>
          </w:rPr>
          <w:t xml:space="preserve">, </w:t>
        </w:r>
      </w:hyperlink>
      <w:hyperlink r:id="rId119">
        <w:r>
          <w:rPr>
            <w:i/>
            <w:color w:val="000000"/>
          </w:rPr>
          <w:t>1</w:t>
        </w:r>
      </w:hyperlink>
      <w:hyperlink r:id="rId120">
        <w:r>
          <w:rPr>
            <w:color w:val="000000"/>
          </w:rPr>
          <w:t xml:space="preserve">(1), 58. </w:t>
        </w:r>
      </w:hyperlink>
      <w:hyperlink r:id="rId121">
        <w:r w:rsidRPr="00A52B96">
          <w:rPr>
            <w:color w:val="1155CC"/>
            <w:u w:val="single"/>
            <w:lang w:val="de-DE"/>
          </w:rPr>
          <w:t>https://doi.org/10.1038/s43586-021-00055-w</w:t>
        </w:r>
      </w:hyperlink>
      <w:hyperlink r:id="rId122">
        <w:r w:rsidRPr="00A52B96">
          <w:rPr>
            <w:color w:val="000000"/>
            <w:lang w:val="de-DE"/>
          </w:rPr>
          <w:br/>
        </w:r>
        <w:r w:rsidRPr="00A52B96">
          <w:rPr>
            <w:color w:val="000000"/>
            <w:lang w:val="de-DE"/>
          </w:rPr>
          <w:br/>
          <w:t xml:space="preserve">Bringmann, L. F., Elmer, T., Epskamp, S., Krause, R. W., Schoch, D., Wichers, M., Wigman, J. T. W., &amp; Snippe, E. (2019). </w:t>
        </w:r>
        <w:r>
          <w:rPr>
            <w:color w:val="000000"/>
          </w:rPr>
          <w:t xml:space="preserve">What do centrality measures measure in psychological networks? </w:t>
        </w:r>
      </w:hyperlink>
      <w:hyperlink r:id="rId123">
        <w:r>
          <w:rPr>
            <w:i/>
            <w:color w:val="000000"/>
          </w:rPr>
          <w:t>Journal of Abnormal Psychology</w:t>
        </w:r>
      </w:hyperlink>
      <w:hyperlink r:id="rId124">
        <w:r>
          <w:rPr>
            <w:color w:val="000000"/>
          </w:rPr>
          <w:t xml:space="preserve">, </w:t>
        </w:r>
      </w:hyperlink>
      <w:hyperlink r:id="rId125">
        <w:r>
          <w:rPr>
            <w:i/>
            <w:color w:val="000000"/>
          </w:rPr>
          <w:t>128</w:t>
        </w:r>
      </w:hyperlink>
      <w:hyperlink r:id="rId126">
        <w:r>
          <w:rPr>
            <w:color w:val="000000"/>
          </w:rPr>
          <w:t xml:space="preserve">(8), 892–903. </w:t>
        </w:r>
      </w:hyperlink>
      <w:hyperlink r:id="rId127">
        <w:r>
          <w:rPr>
            <w:color w:val="1155CC"/>
            <w:u w:val="single"/>
          </w:rPr>
          <w:t>https://doi.org/10.1037/abn0000446</w:t>
        </w:r>
      </w:hyperlink>
      <w:hyperlink r:id="rId128">
        <w:r>
          <w:rPr>
            <w:color w:val="000000"/>
          </w:rPr>
          <w:br/>
        </w:r>
        <w:r>
          <w:rPr>
            <w:color w:val="000000"/>
          </w:rPr>
          <w:br/>
          <w:t xml:space="preserve">Carter, N. T., Lowery, M. R., Smith, R. W., Conley, K. M., Harris, A. M., Listyg, B., Maupin, C. K., King, R. T., &amp; Carter, D. R. (2020). Understanding Job Satisfaction in the Causal Attitude Network (CAN) Model. </w:t>
        </w:r>
      </w:hyperlink>
      <w:hyperlink r:id="rId129">
        <w:r>
          <w:rPr>
            <w:i/>
            <w:color w:val="000000"/>
          </w:rPr>
          <w:t>Journal of Applied Psychology</w:t>
        </w:r>
      </w:hyperlink>
      <w:hyperlink r:id="rId130">
        <w:r>
          <w:rPr>
            <w:color w:val="000000"/>
          </w:rPr>
          <w:t xml:space="preserve">, </w:t>
        </w:r>
      </w:hyperlink>
      <w:hyperlink r:id="rId131">
        <w:r>
          <w:rPr>
            <w:i/>
            <w:color w:val="000000"/>
          </w:rPr>
          <w:t>105</w:t>
        </w:r>
      </w:hyperlink>
      <w:hyperlink r:id="rId132">
        <w:r>
          <w:rPr>
            <w:color w:val="000000"/>
          </w:rPr>
          <w:t xml:space="preserve">(9), 959–993. </w:t>
        </w:r>
      </w:hyperlink>
      <w:hyperlink r:id="rId133">
        <w:r>
          <w:rPr>
            <w:color w:val="1155CC"/>
            <w:u w:val="single"/>
          </w:rPr>
          <w:t>https://doi.org/10.1037/apl0000469</w:t>
        </w:r>
      </w:hyperlink>
      <w:hyperlink r:id="rId134">
        <w:r>
          <w:rPr>
            <w:color w:val="000000"/>
          </w:rPr>
          <w:br/>
        </w:r>
        <w:r>
          <w:rPr>
            <w:color w:val="000000"/>
          </w:rPr>
          <w:br/>
          <w:t xml:space="preserve">Castillo, J. C. (2009). </w:t>
        </w:r>
        <w:r w:rsidRPr="00A52B96">
          <w:rPr>
            <w:color w:val="000000"/>
            <w:lang w:val="es-CL"/>
          </w:rPr>
          <w:t xml:space="preserve">¿Cuál es la brecha salarial justa? Opinión pública y legitimación de la desigualdad en Chile. </w:t>
        </w:r>
        <w:r w:rsidRPr="00BF6130">
          <w:rPr>
            <w:color w:val="000000"/>
            <w:lang w:val="it-IT"/>
          </w:rPr>
          <w:t xml:space="preserve">Estudios Públicos, </w:t>
        </w:r>
      </w:hyperlink>
      <w:hyperlink r:id="rId135">
        <w:r w:rsidRPr="00BF6130">
          <w:rPr>
            <w:i/>
            <w:color w:val="000000"/>
            <w:lang w:val="it-IT"/>
          </w:rPr>
          <w:t>113</w:t>
        </w:r>
      </w:hyperlink>
      <w:hyperlink r:id="rId136">
        <w:r w:rsidRPr="00BF6130">
          <w:rPr>
            <w:color w:val="000000"/>
            <w:lang w:val="it-IT"/>
          </w:rPr>
          <w:t xml:space="preserve">. </w:t>
        </w:r>
      </w:hyperlink>
      <w:hyperlink r:id="rId137">
        <w:r w:rsidRPr="00BF6130">
          <w:rPr>
            <w:color w:val="1155CC"/>
            <w:u w:val="single"/>
            <w:lang w:val="it-IT"/>
          </w:rPr>
          <w:t>https://doi.org/10.38178/cep.vi113.449</w:t>
        </w:r>
      </w:hyperlink>
      <w:hyperlink r:id="rId138">
        <w:r w:rsidRPr="00BF6130">
          <w:rPr>
            <w:color w:val="000000"/>
            <w:lang w:val="it-IT"/>
          </w:rPr>
          <w:br/>
        </w:r>
        <w:r w:rsidRPr="00BF6130">
          <w:rPr>
            <w:color w:val="000000"/>
            <w:lang w:val="it-IT"/>
          </w:rPr>
          <w:br/>
          <w:t xml:space="preserve">Castillo, J. C. (2011). </w:t>
        </w:r>
      </w:hyperlink>
      <w:hyperlink r:id="rId139">
        <w:r>
          <w:rPr>
            <w:i/>
            <w:color w:val="000000"/>
          </w:rPr>
          <w:t>Legitimacy of Inequality in a Highly Unequal Context: Evidence from the Chilean Case</w:t>
        </w:r>
      </w:hyperlink>
      <w:hyperlink r:id="rId140">
        <w:r>
          <w:rPr>
            <w:color w:val="000000"/>
          </w:rPr>
          <w:t xml:space="preserve">. </w:t>
        </w:r>
      </w:hyperlink>
      <w:hyperlink r:id="rId141">
        <w:r>
          <w:rPr>
            <w:i/>
            <w:color w:val="000000"/>
          </w:rPr>
          <w:t>24</w:t>
        </w:r>
      </w:hyperlink>
      <w:hyperlink r:id="rId142">
        <w:r>
          <w:rPr>
            <w:color w:val="000000"/>
          </w:rPr>
          <w:t xml:space="preserve">, 314–340. </w:t>
        </w:r>
      </w:hyperlink>
      <w:hyperlink r:id="rId143">
        <w:r>
          <w:rPr>
            <w:color w:val="1155CC"/>
            <w:u w:val="single"/>
          </w:rPr>
          <w:t>https://doi.org/10.1007/s11211-011-0144-5</w:t>
        </w:r>
      </w:hyperlink>
      <w:hyperlink r:id="rId144">
        <w:r>
          <w:rPr>
            <w:color w:val="000000"/>
          </w:rPr>
          <w:br/>
        </w:r>
        <w:r>
          <w:rPr>
            <w:color w:val="000000"/>
          </w:rPr>
          <w:br/>
          <w:t xml:space="preserve">Castillo, J. C. (2012). Is Inequality Becoming Just? Changes in Public Opinion about Economic Distribution in </w:t>
        </w:r>
        <w:r>
          <w:rPr>
            <w:color w:val="000000"/>
          </w:rPr>
          <w:lastRenderedPageBreak/>
          <w:t xml:space="preserve">Chile. </w:t>
        </w:r>
      </w:hyperlink>
      <w:hyperlink r:id="rId145">
        <w:r>
          <w:rPr>
            <w:i/>
            <w:color w:val="000000"/>
          </w:rPr>
          <w:t>Bulletin of Latin American Research</w:t>
        </w:r>
      </w:hyperlink>
      <w:hyperlink r:id="rId146">
        <w:r>
          <w:rPr>
            <w:color w:val="000000"/>
          </w:rPr>
          <w:t xml:space="preserve">, </w:t>
        </w:r>
      </w:hyperlink>
      <w:hyperlink r:id="rId147">
        <w:r>
          <w:rPr>
            <w:i/>
            <w:color w:val="000000"/>
          </w:rPr>
          <w:t>31</w:t>
        </w:r>
      </w:hyperlink>
      <w:hyperlink r:id="rId148">
        <w:r>
          <w:rPr>
            <w:color w:val="000000"/>
          </w:rPr>
          <w:t xml:space="preserve">(1), 1–18. </w:t>
        </w:r>
      </w:hyperlink>
      <w:hyperlink r:id="rId149">
        <w:r w:rsidRPr="00A52B96">
          <w:rPr>
            <w:color w:val="1155CC"/>
            <w:u w:val="single"/>
            <w:lang w:val="es-CL"/>
          </w:rPr>
          <w:t>https://doi.org/10.1111/j.1470-9856.2011.00605.x</w:t>
        </w:r>
      </w:hyperlink>
      <w:hyperlink r:id="rId150">
        <w:r w:rsidRPr="00A52B96">
          <w:rPr>
            <w:color w:val="000000"/>
            <w:lang w:val="es-CL"/>
          </w:rPr>
          <w:br/>
        </w:r>
        <w:r w:rsidRPr="00A52B96">
          <w:rPr>
            <w:color w:val="000000"/>
            <w:lang w:val="es-CL"/>
          </w:rPr>
          <w:br/>
          <w:t xml:space="preserve">Castillo, J. C., García-Castro, J. D., &amp; Venegas, M. (2022). </w:t>
        </w:r>
      </w:hyperlink>
      <w:hyperlink r:id="rId151">
        <w:r w:rsidRPr="00A52B96">
          <w:rPr>
            <w:i/>
            <w:color w:val="000000"/>
            <w:lang w:val="es-CL"/>
          </w:rPr>
          <w:t>Perception of economic inequality: concepts, associated factors and prospects of a burgeoning research agenda (Percepción de desigualdad económica: conceptos, factores asociados y proyecciones de una agenda creciente de investigación)</w:t>
        </w:r>
      </w:hyperlink>
      <w:hyperlink r:id="rId152">
        <w:r w:rsidRPr="00A52B96">
          <w:rPr>
            <w:color w:val="000000"/>
            <w:lang w:val="es-CL"/>
          </w:rPr>
          <w:t xml:space="preserve">. </w:t>
        </w:r>
      </w:hyperlink>
      <w:hyperlink r:id="rId153">
        <w:r w:rsidRPr="00A52B96">
          <w:rPr>
            <w:i/>
            <w:color w:val="000000"/>
            <w:lang w:val="pt-BR"/>
          </w:rPr>
          <w:t>37</w:t>
        </w:r>
      </w:hyperlink>
      <w:hyperlink r:id="rId154">
        <w:r w:rsidRPr="00A52B96">
          <w:rPr>
            <w:color w:val="000000"/>
            <w:lang w:val="pt-BR"/>
          </w:rPr>
          <w:t xml:space="preserve">, 180–207. </w:t>
        </w:r>
      </w:hyperlink>
      <w:hyperlink r:id="rId155">
        <w:r w:rsidRPr="00A52B96">
          <w:rPr>
            <w:color w:val="1155CC"/>
            <w:u w:val="single"/>
            <w:lang w:val="pt-BR"/>
          </w:rPr>
          <w:t>https://doi.org/10.1080/02134748.2021.2009275</w:t>
        </w:r>
      </w:hyperlink>
      <w:hyperlink r:id="rId156">
        <w:r w:rsidRPr="00A52B96">
          <w:rPr>
            <w:color w:val="000000"/>
            <w:lang w:val="pt-BR"/>
          </w:rPr>
          <w:br/>
        </w:r>
        <w:r w:rsidRPr="00A52B96">
          <w:rPr>
            <w:color w:val="000000"/>
            <w:lang w:val="pt-BR"/>
          </w:rPr>
          <w:br/>
          <w:t xml:space="preserve">Castillo, J. C., Madero-Cabib, I., &amp; Salamovich, A. (2013). </w:t>
        </w:r>
        <w:r w:rsidRPr="00A52B96">
          <w:rPr>
            <w:color w:val="000000"/>
            <w:lang w:val="es-CL"/>
          </w:rPr>
          <w:t xml:space="preserve">Clivajes partidarios y cambios en preferencias distributivas en Chile. </w:t>
        </w:r>
      </w:hyperlink>
      <w:hyperlink r:id="rId157">
        <w:r w:rsidRPr="00A52B96">
          <w:rPr>
            <w:i/>
            <w:color w:val="000000"/>
            <w:lang w:val="es-CL"/>
          </w:rPr>
          <w:t>Revista de Ciencia Política (Santiago)</w:t>
        </w:r>
      </w:hyperlink>
      <w:hyperlink r:id="rId158">
        <w:r w:rsidRPr="00A52B96">
          <w:rPr>
            <w:color w:val="000000"/>
            <w:lang w:val="es-CL"/>
          </w:rPr>
          <w:t xml:space="preserve">, </w:t>
        </w:r>
      </w:hyperlink>
      <w:hyperlink r:id="rId159">
        <w:r w:rsidRPr="00A52B96">
          <w:rPr>
            <w:i/>
            <w:color w:val="000000"/>
            <w:lang w:val="es-CL"/>
          </w:rPr>
          <w:t>33</w:t>
        </w:r>
      </w:hyperlink>
      <w:hyperlink r:id="rId160">
        <w:r w:rsidRPr="00A52B96">
          <w:rPr>
            <w:color w:val="000000"/>
            <w:lang w:val="es-CL"/>
          </w:rPr>
          <w:t xml:space="preserve">(2), 469–488. </w:t>
        </w:r>
      </w:hyperlink>
      <w:hyperlink r:id="rId161">
        <w:r w:rsidRPr="00A52B96">
          <w:rPr>
            <w:color w:val="1155CC"/>
            <w:u w:val="single"/>
            <w:lang w:val="es-CL"/>
          </w:rPr>
          <w:t>https://doi.org/10.4067/s0718-090x2013000200003</w:t>
        </w:r>
      </w:hyperlink>
      <w:hyperlink r:id="rId162">
        <w:r w:rsidRPr="00A52B96">
          <w:rPr>
            <w:color w:val="000000"/>
            <w:lang w:val="es-CL"/>
          </w:rPr>
          <w:br/>
        </w:r>
        <w:r w:rsidRPr="00A52B96">
          <w:rPr>
            <w:color w:val="000000"/>
            <w:lang w:val="es-CL"/>
          </w:rPr>
          <w:br/>
          <w:t xml:space="preserve">Castillo, J. C., Miranda, D., &amp; Carrasco, D. (2012). </w:t>
        </w:r>
      </w:hyperlink>
      <w:hyperlink r:id="rId163">
        <w:r w:rsidRPr="00A52B96">
          <w:rPr>
            <w:i/>
            <w:color w:val="000000"/>
            <w:lang w:val="es-CL"/>
          </w:rPr>
          <w:t>Percepción de Desigualdad Económica en Chile: Medición, Diferencias y Determinantes</w:t>
        </w:r>
      </w:hyperlink>
      <w:hyperlink r:id="rId164">
        <w:r w:rsidRPr="00A52B96">
          <w:rPr>
            <w:color w:val="000000"/>
            <w:lang w:val="es-CL"/>
          </w:rPr>
          <w:t xml:space="preserve">. </w:t>
        </w:r>
      </w:hyperlink>
      <w:hyperlink r:id="rId165">
        <w:r w:rsidRPr="00A52B96">
          <w:rPr>
            <w:i/>
            <w:color w:val="000000"/>
            <w:lang w:val="es-CL"/>
          </w:rPr>
          <w:t>21</w:t>
        </w:r>
      </w:hyperlink>
      <w:hyperlink r:id="rId166">
        <w:r w:rsidRPr="00A52B96">
          <w:rPr>
            <w:color w:val="000000"/>
            <w:lang w:val="es-CL"/>
          </w:rPr>
          <w:t xml:space="preserve">, 99–114. </w:t>
        </w:r>
      </w:hyperlink>
      <w:hyperlink r:id="rId167">
        <w:r w:rsidRPr="00A52B96">
          <w:rPr>
            <w:color w:val="1155CC"/>
            <w:u w:val="single"/>
            <w:lang w:val="es-CL"/>
          </w:rPr>
          <w:t>https://doi.org/10.4067/s0718-22282012000100007</w:t>
        </w:r>
      </w:hyperlink>
      <w:hyperlink r:id="rId168">
        <w:r w:rsidRPr="00A52B96">
          <w:rPr>
            <w:color w:val="000000"/>
            <w:lang w:val="es-CL"/>
          </w:rPr>
          <w:br/>
        </w:r>
        <w:r w:rsidRPr="00A52B96">
          <w:rPr>
            <w:color w:val="000000"/>
            <w:lang w:val="es-CL"/>
          </w:rPr>
          <w:br/>
          <w:t xml:space="preserve">Castillo, J. C., &amp; Olivos, F. (2014). Redistribución e impuestos: Un análisis desde la opinión pública. In ["Jorge Atria"] (Ed.), </w:t>
        </w:r>
      </w:hyperlink>
      <w:hyperlink r:id="rId169">
        <w:r w:rsidRPr="00A52B96">
          <w:rPr>
            <w:i/>
            <w:color w:val="000000"/>
            <w:lang w:val="es-CL"/>
          </w:rPr>
          <w:t>Tributación en Sociedad: Impuestos y Redistribución en el Chile del Siglo XXI.</w:t>
        </w:r>
      </w:hyperlink>
      <w:hyperlink r:id="rId170">
        <w:r w:rsidRPr="00A52B96">
          <w:rPr>
            <w:color w:val="000000"/>
            <w:lang w:val="es-CL"/>
          </w:rPr>
          <w:t xml:space="preserve"> </w:t>
        </w:r>
        <w:r w:rsidRPr="00F4216D">
          <w:rPr>
            <w:color w:val="000000"/>
            <w:lang w:val="de-DE"/>
          </w:rPr>
          <w:t xml:space="preserve">(pp. 143–166). Uqbar. </w:t>
        </w:r>
      </w:hyperlink>
      <w:hyperlink r:id="rId171">
        <w:r w:rsidRPr="00F4216D">
          <w:rPr>
            <w:color w:val="1155CC"/>
            <w:u w:val="single"/>
          </w:rPr>
          <w:t>https://www.researchgate.net/profile/Francisco_Olivos/publication/268810509_Redistribucion_e_impuestos_un_analisis_desde_la_opinion_publica/links/547df1200cf241dc999</w:t>
        </w:r>
      </w:hyperlink>
      <w:hyperlink r:id="rId172">
        <w:r w:rsidRPr="00F4216D">
          <w:rPr>
            <w:i/>
            <w:color w:val="1155CC"/>
            <w:u w:val="single"/>
          </w:rPr>
          <w:t>25</w:t>
        </w:r>
      </w:hyperlink>
      <w:hyperlink r:id="rId173">
        <w:r w:rsidRPr="00F4216D">
          <w:rPr>
            <w:color w:val="1155CC"/>
            <w:u w:val="single"/>
          </w:rPr>
          <w:t>f</w:t>
        </w:r>
      </w:hyperlink>
      <w:hyperlink r:id="rId174">
        <w:r w:rsidRPr="00F4216D">
          <w:rPr>
            <w:i/>
            <w:color w:val="1155CC"/>
            <w:u w:val="single"/>
          </w:rPr>
          <w:t>23</w:t>
        </w:r>
      </w:hyperlink>
      <w:hyperlink r:id="rId175">
        <w:r w:rsidRPr="00F4216D">
          <w:rPr>
            <w:color w:val="1155CC"/>
            <w:u w:val="single"/>
          </w:rPr>
          <w:t>/Redistribucion-e-impuestos-un-analisis-desde-la-opinion-publica.pdf?origin=publicati</w:t>
        </w:r>
      </w:hyperlink>
      <w:hyperlink r:id="rId176">
        <w:r w:rsidRPr="00F4216D">
          <w:rPr>
            <w:color w:val="000000"/>
          </w:rPr>
          <w:br/>
        </w:r>
        <w:r w:rsidRPr="00F4216D">
          <w:rPr>
            <w:color w:val="000000"/>
          </w:rPr>
          <w:br/>
          <w:t>C</w:t>
        </w:r>
        <w:r>
          <w:rPr>
            <w:color w:val="000000"/>
          </w:rPr>
          <w:t xml:space="preserve">hambon, M., Dalege, J., Waldorp, L. J., Maas, H. L. J. V. der, Borsboom, D., &amp; Harreveld, F. van. (2022). REVIEWD Tailored interventions into broad attitude networks towards the COVID-19 pandemic. </w:t>
        </w:r>
      </w:hyperlink>
      <w:hyperlink r:id="rId177">
        <w:r>
          <w:rPr>
            <w:i/>
            <w:color w:val="000000"/>
          </w:rPr>
          <w:t>PLOS ONE</w:t>
        </w:r>
      </w:hyperlink>
      <w:hyperlink r:id="rId178">
        <w:r>
          <w:rPr>
            <w:color w:val="000000"/>
          </w:rPr>
          <w:t xml:space="preserve">, </w:t>
        </w:r>
      </w:hyperlink>
      <w:hyperlink r:id="rId179">
        <w:r>
          <w:rPr>
            <w:i/>
            <w:color w:val="000000"/>
          </w:rPr>
          <w:t>17</w:t>
        </w:r>
      </w:hyperlink>
      <w:hyperlink r:id="rId180">
        <w:r>
          <w:rPr>
            <w:color w:val="000000"/>
          </w:rPr>
          <w:t xml:space="preserve">(10), e0276439. </w:t>
        </w:r>
      </w:hyperlink>
      <w:hyperlink r:id="rId181">
        <w:r>
          <w:rPr>
            <w:color w:val="1155CC"/>
            <w:u w:val="single"/>
          </w:rPr>
          <w:t>https://doi.org/10.1371/ journal.pone.0276439</w:t>
        </w:r>
      </w:hyperlink>
      <w:hyperlink r:id="rId182">
        <w:r>
          <w:br/>
        </w:r>
      </w:hyperlink>
      <w:hyperlink r:id="rId183">
        <w:r>
          <w:rPr>
            <w:color w:val="000000"/>
          </w:rPr>
          <w:br/>
          <w:t xml:space="preserve">Chen, J., &amp; Chen, Z. (2008). Extended Bayesian information criteria for model selection with large model spaces. </w:t>
        </w:r>
      </w:hyperlink>
      <w:hyperlink r:id="rId184">
        <w:r>
          <w:rPr>
            <w:i/>
            <w:color w:val="000000"/>
          </w:rPr>
          <w:t>Biometrika</w:t>
        </w:r>
      </w:hyperlink>
      <w:hyperlink r:id="rId185">
        <w:r>
          <w:rPr>
            <w:color w:val="000000"/>
          </w:rPr>
          <w:t xml:space="preserve">, </w:t>
        </w:r>
      </w:hyperlink>
      <w:hyperlink r:id="rId186">
        <w:r>
          <w:rPr>
            <w:i/>
            <w:color w:val="000000"/>
          </w:rPr>
          <w:t>95</w:t>
        </w:r>
      </w:hyperlink>
      <w:hyperlink r:id="rId187">
        <w:r>
          <w:rPr>
            <w:color w:val="000000"/>
          </w:rPr>
          <w:t xml:space="preserve">(3), 759–771. </w:t>
        </w:r>
      </w:hyperlink>
      <w:hyperlink r:id="rId188">
        <w:r>
          <w:rPr>
            <w:color w:val="1155CC"/>
            <w:u w:val="single"/>
          </w:rPr>
          <w:t>https://doi.org/10.1093/biomet/asn034</w:t>
        </w:r>
      </w:hyperlink>
      <w:hyperlink r:id="rId189">
        <w:r>
          <w:rPr>
            <w:color w:val="000000"/>
          </w:rPr>
          <w:br/>
        </w:r>
        <w:r>
          <w:rPr>
            <w:color w:val="000000"/>
          </w:rPr>
          <w:br/>
          <w:t xml:space="preserve">Choi, G. (2021). Individuals’ socioeconomic position, inequality perceptions, and redistributive preferences in OECD countries. </w:t>
        </w:r>
      </w:hyperlink>
      <w:hyperlink r:id="rId190">
        <w:r>
          <w:rPr>
            <w:i/>
            <w:color w:val="000000"/>
          </w:rPr>
          <w:t>The Journal of Economic Inequality</w:t>
        </w:r>
      </w:hyperlink>
      <w:hyperlink r:id="rId191">
        <w:r>
          <w:rPr>
            <w:color w:val="000000"/>
          </w:rPr>
          <w:t xml:space="preserve">, </w:t>
        </w:r>
      </w:hyperlink>
      <w:hyperlink r:id="rId192">
        <w:r>
          <w:rPr>
            <w:i/>
            <w:color w:val="000000"/>
          </w:rPr>
          <w:t>19</w:t>
        </w:r>
      </w:hyperlink>
      <w:hyperlink r:id="rId193">
        <w:r>
          <w:rPr>
            <w:color w:val="000000"/>
          </w:rPr>
          <w:t xml:space="preserve">(2), 239–264. </w:t>
        </w:r>
      </w:hyperlink>
      <w:hyperlink r:id="rId194">
        <w:r>
          <w:rPr>
            <w:color w:val="1155CC"/>
            <w:u w:val="single"/>
          </w:rPr>
          <w:t>https://doi.org/10.1007/s10888-020-09471-6</w:t>
        </w:r>
      </w:hyperlink>
      <w:hyperlink r:id="rId195">
        <w:r>
          <w:rPr>
            <w:color w:val="000000"/>
          </w:rPr>
          <w:br/>
        </w:r>
        <w:r>
          <w:rPr>
            <w:color w:val="000000"/>
          </w:rPr>
          <w:br/>
          <w:t xml:space="preserve">Christensen, A. P., &amp; Golino, H. (2021a). Estimating the Stability of Psychological Dimensions via Bootstrap Exploratory Graph Analysis: A Monte Carlo Simulation and Tutorial. </w:t>
        </w:r>
        <w:r w:rsidRPr="00A52B96">
          <w:rPr>
            <w:color w:val="000000"/>
            <w:lang w:val="de-DE"/>
          </w:rPr>
          <w:t xml:space="preserve">Psych, 3(3), 479–500. </w:t>
        </w:r>
      </w:hyperlink>
      <w:hyperlink r:id="rId196">
        <w:r w:rsidRPr="00A52B96">
          <w:rPr>
            <w:color w:val="1155CC"/>
            <w:u w:val="single"/>
            <w:lang w:val="de-DE"/>
          </w:rPr>
          <w:t>https://doi.org/10.3390/psych3030032</w:t>
        </w:r>
      </w:hyperlink>
      <w:hyperlink r:id="rId197">
        <w:r w:rsidRPr="00A52B96">
          <w:rPr>
            <w:color w:val="000000"/>
            <w:lang w:val="de-DE"/>
          </w:rPr>
          <w:br/>
        </w:r>
        <w:r w:rsidRPr="00A52B96">
          <w:rPr>
            <w:color w:val="000000"/>
            <w:lang w:val="de-DE"/>
          </w:rPr>
          <w:br/>
          <w:t xml:space="preserve">Christensen, A. P., &amp; Golino, H. (2021b). </w:t>
        </w:r>
        <w:r>
          <w:rPr>
            <w:color w:val="000000"/>
          </w:rPr>
          <w:t xml:space="preserve">On the equivalency of factor and network loadings. </w:t>
        </w:r>
      </w:hyperlink>
      <w:hyperlink r:id="rId198">
        <w:r>
          <w:rPr>
            <w:i/>
            <w:color w:val="000000"/>
          </w:rPr>
          <w:t>Behavior Research Methods</w:t>
        </w:r>
      </w:hyperlink>
      <w:hyperlink r:id="rId199">
        <w:r>
          <w:rPr>
            <w:color w:val="000000"/>
          </w:rPr>
          <w:t xml:space="preserve">, </w:t>
        </w:r>
      </w:hyperlink>
      <w:hyperlink r:id="rId200">
        <w:r>
          <w:rPr>
            <w:i/>
            <w:color w:val="000000"/>
          </w:rPr>
          <w:t>53</w:t>
        </w:r>
      </w:hyperlink>
      <w:hyperlink r:id="rId201">
        <w:r>
          <w:rPr>
            <w:color w:val="000000"/>
          </w:rPr>
          <w:t xml:space="preserve">(4), 1563–1580. </w:t>
        </w:r>
      </w:hyperlink>
      <w:hyperlink r:id="rId202">
        <w:r>
          <w:rPr>
            <w:color w:val="1155CC"/>
            <w:u w:val="single"/>
          </w:rPr>
          <w:t>https://doi.org/10.3758/s13428-020-01</w:t>
        </w:r>
      </w:hyperlink>
      <w:hyperlink r:id="rId203">
        <w:r>
          <w:rPr>
            <w:i/>
            <w:color w:val="1155CC"/>
            <w:u w:val="single"/>
          </w:rPr>
          <w:t>50</w:t>
        </w:r>
      </w:hyperlink>
      <w:hyperlink r:id="rId204">
        <w:r>
          <w:rPr>
            <w:color w:val="1155CC"/>
            <w:u w:val="single"/>
          </w:rPr>
          <w:t>0-6</w:t>
        </w:r>
      </w:hyperlink>
      <w:hyperlink r:id="rId205">
        <w:r>
          <w:rPr>
            <w:color w:val="000000"/>
          </w:rPr>
          <w:br/>
        </w:r>
        <w:r>
          <w:rPr>
            <w:color w:val="000000"/>
          </w:rPr>
          <w:br/>
          <w:t xml:space="preserve">Clark, A. E., &amp; D’Ambrosio, C. (2015). </w:t>
        </w:r>
      </w:hyperlink>
      <w:hyperlink r:id="rId206">
        <w:r>
          <w:rPr>
            <w:i/>
            <w:color w:val="000000"/>
          </w:rPr>
          <w:t>Attitudes to income inequality: Experimental and survey evidence</w:t>
        </w:r>
      </w:hyperlink>
      <w:hyperlink r:id="rId207">
        <w:r>
          <w:rPr>
            <w:color w:val="000000"/>
          </w:rPr>
          <w:t xml:space="preserve"> (1st ed., Vol. 2). </w:t>
        </w:r>
        <w:r w:rsidRPr="00A52B96">
          <w:rPr>
            <w:color w:val="000000"/>
            <w:lang w:val="de-DE"/>
          </w:rPr>
          <w:t xml:space="preserve">Elsevier B.V. </w:t>
        </w:r>
      </w:hyperlink>
      <w:hyperlink r:id="rId208">
        <w:r w:rsidRPr="00A52B96">
          <w:rPr>
            <w:color w:val="1155CC"/>
            <w:u w:val="single"/>
            <w:lang w:val="de-DE"/>
          </w:rPr>
          <w:t>https://doi.org/10.1016/b978-0-444-59428-0.00014-x</w:t>
        </w:r>
      </w:hyperlink>
      <w:hyperlink r:id="rId209">
        <w:r w:rsidRPr="00A52B96">
          <w:rPr>
            <w:color w:val="000000"/>
            <w:lang w:val="de-DE"/>
          </w:rPr>
          <w:br/>
        </w:r>
        <w:r w:rsidRPr="00A52B96">
          <w:rPr>
            <w:color w:val="000000"/>
            <w:lang w:val="de-DE"/>
          </w:rPr>
          <w:br/>
          <w:t xml:space="preserve">Dablander, F., &amp; Hinne, M. (2019). </w:t>
        </w:r>
        <w:r>
          <w:rPr>
            <w:color w:val="000000"/>
          </w:rPr>
          <w:t xml:space="preserve">Node centrality measures are a poor substitute for causal inference. </w:t>
        </w:r>
      </w:hyperlink>
      <w:hyperlink r:id="rId210">
        <w:r>
          <w:rPr>
            <w:i/>
            <w:color w:val="000000"/>
          </w:rPr>
          <w:t>Scientific Reports</w:t>
        </w:r>
      </w:hyperlink>
      <w:hyperlink r:id="rId211">
        <w:r>
          <w:rPr>
            <w:color w:val="000000"/>
          </w:rPr>
          <w:t xml:space="preserve">, </w:t>
        </w:r>
      </w:hyperlink>
      <w:hyperlink r:id="rId212">
        <w:r>
          <w:rPr>
            <w:i/>
            <w:color w:val="000000"/>
          </w:rPr>
          <w:t>9</w:t>
        </w:r>
      </w:hyperlink>
      <w:hyperlink r:id="rId213">
        <w:r>
          <w:rPr>
            <w:color w:val="000000"/>
          </w:rPr>
          <w:t xml:space="preserve">(1), 6846. </w:t>
        </w:r>
      </w:hyperlink>
      <w:hyperlink r:id="rId214">
        <w:r>
          <w:rPr>
            <w:color w:val="1155CC"/>
            <w:u w:val="single"/>
          </w:rPr>
          <w:t>https://doi.org/10.1038/s41598-019-43033-9</w:t>
        </w:r>
      </w:hyperlink>
      <w:hyperlink r:id="rId215">
        <w:r>
          <w:rPr>
            <w:color w:val="000000"/>
          </w:rPr>
          <w:br/>
        </w:r>
        <w:r>
          <w:rPr>
            <w:color w:val="000000"/>
          </w:rPr>
          <w:br/>
          <w:t xml:space="preserve">Dalege, J., Borsboom, D., Harreveld, F. van, Berg, H. van den, Conner, M., &amp; Maas, H. L. J. van der. (2016). Toward a formalized account of attitudes: The Causal Attitude Network (CAN) model. </w:t>
        </w:r>
      </w:hyperlink>
      <w:hyperlink r:id="rId216">
        <w:r>
          <w:rPr>
            <w:i/>
            <w:color w:val="000000"/>
          </w:rPr>
          <w:t>Psychological Review</w:t>
        </w:r>
      </w:hyperlink>
      <w:hyperlink r:id="rId217">
        <w:r>
          <w:rPr>
            <w:color w:val="000000"/>
          </w:rPr>
          <w:t xml:space="preserve">, </w:t>
        </w:r>
      </w:hyperlink>
      <w:hyperlink r:id="rId218">
        <w:r>
          <w:rPr>
            <w:i/>
            <w:color w:val="000000"/>
          </w:rPr>
          <w:t>123</w:t>
        </w:r>
      </w:hyperlink>
      <w:hyperlink r:id="rId219">
        <w:r>
          <w:rPr>
            <w:color w:val="000000"/>
          </w:rPr>
          <w:t xml:space="preserve">(1), 2–22. </w:t>
        </w:r>
      </w:hyperlink>
      <w:hyperlink r:id="rId220">
        <w:r>
          <w:rPr>
            <w:color w:val="1155CC"/>
            <w:u w:val="single"/>
          </w:rPr>
          <w:t>https://doi.org/10.1037/a0039802</w:t>
        </w:r>
      </w:hyperlink>
      <w:hyperlink r:id="rId221">
        <w:r>
          <w:rPr>
            <w:color w:val="000000"/>
          </w:rPr>
          <w:br/>
        </w:r>
        <w:r>
          <w:rPr>
            <w:color w:val="000000"/>
          </w:rPr>
          <w:br/>
          <w:t xml:space="preserve">Dalege, J., Borsboom, D., Harreveld, F. van, &amp; Maas, H. L. J. van der. (2017). Network Analysis on Attitudes: A Brief Tutorial. </w:t>
        </w:r>
      </w:hyperlink>
      <w:hyperlink r:id="rId222">
        <w:r>
          <w:rPr>
            <w:i/>
            <w:color w:val="000000"/>
          </w:rPr>
          <w:t>Social Psychological and Personality Science</w:t>
        </w:r>
      </w:hyperlink>
      <w:hyperlink r:id="rId223">
        <w:r>
          <w:rPr>
            <w:color w:val="000000"/>
          </w:rPr>
          <w:t xml:space="preserve">, </w:t>
        </w:r>
      </w:hyperlink>
      <w:hyperlink r:id="rId224">
        <w:r>
          <w:rPr>
            <w:i/>
            <w:color w:val="000000"/>
          </w:rPr>
          <w:t>8</w:t>
        </w:r>
      </w:hyperlink>
      <w:hyperlink r:id="rId225">
        <w:r>
          <w:rPr>
            <w:color w:val="000000"/>
          </w:rPr>
          <w:t xml:space="preserve">(5), 528–537. </w:t>
        </w:r>
      </w:hyperlink>
      <w:hyperlink r:id="rId226">
        <w:r>
          <w:rPr>
            <w:color w:val="1155CC"/>
            <w:u w:val="single"/>
          </w:rPr>
          <w:t>https://doi.org/</w:t>
        </w:r>
      </w:hyperlink>
      <w:hyperlink r:id="rId227">
        <w:r>
          <w:rPr>
            <w:i/>
            <w:color w:val="1155CC"/>
            <w:u w:val="single"/>
          </w:rPr>
          <w:t>10</w:t>
        </w:r>
      </w:hyperlink>
      <w:hyperlink r:id="rId228">
        <w:r>
          <w:rPr>
            <w:color w:val="1155CC"/>
            <w:u w:val="single"/>
          </w:rPr>
          <w:t>.1177/1948550617709827</w:t>
        </w:r>
      </w:hyperlink>
      <w:hyperlink r:id="rId229">
        <w:r>
          <w:rPr>
            <w:color w:val="000000"/>
          </w:rPr>
          <w:br/>
        </w:r>
        <w:r>
          <w:rPr>
            <w:color w:val="000000"/>
          </w:rPr>
          <w:lastRenderedPageBreak/>
          <w:br/>
          <w:t xml:space="preserve">Dalege, J., Borsboom, D., Harreveld, F. van, &amp; Maas, H. L. J. van der. (2018). The Attitudinal Entropy (AE) Framework as a General Theory of Individual Attitudes. </w:t>
        </w:r>
      </w:hyperlink>
      <w:hyperlink r:id="rId230">
        <w:r>
          <w:rPr>
            <w:i/>
            <w:color w:val="000000"/>
          </w:rPr>
          <w:t>Psychological Inquiry</w:t>
        </w:r>
      </w:hyperlink>
      <w:hyperlink r:id="rId231">
        <w:r>
          <w:rPr>
            <w:color w:val="000000"/>
          </w:rPr>
          <w:t xml:space="preserve">, </w:t>
        </w:r>
      </w:hyperlink>
      <w:hyperlink r:id="rId232">
        <w:r>
          <w:rPr>
            <w:i/>
            <w:color w:val="000000"/>
          </w:rPr>
          <w:t>29</w:t>
        </w:r>
      </w:hyperlink>
      <w:hyperlink r:id="rId233">
        <w:r>
          <w:rPr>
            <w:color w:val="000000"/>
          </w:rPr>
          <w:t xml:space="preserve">(4), 175–193. </w:t>
        </w:r>
      </w:hyperlink>
      <w:hyperlink r:id="rId234">
        <w:r>
          <w:rPr>
            <w:color w:val="1155CC"/>
            <w:u w:val="single"/>
          </w:rPr>
          <w:t>https://doi.org/10.1080/1047840x.2018.1537246</w:t>
        </w:r>
      </w:hyperlink>
      <w:hyperlink r:id="rId235">
        <w:r>
          <w:rPr>
            <w:color w:val="000000"/>
          </w:rPr>
          <w:br/>
        </w:r>
        <w:r>
          <w:rPr>
            <w:color w:val="000000"/>
          </w:rPr>
          <w:br/>
          <w:t xml:space="preserve">Dalege, J., Borsboom, D., Harreveld, F. van, &amp; Maas, H. L. J. van der. (2019). A Network Perspective on Attitude Strength: Testing the Connectivity Hypothesis. Social Psychological and Personality Science, 10(6), 746–756. </w:t>
        </w:r>
      </w:hyperlink>
      <w:hyperlink r:id="rId236">
        <w:r>
          <w:rPr>
            <w:color w:val="1155CC"/>
            <w:u w:val="single"/>
          </w:rPr>
          <w:t>https://doi.org/10.1177/1948550618781062</w:t>
        </w:r>
      </w:hyperlink>
      <w:hyperlink r:id="rId237">
        <w:r>
          <w:rPr>
            <w:color w:val="000000"/>
          </w:rPr>
          <w:br/>
        </w:r>
        <w:r>
          <w:rPr>
            <w:color w:val="000000"/>
          </w:rPr>
          <w:br/>
          <w:t xml:space="preserve">Deutsch, M. (1975). Equity, Equality, and Need: What Determines Which Value Will Be Used as the Basis of Distributive Justice? </w:t>
        </w:r>
      </w:hyperlink>
      <w:hyperlink r:id="rId238">
        <w:r>
          <w:rPr>
            <w:i/>
            <w:color w:val="000000"/>
          </w:rPr>
          <w:t>Journal of Social Issues</w:t>
        </w:r>
      </w:hyperlink>
      <w:hyperlink r:id="rId239">
        <w:r>
          <w:rPr>
            <w:color w:val="000000"/>
          </w:rPr>
          <w:t xml:space="preserve">, </w:t>
        </w:r>
      </w:hyperlink>
      <w:hyperlink r:id="rId240">
        <w:r>
          <w:rPr>
            <w:i/>
            <w:color w:val="000000"/>
          </w:rPr>
          <w:t>31</w:t>
        </w:r>
      </w:hyperlink>
      <w:hyperlink r:id="rId241">
        <w:r>
          <w:rPr>
            <w:color w:val="000000"/>
          </w:rPr>
          <w:t xml:space="preserve">(3), 137–149. </w:t>
        </w:r>
      </w:hyperlink>
      <w:hyperlink r:id="rId242">
        <w:r>
          <w:rPr>
            <w:color w:val="1155CC"/>
            <w:u w:val="single"/>
          </w:rPr>
          <w:t>https://doi.org/10.1111/j.1540-4560.1975.tb01000.x</w:t>
        </w:r>
      </w:hyperlink>
      <w:hyperlink r:id="rId243">
        <w:r>
          <w:rPr>
            <w:color w:val="000000"/>
          </w:rPr>
          <w:br/>
        </w:r>
        <w:r>
          <w:rPr>
            <w:color w:val="000000"/>
          </w:rPr>
          <w:br/>
          <w:t xml:space="preserve">Edmiston, D. (2018). The poor “sociological imagination” of the rich: Explaining attitudinal divergence towards welfare, inequality, and redistribution. </w:t>
        </w:r>
      </w:hyperlink>
      <w:hyperlink r:id="rId244">
        <w:r>
          <w:rPr>
            <w:i/>
            <w:color w:val="000000"/>
          </w:rPr>
          <w:t>Social Policy &amp; Administration</w:t>
        </w:r>
      </w:hyperlink>
      <w:hyperlink r:id="rId245">
        <w:r>
          <w:rPr>
            <w:color w:val="000000"/>
          </w:rPr>
          <w:t xml:space="preserve">, </w:t>
        </w:r>
      </w:hyperlink>
      <w:hyperlink r:id="rId246">
        <w:r>
          <w:rPr>
            <w:i/>
            <w:color w:val="000000"/>
          </w:rPr>
          <w:t>52</w:t>
        </w:r>
      </w:hyperlink>
      <w:hyperlink r:id="rId247">
        <w:r>
          <w:rPr>
            <w:color w:val="000000"/>
          </w:rPr>
          <w:t xml:space="preserve">(5), 983–997. </w:t>
        </w:r>
      </w:hyperlink>
      <w:hyperlink r:id="rId248">
        <w:r>
          <w:rPr>
            <w:color w:val="1155CC"/>
            <w:u w:val="single"/>
          </w:rPr>
          <w:t>https://doi.org/10.1111/spol.12366</w:t>
        </w:r>
      </w:hyperlink>
      <w:hyperlink r:id="rId249">
        <w:r>
          <w:rPr>
            <w:color w:val="000000"/>
          </w:rPr>
          <w:br/>
        </w:r>
        <w:r>
          <w:rPr>
            <w:color w:val="000000"/>
          </w:rPr>
          <w:br/>
          <w:t>Epskamp, S., Borsboom, D., &amp; Fried, E. I. (2018). Estimating psychological networks and their accuracy: A tutorial paper. Behavior Research Methods, 50(1), 195–212. https://doi.org/10.3758/s13428-017-0862-1</w:t>
        </w:r>
        <w:r>
          <w:rPr>
            <w:color w:val="000000"/>
          </w:rPr>
          <w:br/>
          <w:t xml:space="preserve">Epskamp, S., &amp; Fried, E. I. (2018). A Tutorial on Regularized Partial Correlation Networks. Psychological Methods, 23(4), 617–634. </w:t>
        </w:r>
      </w:hyperlink>
      <w:hyperlink r:id="rId250">
        <w:r>
          <w:rPr>
            <w:color w:val="1155CC"/>
            <w:u w:val="single"/>
          </w:rPr>
          <w:t>https://doi.org/10.1037/met0000167</w:t>
        </w:r>
      </w:hyperlink>
      <w:hyperlink r:id="rId251">
        <w:r>
          <w:rPr>
            <w:color w:val="000000"/>
          </w:rPr>
          <w:br/>
        </w:r>
        <w:r>
          <w:rPr>
            <w:color w:val="000000"/>
          </w:rPr>
          <w:br/>
          <w:t xml:space="preserve">Epskamp, S., Waldorp, L. J., Mõttus, R., &amp; Borsboom, D. (2018). The Gaussian Graphical Model in Cross-Sectional and Time-Series Data. </w:t>
        </w:r>
      </w:hyperlink>
      <w:hyperlink r:id="rId252">
        <w:r>
          <w:rPr>
            <w:i/>
            <w:color w:val="000000"/>
          </w:rPr>
          <w:t>Multivariate Behavioral Research</w:t>
        </w:r>
      </w:hyperlink>
      <w:hyperlink r:id="rId253">
        <w:r>
          <w:rPr>
            <w:color w:val="000000"/>
          </w:rPr>
          <w:t xml:space="preserve">, </w:t>
        </w:r>
      </w:hyperlink>
      <w:hyperlink r:id="rId254">
        <w:r>
          <w:rPr>
            <w:i/>
            <w:color w:val="000000"/>
          </w:rPr>
          <w:t>53</w:t>
        </w:r>
      </w:hyperlink>
      <w:hyperlink r:id="rId255">
        <w:r>
          <w:rPr>
            <w:color w:val="000000"/>
          </w:rPr>
          <w:t xml:space="preserve">(4), 453–480. </w:t>
        </w:r>
      </w:hyperlink>
      <w:hyperlink r:id="rId256">
        <w:r>
          <w:rPr>
            <w:color w:val="1155CC"/>
            <w:u w:val="single"/>
          </w:rPr>
          <w:t>https://doi.org/10.1080/00273171.2018.1454823</w:t>
        </w:r>
      </w:hyperlink>
      <w:hyperlink r:id="rId257">
        <w:r>
          <w:rPr>
            <w:color w:val="000000"/>
          </w:rPr>
          <w:br/>
        </w:r>
        <w:r>
          <w:rPr>
            <w:color w:val="000000"/>
          </w:rPr>
          <w:br/>
          <w:t xml:space="preserve">Etzioni, A. (1988). </w:t>
        </w:r>
      </w:hyperlink>
      <w:hyperlink r:id="rId258">
        <w:r>
          <w:rPr>
            <w:i/>
            <w:color w:val="000000"/>
          </w:rPr>
          <w:t>The moral dimension: Toward a new economics.</w:t>
        </w:r>
      </w:hyperlink>
      <w:hyperlink r:id="rId259">
        <w:r>
          <w:rPr>
            <w:color w:val="000000"/>
          </w:rPr>
          <w:t xml:space="preserve"> Free Press.</w:t>
        </w:r>
        <w:r>
          <w:rPr>
            <w:color w:val="000000"/>
          </w:rPr>
          <w:br/>
        </w:r>
        <w:r>
          <w:rPr>
            <w:color w:val="000000"/>
          </w:rPr>
          <w:br/>
          <w:t xml:space="preserve">Evans, M. D. R., &amp; Kelley, J. (2017). Communism, Capitalism, and Images of Class: Effects of Reference Groups, Reality, and Regime in 43 Nations and 110,000 Individuals, 1987-2009. </w:t>
        </w:r>
      </w:hyperlink>
      <w:hyperlink r:id="rId260">
        <w:r>
          <w:rPr>
            <w:i/>
            <w:color w:val="000000"/>
          </w:rPr>
          <w:t>Cross-Cultural Research</w:t>
        </w:r>
      </w:hyperlink>
      <w:hyperlink r:id="rId261">
        <w:r>
          <w:rPr>
            <w:color w:val="000000"/>
          </w:rPr>
          <w:t xml:space="preserve">, </w:t>
        </w:r>
      </w:hyperlink>
      <w:hyperlink r:id="rId262">
        <w:r>
          <w:rPr>
            <w:i/>
            <w:color w:val="000000"/>
          </w:rPr>
          <w:t>51</w:t>
        </w:r>
      </w:hyperlink>
      <w:hyperlink r:id="rId263">
        <w:r>
          <w:rPr>
            <w:color w:val="000000"/>
          </w:rPr>
          <w:t xml:space="preserve">(4), 315–359. </w:t>
        </w:r>
      </w:hyperlink>
      <w:hyperlink r:id="rId264">
        <w:r>
          <w:rPr>
            <w:color w:val="1155CC"/>
            <w:u w:val="single"/>
          </w:rPr>
          <w:t>https://doi.org/10.1177/1069397116677963</w:t>
        </w:r>
      </w:hyperlink>
      <w:hyperlink r:id="rId265">
        <w:r>
          <w:rPr>
            <w:color w:val="000000"/>
          </w:rPr>
          <w:br/>
        </w:r>
        <w:r>
          <w:rPr>
            <w:color w:val="000000"/>
          </w:rPr>
          <w:br/>
          <w:t xml:space="preserve">Evans, M. D. R., Kelley, J., &amp; Kolosi, T. (1992). Images of Class: Public Perceptions in Hungary and Australia. </w:t>
        </w:r>
      </w:hyperlink>
      <w:hyperlink r:id="rId266">
        <w:r>
          <w:rPr>
            <w:i/>
            <w:color w:val="000000"/>
          </w:rPr>
          <w:t>American Sociological Review</w:t>
        </w:r>
      </w:hyperlink>
      <w:hyperlink r:id="rId267">
        <w:r>
          <w:rPr>
            <w:color w:val="000000"/>
          </w:rPr>
          <w:t xml:space="preserve">, </w:t>
        </w:r>
      </w:hyperlink>
      <w:hyperlink r:id="rId268">
        <w:r>
          <w:rPr>
            <w:i/>
            <w:color w:val="000000"/>
          </w:rPr>
          <w:t>57</w:t>
        </w:r>
      </w:hyperlink>
      <w:hyperlink r:id="rId269">
        <w:r>
          <w:rPr>
            <w:color w:val="000000"/>
          </w:rPr>
          <w:t xml:space="preserve">(4), 461. </w:t>
        </w:r>
      </w:hyperlink>
      <w:hyperlink r:id="rId270">
        <w:r>
          <w:rPr>
            <w:color w:val="1155CC"/>
            <w:u w:val="single"/>
          </w:rPr>
          <w:t>https://doi.org/10.2307/2096095</w:t>
        </w:r>
      </w:hyperlink>
      <w:hyperlink r:id="rId271">
        <w:r>
          <w:rPr>
            <w:color w:val="000000"/>
          </w:rPr>
          <w:br/>
        </w:r>
        <w:r>
          <w:rPr>
            <w:color w:val="000000"/>
          </w:rPr>
          <w:br/>
          <w:t xml:space="preserve">Evans, M. D. R., Kelley, J., &amp; Peoples, C. D. (2010). Justifications of Inequality: The Normative Basis of Pay Differentials in 31 Nations*. </w:t>
        </w:r>
      </w:hyperlink>
      <w:hyperlink r:id="rId272">
        <w:r>
          <w:rPr>
            <w:i/>
            <w:color w:val="000000"/>
          </w:rPr>
          <w:t>Social Science Quarterly</w:t>
        </w:r>
      </w:hyperlink>
      <w:hyperlink r:id="rId273">
        <w:r>
          <w:rPr>
            <w:color w:val="000000"/>
          </w:rPr>
          <w:t xml:space="preserve">, </w:t>
        </w:r>
      </w:hyperlink>
      <w:hyperlink r:id="rId274">
        <w:r>
          <w:rPr>
            <w:i/>
            <w:color w:val="000000"/>
          </w:rPr>
          <w:t>91</w:t>
        </w:r>
      </w:hyperlink>
      <w:hyperlink r:id="rId275">
        <w:r>
          <w:rPr>
            <w:color w:val="000000"/>
          </w:rPr>
          <w:t xml:space="preserve">(5), 1405–1431. </w:t>
        </w:r>
      </w:hyperlink>
      <w:hyperlink r:id="rId276">
        <w:r>
          <w:rPr>
            <w:color w:val="1155CC"/>
            <w:u w:val="single"/>
          </w:rPr>
          <w:t>https://doi.org/10.1111/j.1540-6237.2010.00738.x</w:t>
        </w:r>
      </w:hyperlink>
      <w:hyperlink r:id="rId277">
        <w:r>
          <w:rPr>
            <w:color w:val="000000"/>
          </w:rPr>
          <w:br/>
        </w:r>
        <w:r>
          <w:rPr>
            <w:color w:val="000000"/>
          </w:rPr>
          <w:br/>
          <w:t xml:space="preserve">Fatke, M. (2018). Inequality Perceptions, Preferences Conducive to Redistribution, and the Conditioning Role of Social Position. </w:t>
        </w:r>
      </w:hyperlink>
      <w:hyperlink r:id="rId278">
        <w:r>
          <w:rPr>
            <w:i/>
            <w:color w:val="000000"/>
          </w:rPr>
          <w:t>Societies</w:t>
        </w:r>
      </w:hyperlink>
      <w:hyperlink r:id="rId279">
        <w:r>
          <w:rPr>
            <w:color w:val="000000"/>
          </w:rPr>
          <w:t xml:space="preserve">, </w:t>
        </w:r>
      </w:hyperlink>
      <w:hyperlink r:id="rId280">
        <w:r>
          <w:rPr>
            <w:i/>
            <w:color w:val="000000"/>
          </w:rPr>
          <w:t>8</w:t>
        </w:r>
      </w:hyperlink>
      <w:hyperlink r:id="rId281">
        <w:r>
          <w:rPr>
            <w:color w:val="000000"/>
          </w:rPr>
          <w:t xml:space="preserve">(4), 99. </w:t>
        </w:r>
      </w:hyperlink>
      <w:hyperlink r:id="rId282">
        <w:r>
          <w:rPr>
            <w:color w:val="1155CC"/>
            <w:u w:val="single"/>
          </w:rPr>
          <w:t>https://doi.org/10.3390/soc8040099</w:t>
        </w:r>
      </w:hyperlink>
      <w:hyperlink r:id="rId283">
        <w:r>
          <w:rPr>
            <w:color w:val="000000"/>
          </w:rPr>
          <w:br/>
        </w:r>
        <w:r>
          <w:rPr>
            <w:color w:val="000000"/>
          </w:rPr>
          <w:br/>
          <w:t xml:space="preserve">Feldman, S., &amp; Zaller, J. (1992). </w:t>
        </w:r>
      </w:hyperlink>
      <w:hyperlink r:id="rId284">
        <w:r>
          <w:rPr>
            <w:i/>
            <w:color w:val="000000"/>
          </w:rPr>
          <w:t>The Political Culture of Ambivalence: Ideological Responses to the Welfare State</w:t>
        </w:r>
      </w:hyperlink>
      <w:hyperlink r:id="rId285">
        <w:r>
          <w:rPr>
            <w:color w:val="000000"/>
          </w:rPr>
          <w:t xml:space="preserve">. </w:t>
        </w:r>
      </w:hyperlink>
      <w:hyperlink r:id="rId286">
        <w:r>
          <w:rPr>
            <w:i/>
            <w:color w:val="000000"/>
          </w:rPr>
          <w:t>36</w:t>
        </w:r>
      </w:hyperlink>
      <w:hyperlink r:id="rId287">
        <w:r>
          <w:rPr>
            <w:color w:val="000000"/>
          </w:rPr>
          <w:t xml:space="preserve">, 268–307. </w:t>
        </w:r>
      </w:hyperlink>
      <w:hyperlink r:id="rId288">
        <w:r>
          <w:rPr>
            <w:color w:val="1155CC"/>
            <w:u w:val="single"/>
          </w:rPr>
          <w:t>http://www.jstor.org/stable/2111433</w:t>
        </w:r>
      </w:hyperlink>
      <w:hyperlink r:id="rId289">
        <w:r>
          <w:rPr>
            <w:color w:val="000000"/>
          </w:rPr>
          <w:br/>
        </w:r>
        <w:r>
          <w:rPr>
            <w:color w:val="000000"/>
          </w:rPr>
          <w:br/>
          <w:t xml:space="preserve">Foygel, R., &amp; Drton, M. (2010). Extended Bayesian Information Criteria for Gaussian Graphical Models. </w:t>
        </w:r>
      </w:hyperlink>
      <w:hyperlink r:id="rId290">
        <w:r>
          <w:rPr>
            <w:i/>
            <w:color w:val="000000"/>
          </w:rPr>
          <w:t>ArXiv</w:t>
        </w:r>
      </w:hyperlink>
      <w:hyperlink r:id="rId291">
        <w:r>
          <w:rPr>
            <w:color w:val="000000"/>
          </w:rPr>
          <w:t xml:space="preserve">. </w:t>
        </w:r>
      </w:hyperlink>
      <w:hyperlink r:id="rId292">
        <w:r>
          <w:rPr>
            <w:color w:val="1155CC"/>
            <w:u w:val="single"/>
          </w:rPr>
          <w:t>https://doi.org/10.48550/arxiv.1011.6640</w:t>
        </w:r>
      </w:hyperlink>
      <w:hyperlink r:id="rId293">
        <w:r>
          <w:rPr>
            <w:color w:val="000000"/>
          </w:rPr>
          <w:br/>
        </w:r>
        <w:r>
          <w:rPr>
            <w:color w:val="000000"/>
          </w:rPr>
          <w:br/>
          <w:t xml:space="preserve">Franetovic, G., &amp; Castillo, J.-C. (2021). Preferences for Income Redistribution in Unequal Contexts: Changes in Latin America Between 2008 and 2018. </w:t>
        </w:r>
      </w:hyperlink>
      <w:hyperlink r:id="rId294">
        <w:r>
          <w:rPr>
            <w:i/>
            <w:color w:val="000000"/>
          </w:rPr>
          <w:t>Frontiers in Sociology</w:t>
        </w:r>
      </w:hyperlink>
      <w:hyperlink r:id="rId295">
        <w:r>
          <w:rPr>
            <w:color w:val="000000"/>
          </w:rPr>
          <w:t xml:space="preserve">, </w:t>
        </w:r>
      </w:hyperlink>
      <w:hyperlink r:id="rId296">
        <w:r>
          <w:rPr>
            <w:i/>
            <w:color w:val="000000"/>
          </w:rPr>
          <w:t>7</w:t>
        </w:r>
      </w:hyperlink>
      <w:hyperlink r:id="rId297">
        <w:r>
          <w:rPr>
            <w:color w:val="000000"/>
          </w:rPr>
          <w:t xml:space="preserve">, 806458. </w:t>
        </w:r>
      </w:hyperlink>
      <w:hyperlink r:id="rId298">
        <w:r>
          <w:rPr>
            <w:color w:val="1155CC"/>
            <w:u w:val="single"/>
          </w:rPr>
          <w:t>https://doi.org/10.3389/fsoc.2022.806458</w:t>
        </w:r>
      </w:hyperlink>
      <w:hyperlink r:id="rId299">
        <w:r>
          <w:rPr>
            <w:color w:val="000000"/>
          </w:rPr>
          <w:br/>
        </w:r>
        <w:r>
          <w:rPr>
            <w:color w:val="000000"/>
          </w:rPr>
          <w:br/>
        </w:r>
        <w:r>
          <w:rPr>
            <w:color w:val="000000"/>
          </w:rPr>
          <w:lastRenderedPageBreak/>
          <w:t xml:space="preserve">Frank, D. H., Wertenbroch, K., &amp; Maddux, W. W. (2015). Performance pay or redistribution? Cultural differences in just-world beliefs and preferences for wage inequality. </w:t>
        </w:r>
      </w:hyperlink>
      <w:hyperlink r:id="rId300">
        <w:r>
          <w:rPr>
            <w:i/>
            <w:color w:val="000000"/>
          </w:rPr>
          <w:t>Organizational Behavior and Human Decision Processes</w:t>
        </w:r>
      </w:hyperlink>
      <w:hyperlink r:id="rId301">
        <w:r>
          <w:rPr>
            <w:color w:val="000000"/>
          </w:rPr>
          <w:t xml:space="preserve">, </w:t>
        </w:r>
      </w:hyperlink>
      <w:hyperlink r:id="rId302">
        <w:r>
          <w:rPr>
            <w:i/>
            <w:color w:val="000000"/>
          </w:rPr>
          <w:t>130</w:t>
        </w:r>
      </w:hyperlink>
      <w:hyperlink r:id="rId303">
        <w:r>
          <w:rPr>
            <w:color w:val="000000"/>
          </w:rPr>
          <w:t xml:space="preserve">, 160–170. </w:t>
        </w:r>
      </w:hyperlink>
      <w:hyperlink r:id="rId304">
        <w:r>
          <w:rPr>
            <w:color w:val="1155CC"/>
            <w:u w:val="single"/>
          </w:rPr>
          <w:t>https://doi.org/10.1016/j.obhdp.2015.04.001</w:t>
        </w:r>
      </w:hyperlink>
      <w:hyperlink r:id="rId305">
        <w:r>
          <w:rPr>
            <w:color w:val="000000"/>
          </w:rPr>
          <w:br/>
        </w:r>
        <w:r>
          <w:rPr>
            <w:color w:val="000000"/>
          </w:rPr>
          <w:br/>
          <w:t xml:space="preserve">Franko, W., Tolbert, C. J., &amp; Witko, C. (2013). Inequality, Self-Interest, and Public Support for “Robin Hood” Tax Policies. </w:t>
        </w:r>
      </w:hyperlink>
      <w:hyperlink r:id="rId306">
        <w:r>
          <w:rPr>
            <w:i/>
            <w:color w:val="000000"/>
          </w:rPr>
          <w:t>Political Research Quarterly</w:t>
        </w:r>
      </w:hyperlink>
      <w:hyperlink r:id="rId307">
        <w:r>
          <w:rPr>
            <w:color w:val="000000"/>
          </w:rPr>
          <w:t xml:space="preserve">, </w:t>
        </w:r>
      </w:hyperlink>
      <w:hyperlink r:id="rId308">
        <w:r>
          <w:rPr>
            <w:i/>
            <w:color w:val="000000"/>
          </w:rPr>
          <w:t>66</w:t>
        </w:r>
      </w:hyperlink>
      <w:hyperlink r:id="rId309">
        <w:r>
          <w:rPr>
            <w:color w:val="000000"/>
          </w:rPr>
          <w:t xml:space="preserve">(4), 923–937. </w:t>
        </w:r>
      </w:hyperlink>
      <w:hyperlink r:id="rId310">
        <w:r>
          <w:rPr>
            <w:color w:val="1155CC"/>
            <w:u w:val="single"/>
          </w:rPr>
          <w:t>https://doi.org/10.1177/1065912913485441</w:t>
        </w:r>
      </w:hyperlink>
      <w:hyperlink r:id="rId311">
        <w:r>
          <w:rPr>
            <w:color w:val="000000"/>
          </w:rPr>
          <w:br/>
        </w:r>
        <w:r>
          <w:rPr>
            <w:color w:val="000000"/>
          </w:rPr>
          <w:br/>
          <w:t xml:space="preserve">Friedman, J., Hastie, T., &amp; Tibshirani, R. (2008). Sparse inverse covariance estimation with the graphical lasso. </w:t>
        </w:r>
      </w:hyperlink>
      <w:hyperlink r:id="rId312">
        <w:r>
          <w:rPr>
            <w:i/>
            <w:color w:val="000000"/>
          </w:rPr>
          <w:t>Biostatistics</w:t>
        </w:r>
      </w:hyperlink>
      <w:hyperlink r:id="rId313">
        <w:r>
          <w:rPr>
            <w:color w:val="000000"/>
          </w:rPr>
          <w:t xml:space="preserve">, </w:t>
        </w:r>
      </w:hyperlink>
      <w:hyperlink r:id="rId314">
        <w:r>
          <w:rPr>
            <w:i/>
            <w:color w:val="000000"/>
          </w:rPr>
          <w:t>9</w:t>
        </w:r>
      </w:hyperlink>
      <w:hyperlink r:id="rId315">
        <w:r>
          <w:rPr>
            <w:color w:val="000000"/>
          </w:rPr>
          <w:t xml:space="preserve">(3), 432–441. </w:t>
        </w:r>
      </w:hyperlink>
      <w:hyperlink r:id="rId316">
        <w:r>
          <w:rPr>
            <w:color w:val="1155CC"/>
            <w:u w:val="single"/>
          </w:rPr>
          <w:t>https://doi.org/10.1093/biostatistics/kxm045</w:t>
        </w:r>
      </w:hyperlink>
      <w:hyperlink r:id="rId317">
        <w:r>
          <w:rPr>
            <w:color w:val="000000"/>
          </w:rPr>
          <w:br/>
        </w:r>
        <w:r>
          <w:rPr>
            <w:color w:val="000000"/>
          </w:rPr>
          <w:br/>
          <w:t xml:space="preserve">García‐Sánchez, E., Osborne, D., Willis, G. B., &amp; Rodríguez‐Bailón, R. (2020). Attitudes towards redistribution and the interplay between perceptions and beliefs about inequality. </w:t>
        </w:r>
      </w:hyperlink>
      <w:hyperlink r:id="rId318">
        <w:r>
          <w:rPr>
            <w:i/>
            <w:color w:val="000000"/>
          </w:rPr>
          <w:t>British Journal of Social Psychology</w:t>
        </w:r>
      </w:hyperlink>
      <w:hyperlink r:id="rId319">
        <w:r>
          <w:rPr>
            <w:color w:val="000000"/>
          </w:rPr>
          <w:t xml:space="preserve">, </w:t>
        </w:r>
      </w:hyperlink>
      <w:hyperlink r:id="rId320">
        <w:r>
          <w:rPr>
            <w:i/>
            <w:color w:val="000000"/>
          </w:rPr>
          <w:t>59</w:t>
        </w:r>
      </w:hyperlink>
      <w:hyperlink r:id="rId321">
        <w:r>
          <w:rPr>
            <w:color w:val="000000"/>
          </w:rPr>
          <w:t xml:space="preserve">(1), 111–136. </w:t>
        </w:r>
      </w:hyperlink>
      <w:hyperlink r:id="rId322">
        <w:r>
          <w:rPr>
            <w:color w:val="1155CC"/>
            <w:u w:val="single"/>
          </w:rPr>
          <w:t>https://doi.org/10.1111/bjso.12326</w:t>
        </w:r>
      </w:hyperlink>
      <w:hyperlink r:id="rId323">
        <w:r>
          <w:rPr>
            <w:color w:val="000000"/>
          </w:rPr>
          <w:br/>
        </w:r>
        <w:r>
          <w:rPr>
            <w:color w:val="000000"/>
          </w:rPr>
          <w:br/>
          <w:t xml:space="preserve">Golino, H. F., Epskamp, S., &amp; Voracek, M. (2017). Exploratory graph analysis: A new approach for estimating the number of dimensions in psychological research. PLOS ONE, 12(6), e0174035. </w:t>
        </w:r>
      </w:hyperlink>
      <w:hyperlink r:id="rId324">
        <w:r>
          <w:rPr>
            <w:color w:val="1155CC"/>
            <w:u w:val="single"/>
          </w:rPr>
          <w:t>https://doi.org/10.13</w:t>
        </w:r>
      </w:hyperlink>
      <w:hyperlink r:id="rId325">
        <w:r>
          <w:rPr>
            <w:i/>
            <w:color w:val="1155CC"/>
            <w:u w:val="single"/>
          </w:rPr>
          <w:t>71</w:t>
        </w:r>
      </w:hyperlink>
      <w:hyperlink r:id="rId326">
        <w:r>
          <w:rPr>
            <w:color w:val="1155CC"/>
            <w:u w:val="single"/>
          </w:rPr>
          <w:t>/journal.pone.0174035</w:t>
        </w:r>
      </w:hyperlink>
      <w:hyperlink r:id="rId327">
        <w:r>
          <w:rPr>
            <w:color w:val="000000"/>
          </w:rPr>
          <w:br/>
        </w:r>
        <w:r>
          <w:rPr>
            <w:color w:val="000000"/>
          </w:rPr>
          <w:br/>
          <w:t xml:space="preserve">Golino, H., Shi, D., Christensen, A. P., Garrido, L. E., Nieto, M. D., Sadana, R., Thiyagarajan, J. A., &amp; Martinez-Molina, A. (2020). Investigating the performance of exploratory graph analysis and traditional techniques to identify the number of latent factors: A simulation and tutorial. Psychological Methods, 25(3), 292–320. </w:t>
        </w:r>
      </w:hyperlink>
      <w:hyperlink r:id="rId328">
        <w:r>
          <w:rPr>
            <w:color w:val="1155CC"/>
            <w:u w:val="single"/>
          </w:rPr>
          <w:t>https://doi.org/10.1037/met0000255</w:t>
        </w:r>
      </w:hyperlink>
      <w:hyperlink r:id="rId329">
        <w:r>
          <w:rPr>
            <w:color w:val="000000"/>
          </w:rPr>
          <w:br/>
        </w:r>
        <w:r>
          <w:rPr>
            <w:color w:val="000000"/>
          </w:rPr>
          <w:br/>
          <w:t xml:space="preserve">Hadler, M. (2005). </w:t>
        </w:r>
      </w:hyperlink>
      <w:hyperlink r:id="rId330">
        <w:r>
          <w:rPr>
            <w:i/>
            <w:color w:val="000000"/>
          </w:rPr>
          <w:t>Why Do People Accept Different Income Ratios?</w:t>
        </w:r>
      </w:hyperlink>
      <w:hyperlink r:id="rId331">
        <w:r>
          <w:rPr>
            <w:color w:val="000000"/>
          </w:rPr>
          <w:t xml:space="preserve"> </w:t>
        </w:r>
      </w:hyperlink>
      <w:hyperlink r:id="rId332">
        <w:r>
          <w:rPr>
            <w:i/>
            <w:color w:val="000000"/>
          </w:rPr>
          <w:t>48</w:t>
        </w:r>
      </w:hyperlink>
      <w:hyperlink r:id="rId333">
        <w:r>
          <w:rPr>
            <w:color w:val="000000"/>
          </w:rPr>
          <w:t xml:space="preserve">, 131–154. </w:t>
        </w:r>
      </w:hyperlink>
      <w:hyperlink r:id="rId334">
        <w:r>
          <w:rPr>
            <w:color w:val="1155CC"/>
            <w:u w:val="single"/>
          </w:rPr>
          <w:t>https://doi.org/10.1177/0001699305053768</w:t>
        </w:r>
      </w:hyperlink>
      <w:hyperlink r:id="rId335">
        <w:r>
          <w:rPr>
            <w:color w:val="000000"/>
          </w:rPr>
          <w:br/>
        </w:r>
        <w:r>
          <w:rPr>
            <w:color w:val="000000"/>
          </w:rPr>
          <w:br/>
          <w:t xml:space="preserve">ISSP Research Group. (2022). </w:t>
        </w:r>
      </w:hyperlink>
      <w:hyperlink r:id="rId336">
        <w:r>
          <w:rPr>
            <w:i/>
            <w:color w:val="000000"/>
          </w:rPr>
          <w:t>International Social Survey Programme: Social Inequality V - ISSP 2019</w:t>
        </w:r>
      </w:hyperlink>
      <w:hyperlink r:id="rId337">
        <w:r>
          <w:rPr>
            <w:color w:val="000000"/>
          </w:rPr>
          <w:t xml:space="preserve">. </w:t>
        </w:r>
      </w:hyperlink>
      <w:hyperlink r:id="rId338">
        <w:r>
          <w:rPr>
            <w:color w:val="1155CC"/>
            <w:u w:val="single"/>
          </w:rPr>
          <w:t>https://doi.org/10.4232/1.14009</w:t>
        </w:r>
      </w:hyperlink>
      <w:hyperlink r:id="rId339">
        <w:r>
          <w:rPr>
            <w:color w:val="000000"/>
          </w:rPr>
          <w:br/>
        </w:r>
        <w:r>
          <w:rPr>
            <w:color w:val="000000"/>
          </w:rPr>
          <w:br/>
          <w:t xml:space="preserve">Janmaat, J. G. (2013). Subjective Inequality: a Review of International Comparative Studies on People’s Views about Inequality. </w:t>
        </w:r>
      </w:hyperlink>
      <w:hyperlink r:id="rId340">
        <w:r>
          <w:rPr>
            <w:i/>
            <w:color w:val="000000"/>
          </w:rPr>
          <w:t>European Journal of Sociology</w:t>
        </w:r>
      </w:hyperlink>
      <w:hyperlink r:id="rId341">
        <w:r>
          <w:rPr>
            <w:color w:val="000000"/>
          </w:rPr>
          <w:t xml:space="preserve">, </w:t>
        </w:r>
      </w:hyperlink>
      <w:hyperlink r:id="rId342">
        <w:r>
          <w:rPr>
            <w:i/>
            <w:color w:val="000000"/>
          </w:rPr>
          <w:t>54</w:t>
        </w:r>
      </w:hyperlink>
      <w:hyperlink r:id="rId343">
        <w:r>
          <w:rPr>
            <w:color w:val="000000"/>
          </w:rPr>
          <w:t xml:space="preserve">(3), 357–389. </w:t>
        </w:r>
      </w:hyperlink>
      <w:hyperlink r:id="rId344">
        <w:r>
          <w:rPr>
            <w:color w:val="1155CC"/>
            <w:u w:val="single"/>
          </w:rPr>
          <w:t>https://doi.org/10.1017/s0003975613000209</w:t>
        </w:r>
      </w:hyperlink>
      <w:hyperlink r:id="rId345">
        <w:r>
          <w:rPr>
            <w:color w:val="000000"/>
          </w:rPr>
          <w:br/>
        </w:r>
        <w:r>
          <w:rPr>
            <w:color w:val="000000"/>
          </w:rPr>
          <w:br/>
          <w:t xml:space="preserve">Keeley, B. (2015). </w:t>
        </w:r>
      </w:hyperlink>
      <w:hyperlink r:id="rId346">
        <w:r>
          <w:rPr>
            <w:i/>
            <w:color w:val="000000"/>
          </w:rPr>
          <w:t>Income inequality: The gap between rich and poor</w:t>
        </w:r>
      </w:hyperlink>
      <w:hyperlink r:id="rId347">
        <w:r>
          <w:rPr>
            <w:color w:val="000000"/>
          </w:rPr>
          <w:t xml:space="preserve"> (Vol. 75). </w:t>
        </w:r>
      </w:hyperlink>
      <w:hyperlink r:id="rId348">
        <w:r>
          <w:rPr>
            <w:color w:val="1155CC"/>
            <w:u w:val="single"/>
          </w:rPr>
          <w:t>https://doi.org/10.1787/9789264246010-en</w:t>
        </w:r>
      </w:hyperlink>
      <w:hyperlink r:id="rId349">
        <w:r>
          <w:rPr>
            <w:color w:val="000000"/>
          </w:rPr>
          <w:br/>
        </w:r>
        <w:r>
          <w:rPr>
            <w:color w:val="000000"/>
          </w:rPr>
          <w:br/>
          <w:t xml:space="preserve">Kluegel, J. R., &amp; Smith, E. R. (1981). Beliefs about Stratification. </w:t>
        </w:r>
      </w:hyperlink>
      <w:hyperlink r:id="rId350">
        <w:r>
          <w:rPr>
            <w:i/>
            <w:color w:val="000000"/>
          </w:rPr>
          <w:t>Annual Review of Sociology</w:t>
        </w:r>
      </w:hyperlink>
      <w:hyperlink r:id="rId351">
        <w:r>
          <w:rPr>
            <w:color w:val="000000"/>
          </w:rPr>
          <w:t xml:space="preserve">, </w:t>
        </w:r>
      </w:hyperlink>
      <w:hyperlink r:id="rId352">
        <w:r>
          <w:rPr>
            <w:i/>
            <w:color w:val="000000"/>
          </w:rPr>
          <w:t>7</w:t>
        </w:r>
      </w:hyperlink>
      <w:hyperlink r:id="rId353">
        <w:r>
          <w:rPr>
            <w:color w:val="000000"/>
          </w:rPr>
          <w:t xml:space="preserve">(1), 29–56. </w:t>
        </w:r>
      </w:hyperlink>
      <w:hyperlink r:id="rId354">
        <w:r>
          <w:rPr>
            <w:color w:val="1155CC"/>
            <w:u w:val="single"/>
          </w:rPr>
          <w:t>https://doi.org/10.1146/annurev.so.07.080181.000333</w:t>
        </w:r>
      </w:hyperlink>
      <w:hyperlink r:id="rId355">
        <w:r>
          <w:rPr>
            <w:color w:val="000000"/>
          </w:rPr>
          <w:br/>
        </w:r>
        <w:r>
          <w:rPr>
            <w:color w:val="000000"/>
          </w:rPr>
          <w:br/>
          <w:t xml:space="preserve">Kluegel, J. R., &amp; Smith, E. R. (1986). </w:t>
        </w:r>
      </w:hyperlink>
      <w:hyperlink r:id="rId356">
        <w:r>
          <w:rPr>
            <w:i/>
            <w:color w:val="000000"/>
          </w:rPr>
          <w:t>Beliefs about inequality: Americans’ views of what is and what ought to be.</w:t>
        </w:r>
        <w:r>
          <w:rPr>
            <w:i/>
            <w:color w:val="000000"/>
          </w:rPr>
          <w:br/>
        </w:r>
      </w:hyperlink>
      <w:hyperlink r:id="rId357">
        <w:r>
          <w:rPr>
            <w:color w:val="000000"/>
          </w:rPr>
          <w:br/>
          <w:t xml:space="preserve">Lauritzen, S. L. (1996). </w:t>
        </w:r>
      </w:hyperlink>
      <w:hyperlink r:id="rId358">
        <w:r>
          <w:rPr>
            <w:i/>
            <w:color w:val="000000"/>
          </w:rPr>
          <w:t>Graphical models</w:t>
        </w:r>
      </w:hyperlink>
      <w:hyperlink r:id="rId359">
        <w:r>
          <w:rPr>
            <w:color w:val="000000"/>
          </w:rPr>
          <w:t xml:space="preserve"> (Vol. 17). Clarendon Press.</w:t>
        </w:r>
        <w:r>
          <w:rPr>
            <w:color w:val="000000"/>
          </w:rPr>
          <w:br/>
        </w:r>
        <w:r>
          <w:rPr>
            <w:color w:val="000000"/>
          </w:rPr>
          <w:br/>
          <w:t xml:space="preserve">Meltzer, A. H., &amp; Richard, S. F. (1981). A Rational Theory of the Size of Government. </w:t>
        </w:r>
      </w:hyperlink>
      <w:hyperlink r:id="rId360">
        <w:r>
          <w:rPr>
            <w:i/>
            <w:color w:val="000000"/>
          </w:rPr>
          <w:t>Journal of Political Economy</w:t>
        </w:r>
      </w:hyperlink>
      <w:hyperlink r:id="rId361">
        <w:r>
          <w:rPr>
            <w:color w:val="000000"/>
          </w:rPr>
          <w:t xml:space="preserve">, </w:t>
        </w:r>
      </w:hyperlink>
      <w:hyperlink r:id="rId362">
        <w:r>
          <w:rPr>
            <w:i/>
            <w:color w:val="000000"/>
          </w:rPr>
          <w:t>89</w:t>
        </w:r>
      </w:hyperlink>
      <w:hyperlink r:id="rId363">
        <w:r>
          <w:rPr>
            <w:color w:val="000000"/>
          </w:rPr>
          <w:t xml:space="preserve">(5), 914–927. </w:t>
        </w:r>
      </w:hyperlink>
      <w:hyperlink r:id="rId364">
        <w:r>
          <w:rPr>
            <w:color w:val="1155CC"/>
            <w:u w:val="single"/>
          </w:rPr>
          <w:t>https://doi.org/10.1086/261013</w:t>
        </w:r>
      </w:hyperlink>
      <w:hyperlink r:id="rId365">
        <w:r>
          <w:rPr>
            <w:color w:val="000000"/>
          </w:rPr>
          <w:br/>
        </w:r>
        <w:r>
          <w:rPr>
            <w:color w:val="000000"/>
          </w:rPr>
          <w:br/>
          <w:t xml:space="preserve">Mijs, J. J. B. (2018). Inequality Is a Problem of Inference: How People Solve the Social Puzzle of Unequal Outcomes. Societies, 8(3), 64. </w:t>
        </w:r>
      </w:hyperlink>
      <w:hyperlink r:id="rId366">
        <w:r>
          <w:rPr>
            <w:color w:val="1155CC"/>
            <w:u w:val="single"/>
          </w:rPr>
          <w:t>https://doi.org/10.3390/soc8030064</w:t>
        </w:r>
      </w:hyperlink>
      <w:hyperlink r:id="rId367">
        <w:r>
          <w:rPr>
            <w:color w:val="000000"/>
          </w:rPr>
          <w:br/>
        </w:r>
        <w:r>
          <w:rPr>
            <w:color w:val="000000"/>
          </w:rPr>
          <w:br/>
          <w:t xml:space="preserve">Mijs, J. J. B. (2019). The paradox of inequality: income inequality and belief in meritocracy go hand in hand. Socio-Economic Review, 19(1), 7–35. </w:t>
        </w:r>
      </w:hyperlink>
      <w:hyperlink r:id="rId368">
        <w:r>
          <w:rPr>
            <w:color w:val="1155CC"/>
            <w:u w:val="single"/>
          </w:rPr>
          <w:t>https://doi.org/10.1093/ser/mwy051</w:t>
        </w:r>
      </w:hyperlink>
      <w:hyperlink r:id="rId369">
        <w:r>
          <w:rPr>
            <w:color w:val="000000"/>
          </w:rPr>
          <w:br/>
        </w:r>
        <w:r>
          <w:rPr>
            <w:color w:val="000000"/>
          </w:rPr>
          <w:br/>
        </w:r>
        <w:r>
          <w:rPr>
            <w:color w:val="000000"/>
          </w:rPr>
          <w:lastRenderedPageBreak/>
          <w:t xml:space="preserve">Opsahl, T., Agneessens, F., &amp; Skvoretz, J. (2010). Node centrality in weighted networks: Generalizing degree and shortest paths. </w:t>
        </w:r>
      </w:hyperlink>
      <w:hyperlink r:id="rId370">
        <w:r>
          <w:rPr>
            <w:i/>
            <w:color w:val="000000"/>
          </w:rPr>
          <w:t>Social Networks</w:t>
        </w:r>
      </w:hyperlink>
      <w:hyperlink r:id="rId371">
        <w:r>
          <w:rPr>
            <w:color w:val="000000"/>
          </w:rPr>
          <w:t xml:space="preserve">, </w:t>
        </w:r>
      </w:hyperlink>
      <w:hyperlink r:id="rId372">
        <w:r>
          <w:rPr>
            <w:i/>
            <w:color w:val="000000"/>
          </w:rPr>
          <w:t>32</w:t>
        </w:r>
      </w:hyperlink>
      <w:hyperlink r:id="rId373">
        <w:r>
          <w:rPr>
            <w:color w:val="000000"/>
          </w:rPr>
          <w:t xml:space="preserve">(3), 245–251. </w:t>
        </w:r>
      </w:hyperlink>
      <w:hyperlink r:id="rId374">
        <w:r>
          <w:rPr>
            <w:color w:val="1155CC"/>
            <w:u w:val="single"/>
          </w:rPr>
          <w:t>https://doi.org/10.1016/j.socnet.2010.03.006</w:t>
        </w:r>
      </w:hyperlink>
      <w:hyperlink r:id="rId375">
        <w:r>
          <w:rPr>
            <w:color w:val="000000"/>
          </w:rPr>
          <w:br/>
        </w:r>
        <w:r>
          <w:rPr>
            <w:color w:val="000000"/>
          </w:rPr>
          <w:br/>
          <w:t xml:space="preserve">Osberg, L., &amp; Smeeding, T. (2006). “Fair” Inequality? Attitudes toward Pay Differentials: The United States in Comparative Perspective. American Sociological Review, 71(3), 450–473. </w:t>
        </w:r>
      </w:hyperlink>
      <w:hyperlink r:id="rId376">
        <w:r>
          <w:rPr>
            <w:color w:val="1155CC"/>
            <w:u w:val="single"/>
          </w:rPr>
          <w:t>https://doi.org/10.1177/000312240607100305</w:t>
        </w:r>
      </w:hyperlink>
      <w:hyperlink r:id="rId377">
        <w:r>
          <w:rPr>
            <w:color w:val="000000"/>
          </w:rPr>
          <w:br/>
        </w:r>
        <w:r>
          <w:rPr>
            <w:color w:val="000000"/>
          </w:rPr>
          <w:br/>
          <w:t xml:space="preserve">Pons, P., &amp; Latapy, M. (2005). Computer and Information Sciences - ISCIS 2005, 20th International Symposium, Istanbul, Turkey, October 26-28, 2005. Proceedings. </w:t>
        </w:r>
      </w:hyperlink>
      <w:hyperlink r:id="rId378">
        <w:r>
          <w:rPr>
            <w:i/>
            <w:color w:val="000000"/>
          </w:rPr>
          <w:t>Lecture Notes in Computer Science</w:t>
        </w:r>
      </w:hyperlink>
      <w:hyperlink r:id="rId379">
        <w:r>
          <w:rPr>
            <w:color w:val="000000"/>
          </w:rPr>
          <w:t xml:space="preserve">, 284–293. </w:t>
        </w:r>
      </w:hyperlink>
      <w:hyperlink r:id="rId380">
        <w:r>
          <w:rPr>
            <w:color w:val="1155CC"/>
            <w:u w:val="single"/>
          </w:rPr>
          <w:t>https://doi.org/10.1007/11569596_31</w:t>
        </w:r>
      </w:hyperlink>
      <w:hyperlink r:id="rId381">
        <w:r>
          <w:rPr>
            <w:color w:val="000000"/>
          </w:rPr>
          <w:br/>
        </w:r>
        <w:r>
          <w:rPr>
            <w:color w:val="000000"/>
          </w:rPr>
          <w:br/>
          <w:t xml:space="preserve">Schlicht-Schmälzle, R., Chykina, V., &amp; Schmälzle, R. (2018). An attitude network analysis of post-national citizenship identities. </w:t>
        </w:r>
      </w:hyperlink>
      <w:hyperlink r:id="rId382">
        <w:r>
          <w:rPr>
            <w:i/>
            <w:color w:val="000000"/>
          </w:rPr>
          <w:t>PLoS ONE</w:t>
        </w:r>
      </w:hyperlink>
      <w:hyperlink r:id="rId383">
        <w:r>
          <w:rPr>
            <w:color w:val="000000"/>
          </w:rPr>
          <w:t xml:space="preserve">, </w:t>
        </w:r>
      </w:hyperlink>
      <w:hyperlink r:id="rId384">
        <w:r>
          <w:rPr>
            <w:i/>
            <w:color w:val="000000"/>
          </w:rPr>
          <w:t>13</w:t>
        </w:r>
      </w:hyperlink>
      <w:hyperlink r:id="rId385">
        <w:r>
          <w:rPr>
            <w:color w:val="000000"/>
          </w:rPr>
          <w:t xml:space="preserve">(12), e0208241. </w:t>
        </w:r>
      </w:hyperlink>
      <w:hyperlink r:id="rId386">
        <w:r>
          <w:rPr>
            <w:color w:val="1155CC"/>
            <w:u w:val="single"/>
          </w:rPr>
          <w:t>https://doi.org/10.1371/journal.pone.0208241</w:t>
        </w:r>
      </w:hyperlink>
      <w:hyperlink r:id="rId387">
        <w:r>
          <w:rPr>
            <w:color w:val="000000"/>
          </w:rPr>
          <w:br/>
        </w:r>
        <w:r>
          <w:rPr>
            <w:color w:val="000000"/>
          </w:rPr>
          <w:br/>
          <w:t xml:space="preserve">Schmidt-Catran, A. W. (2016). Economic inequality and public demand for redistribution: combining cross-sectional and longitudinal evidence. Socio-Economic Review, 14(1), 119–140. </w:t>
        </w:r>
      </w:hyperlink>
      <w:hyperlink r:id="rId388">
        <w:r>
          <w:rPr>
            <w:color w:val="1155CC"/>
            <w:u w:val="single"/>
          </w:rPr>
          <w:t>https://doi.org/10.1093/ser/mwu030</w:t>
        </w:r>
      </w:hyperlink>
      <w:hyperlink r:id="rId389">
        <w:r>
          <w:rPr>
            <w:color w:val="000000"/>
          </w:rPr>
          <w:br/>
        </w:r>
        <w:r>
          <w:rPr>
            <w:color w:val="000000"/>
          </w:rPr>
          <w:br/>
          <w:t xml:space="preserve">Svallfors, S. (1997). Worlds of Welfare and Attitudes to Redistribution: A Comparison of Eight Western Nations. </w:t>
        </w:r>
      </w:hyperlink>
      <w:hyperlink r:id="rId390">
        <w:r>
          <w:rPr>
            <w:i/>
            <w:color w:val="000000"/>
          </w:rPr>
          <w:t>European Sociological Review</w:t>
        </w:r>
      </w:hyperlink>
      <w:hyperlink r:id="rId391">
        <w:r>
          <w:rPr>
            <w:color w:val="000000"/>
          </w:rPr>
          <w:t xml:space="preserve">, </w:t>
        </w:r>
      </w:hyperlink>
      <w:hyperlink r:id="rId392">
        <w:r>
          <w:rPr>
            <w:i/>
            <w:color w:val="000000"/>
          </w:rPr>
          <w:t>13</w:t>
        </w:r>
      </w:hyperlink>
      <w:hyperlink r:id="rId393">
        <w:r>
          <w:rPr>
            <w:color w:val="000000"/>
          </w:rPr>
          <w:t>(3), 283–304. https://doi.org/10.1093/oxfordjournals.esr.a018219</w:t>
        </w:r>
        <w:r>
          <w:rPr>
            <w:color w:val="000000"/>
          </w:rPr>
          <w:br/>
          <w:t xml:space="preserve">Trump, K. (2023). Income inequality is unrelated to perceived inequality and support for redistribution. Social Science Quarterly. </w:t>
        </w:r>
      </w:hyperlink>
      <w:hyperlink r:id="rId394">
        <w:r>
          <w:rPr>
            <w:color w:val="1155CC"/>
            <w:u w:val="single"/>
          </w:rPr>
          <w:t>https://doi.org/10.1111/ssqu.13269</w:t>
        </w:r>
      </w:hyperlink>
      <w:hyperlink r:id="rId395">
        <w:r>
          <w:rPr>
            <w:color w:val="000000"/>
          </w:rPr>
          <w:br/>
        </w:r>
        <w:r>
          <w:rPr>
            <w:color w:val="000000"/>
          </w:rPr>
          <w:br/>
          <w:t xml:space="preserve">Turner-Zwinkels, F. M., &amp; Brandt, M. J. (2022). Belief system networks can be used to predict where to expect dynamic constraint. </w:t>
        </w:r>
      </w:hyperlink>
      <w:hyperlink r:id="rId396">
        <w:r>
          <w:rPr>
            <w:i/>
            <w:color w:val="000000"/>
          </w:rPr>
          <w:t>Journal of Experimental Social Psychology</w:t>
        </w:r>
      </w:hyperlink>
      <w:hyperlink r:id="rId397">
        <w:r>
          <w:rPr>
            <w:color w:val="000000"/>
          </w:rPr>
          <w:t xml:space="preserve">, </w:t>
        </w:r>
      </w:hyperlink>
      <w:hyperlink r:id="rId398">
        <w:r>
          <w:rPr>
            <w:i/>
            <w:color w:val="000000"/>
          </w:rPr>
          <w:t>100</w:t>
        </w:r>
      </w:hyperlink>
      <w:hyperlink r:id="rId399">
        <w:r>
          <w:rPr>
            <w:color w:val="000000"/>
          </w:rPr>
          <w:t xml:space="preserve">, 104279. </w:t>
        </w:r>
      </w:hyperlink>
      <w:hyperlink r:id="rId400">
        <w:r>
          <w:rPr>
            <w:color w:val="1155CC"/>
            <w:u w:val="single"/>
          </w:rPr>
          <w:t>https://doi.org/10.1016/j.jesp.2021.104279</w:t>
        </w:r>
      </w:hyperlink>
      <w:hyperlink r:id="rId401">
        <w:r>
          <w:rPr>
            <w:color w:val="000000"/>
          </w:rPr>
          <w:br/>
        </w:r>
        <w:r>
          <w:rPr>
            <w:color w:val="000000"/>
          </w:rPr>
          <w:br/>
          <w:t xml:space="preserve">Watts, D. J., &amp; Strogatz, S. H. (1998). Collective dynamics of ‘small-world’ networks. Nature, </w:t>
        </w:r>
      </w:hyperlink>
      <w:hyperlink r:id="rId402">
        <w:r>
          <w:rPr>
            <w:i/>
            <w:color w:val="000000"/>
          </w:rPr>
          <w:t>393</w:t>
        </w:r>
      </w:hyperlink>
      <w:hyperlink r:id="rId403">
        <w:r>
          <w:rPr>
            <w:color w:val="000000"/>
          </w:rPr>
          <w:t xml:space="preserve">(6684), 440–442. </w:t>
        </w:r>
      </w:hyperlink>
      <w:hyperlink r:id="rId404">
        <w:r>
          <w:rPr>
            <w:color w:val="1155CC"/>
            <w:u w:val="single"/>
          </w:rPr>
          <w:t>https://doi.org/10.1038/30918</w:t>
        </w:r>
      </w:hyperlink>
      <w:hyperlink r:id="rId405">
        <w:r>
          <w:br/>
        </w:r>
      </w:hyperlink>
    </w:p>
    <w:p w14:paraId="0EF80807" w14:textId="77777777" w:rsidR="00F70D6A" w:rsidRDefault="00000000">
      <w:pPr>
        <w:divId w:val="2036225944"/>
        <w:rPr>
          <w:color w:val="000000"/>
        </w:rPr>
      </w:pPr>
      <w:hyperlink r:id="rId406">
        <w:r>
          <w:rPr>
            <w:color w:val="000000"/>
          </w:rPr>
          <w:t xml:space="preserve">Wegener, B., &amp; Liebig, S. (1995). Dominant Ideologies and the Variation of Distributive Justice Norms: A Comparison of East and West Germany, and the United States. In </w:t>
        </w:r>
      </w:hyperlink>
      <w:hyperlink r:id="rId407">
        <w:r>
          <w:rPr>
            <w:i/>
            <w:color w:val="000000"/>
          </w:rPr>
          <w:t>Social Justice and Political Change</w:t>
        </w:r>
      </w:hyperlink>
      <w:hyperlink r:id="rId408">
        <w:r>
          <w:rPr>
            <w:color w:val="000000"/>
          </w:rPr>
          <w:t xml:space="preserve"> (pp. 240–259). DE GRUYTER. </w:t>
        </w:r>
      </w:hyperlink>
      <w:hyperlink r:id="rId409">
        <w:r>
          <w:rPr>
            <w:color w:val="1155CC"/>
            <w:u w:val="single"/>
          </w:rPr>
          <w:t>https://doi.org/10.1515/9783110868944.239</w:t>
        </w:r>
      </w:hyperlink>
      <w:hyperlink r:id="rId410">
        <w:r>
          <w:rPr>
            <w:color w:val="000000"/>
          </w:rPr>
          <w:br/>
        </w:r>
        <w:r>
          <w:rPr>
            <w:color w:val="000000"/>
          </w:rPr>
          <w:br/>
          <w:t xml:space="preserve">Wu, A. M., &amp; Chou, K. (2017). Public Attitudes towards Income Redistribution: Evidence from Hong Kong. Social Policy &amp; Administration, 51(5), 738–754. </w:t>
        </w:r>
      </w:hyperlink>
      <w:hyperlink r:id="rId411">
        <w:r w:rsidRPr="00A52B96">
          <w:rPr>
            <w:color w:val="1155CC"/>
            <w:u w:val="single"/>
            <w:lang w:val="de-DE"/>
          </w:rPr>
          <w:t>https://doi.org/10.1111/spol.12192</w:t>
        </w:r>
      </w:hyperlink>
      <w:hyperlink r:id="rId412">
        <w:r w:rsidRPr="00A52B96">
          <w:rPr>
            <w:color w:val="000000"/>
            <w:lang w:val="de-DE"/>
          </w:rPr>
          <w:br/>
        </w:r>
        <w:r w:rsidRPr="00A52B96">
          <w:rPr>
            <w:color w:val="000000"/>
            <w:lang w:val="de-DE"/>
          </w:rPr>
          <w:br/>
          <w:t xml:space="preserve">Zwicker, M. V., Nohlen, H. U., Dalege, J., Gruter, G.-J. M., &amp; Harreveld, F. van. </w:t>
        </w:r>
        <w:r>
          <w:rPr>
            <w:color w:val="000000"/>
          </w:rPr>
          <w:t xml:space="preserve">(2020). Applying an attitude network approach to consumer behaviour towards plastic. </w:t>
        </w:r>
      </w:hyperlink>
      <w:hyperlink r:id="rId413">
        <w:r>
          <w:rPr>
            <w:i/>
            <w:color w:val="000000"/>
          </w:rPr>
          <w:t>Journal of Environmental Psychology</w:t>
        </w:r>
      </w:hyperlink>
      <w:hyperlink r:id="rId414">
        <w:r>
          <w:rPr>
            <w:color w:val="000000"/>
          </w:rPr>
          <w:t xml:space="preserve">, </w:t>
        </w:r>
      </w:hyperlink>
      <w:hyperlink r:id="rId415">
        <w:r>
          <w:rPr>
            <w:i/>
            <w:color w:val="000000"/>
          </w:rPr>
          <w:t>69</w:t>
        </w:r>
      </w:hyperlink>
      <w:hyperlink r:id="rId416">
        <w:r>
          <w:rPr>
            <w:color w:val="000000"/>
          </w:rPr>
          <w:t xml:space="preserve">, 101433. </w:t>
        </w:r>
      </w:hyperlink>
      <w:hyperlink r:id="rId417">
        <w:r>
          <w:rPr>
            <w:color w:val="1155CC"/>
            <w:u w:val="single"/>
          </w:rPr>
          <w:t>https://doi.org/10.1016/j.jenvp.2020.101433</w:t>
        </w:r>
      </w:hyperlink>
      <w:r>
        <w:br/>
      </w:r>
    </w:p>
    <w:customXmlInsRangeStart w:id="1854" w:author="Gonzalo Franetovic" w:date="2023-08-04T17:58:00Z"/>
    <w:sdt>
      <w:sdtPr>
        <w:rPr>
          <w:color w:val="000000"/>
        </w:rPr>
        <w:alias w:val="SmartCite Bibliography"/>
        <w:tag w:val="American Psychological Association 7th edition+{&quot;language&quot;:&quot;en-US&quot;,&quot;isSectionsModeOn&quot;:false}"/>
        <w:id w:val="1637212112"/>
        <w:placeholder>
          <w:docPart w:val="DefaultPlaceholder_-1854013440"/>
        </w:placeholder>
      </w:sdtPr>
      <w:sdtContent>
        <w:customXmlInsRangeEnd w:id="1854"/>
        <w:p w14:paraId="523EED76" w14:textId="77777777" w:rsidR="007B1472" w:rsidRPr="007B1472" w:rsidRDefault="007B1472">
          <w:pPr>
            <w:divId w:val="2055737988"/>
            <w:rPr>
              <w:ins w:id="1855" w:author="Gonzalo Franetovic" w:date="2023-08-10T16:49:00Z"/>
              <w:color w:val="000000"/>
              <w:szCs w:val="24"/>
              <w:rPrChange w:id="1856" w:author="Gonzalo Franetovic" w:date="2023-08-10T16:49:00Z">
                <w:rPr>
                  <w:ins w:id="1857" w:author="Gonzalo Franetovic" w:date="2023-08-10T16:49:00Z"/>
                  <w:sz w:val="24"/>
                  <w:szCs w:val="24"/>
                </w:rPr>
              </w:rPrChange>
            </w:rPr>
          </w:pPr>
          <w:ins w:id="1858" w:author="Gonzalo Franetovic" w:date="2023-08-10T16:49:00Z">
            <w:r w:rsidRPr="007B1472">
              <w:rPr>
                <w:color w:val="000000"/>
                <w:rPrChange w:id="1859" w:author="Gonzalo Franetovic" w:date="2023-08-10T16:49:00Z">
                  <w:rPr/>
                </w:rPrChange>
              </w:rPr>
              <w:br/>
            </w:r>
          </w:ins>
        </w:p>
        <w:p w14:paraId="53289B69" w14:textId="77777777" w:rsidR="007B1472" w:rsidRPr="007B1472" w:rsidRDefault="007B1472">
          <w:pPr>
            <w:pStyle w:val="bibliography"/>
            <w:ind w:left="300" w:hanging="300"/>
            <w:divId w:val="2055737988"/>
            <w:rPr>
              <w:ins w:id="1860" w:author="Gonzalo Franetovic" w:date="2023-08-10T16:49:00Z"/>
              <w:color w:val="000000"/>
              <w:sz w:val="20"/>
              <w:rPrChange w:id="1861" w:author="Gonzalo Franetovic" w:date="2023-08-10T16:49:00Z">
                <w:rPr>
                  <w:ins w:id="1862" w:author="Gonzalo Franetovic" w:date="2023-08-10T16:49:00Z"/>
                </w:rPr>
              </w:rPrChange>
            </w:rPr>
          </w:pPr>
          <w:proofErr w:type="spellStart"/>
          <w:ins w:id="1863" w:author="Gonzalo Franetovic" w:date="2023-08-10T16:49:00Z">
            <w:r w:rsidRPr="007B1472">
              <w:rPr>
                <w:color w:val="000000"/>
                <w:sz w:val="20"/>
                <w:rPrChange w:id="1864" w:author="Gonzalo Franetovic" w:date="2023-08-10T16:49:00Z">
                  <w:rPr/>
                </w:rPrChange>
              </w:rPr>
              <w:t>Alesina</w:t>
            </w:r>
            <w:proofErr w:type="spellEnd"/>
            <w:r w:rsidRPr="007B1472">
              <w:rPr>
                <w:color w:val="000000"/>
                <w:sz w:val="20"/>
                <w:rPrChange w:id="1865" w:author="Gonzalo Franetovic" w:date="2023-08-10T16:49:00Z">
                  <w:rPr/>
                </w:rPrChange>
              </w:rPr>
              <w:t xml:space="preserve">, A., &amp; </w:t>
            </w:r>
            <w:proofErr w:type="spellStart"/>
            <w:r w:rsidRPr="007B1472">
              <w:rPr>
                <w:color w:val="000000"/>
                <w:sz w:val="20"/>
                <w:rPrChange w:id="1866" w:author="Gonzalo Franetovic" w:date="2023-08-10T16:49:00Z">
                  <w:rPr/>
                </w:rPrChange>
              </w:rPr>
              <w:t>Angeletos</w:t>
            </w:r>
            <w:proofErr w:type="spellEnd"/>
            <w:r w:rsidRPr="007B1472">
              <w:rPr>
                <w:color w:val="000000"/>
                <w:sz w:val="20"/>
                <w:rPrChange w:id="1867" w:author="Gonzalo Franetovic" w:date="2023-08-10T16:49:00Z">
                  <w:rPr/>
                </w:rPrChange>
              </w:rPr>
              <w:t xml:space="preserve">, G.-M. (2005). Fairness and Redistribution. </w:t>
            </w:r>
            <w:r w:rsidRPr="007B1472">
              <w:rPr>
                <w:i/>
                <w:iCs/>
                <w:color w:val="000000"/>
                <w:sz w:val="20"/>
                <w:rPrChange w:id="1868" w:author="Gonzalo Franetovic" w:date="2023-08-10T16:49:00Z">
                  <w:rPr>
                    <w:i/>
                    <w:iCs/>
                  </w:rPr>
                </w:rPrChange>
              </w:rPr>
              <w:t>American Economic Review</w:t>
            </w:r>
            <w:r w:rsidRPr="007B1472">
              <w:rPr>
                <w:color w:val="000000"/>
                <w:sz w:val="20"/>
                <w:rPrChange w:id="1869" w:author="Gonzalo Franetovic" w:date="2023-08-10T16:49:00Z">
                  <w:rPr/>
                </w:rPrChange>
              </w:rPr>
              <w:t xml:space="preserve">, </w:t>
            </w:r>
            <w:r w:rsidRPr="007B1472">
              <w:rPr>
                <w:i/>
                <w:iCs/>
                <w:color w:val="000000"/>
                <w:sz w:val="20"/>
                <w:rPrChange w:id="1870" w:author="Gonzalo Franetovic" w:date="2023-08-10T16:49:00Z">
                  <w:rPr>
                    <w:i/>
                    <w:iCs/>
                  </w:rPr>
                </w:rPrChange>
              </w:rPr>
              <w:t>95</w:t>
            </w:r>
            <w:r w:rsidRPr="007B1472">
              <w:rPr>
                <w:color w:val="000000"/>
                <w:sz w:val="20"/>
                <w:rPrChange w:id="1871" w:author="Gonzalo Franetovic" w:date="2023-08-10T16:49:00Z">
                  <w:rPr/>
                </w:rPrChange>
              </w:rPr>
              <w:t xml:space="preserve">(4), 960–980. </w:t>
            </w:r>
            <w:r w:rsidRPr="007B1472">
              <w:rPr>
                <w:color w:val="000000"/>
                <w:sz w:val="20"/>
                <w:rPrChange w:id="1872" w:author="Gonzalo Franetovic" w:date="2023-08-10T16:49:00Z">
                  <w:rPr/>
                </w:rPrChange>
              </w:rPr>
              <w:fldChar w:fldCharType="begin"/>
            </w:r>
            <w:r w:rsidRPr="007B1472">
              <w:rPr>
                <w:color w:val="000000"/>
                <w:sz w:val="20"/>
                <w:rPrChange w:id="1873" w:author="Gonzalo Franetovic" w:date="2023-08-10T16:49:00Z">
                  <w:rPr/>
                </w:rPrChange>
              </w:rPr>
              <w:instrText>HYPERLINK "https://doi.org/10.1257/0002828054825655"</w:instrText>
            </w:r>
            <w:r w:rsidRPr="007B1472">
              <w:rPr>
                <w:color w:val="000000"/>
                <w:sz w:val="20"/>
                <w:rPrChange w:id="1874" w:author="Gonzalo Franetovic" w:date="2023-08-10T16:49:00Z">
                  <w:rPr/>
                </w:rPrChange>
              </w:rPr>
            </w:r>
            <w:r w:rsidRPr="007B1472">
              <w:rPr>
                <w:color w:val="000000"/>
                <w:sz w:val="20"/>
                <w:rPrChange w:id="1875" w:author="Gonzalo Franetovic" w:date="2023-08-10T16:49:00Z">
                  <w:rPr/>
                </w:rPrChange>
              </w:rPr>
              <w:fldChar w:fldCharType="separate"/>
            </w:r>
            <w:r w:rsidRPr="007B1472">
              <w:rPr>
                <w:rStyle w:val="Hipervnculo"/>
                <w:color w:val="000000"/>
                <w:sz w:val="20"/>
                <w:rPrChange w:id="1876" w:author="Gonzalo Franetovic" w:date="2023-08-10T16:49:00Z">
                  <w:rPr>
                    <w:rStyle w:val="Hipervnculo"/>
                  </w:rPr>
                </w:rPrChange>
              </w:rPr>
              <w:t>https://doi.org/10.1257/0002828054825655</w:t>
            </w:r>
            <w:r w:rsidRPr="007B1472">
              <w:rPr>
                <w:color w:val="000000"/>
                <w:sz w:val="20"/>
                <w:rPrChange w:id="1877" w:author="Gonzalo Franetovic" w:date="2023-08-10T16:49:00Z">
                  <w:rPr/>
                </w:rPrChange>
              </w:rPr>
              <w:fldChar w:fldCharType="end"/>
            </w:r>
          </w:ins>
        </w:p>
        <w:p w14:paraId="57DEF94A" w14:textId="77777777" w:rsidR="007B1472" w:rsidRPr="007B1472" w:rsidRDefault="007B1472">
          <w:pPr>
            <w:pStyle w:val="bibliography"/>
            <w:ind w:left="300" w:hanging="300"/>
            <w:divId w:val="2055737988"/>
            <w:rPr>
              <w:ins w:id="1878" w:author="Gonzalo Franetovic" w:date="2023-08-10T16:49:00Z"/>
              <w:color w:val="000000"/>
              <w:sz w:val="20"/>
              <w:rPrChange w:id="1879" w:author="Gonzalo Franetovic" w:date="2023-08-10T16:49:00Z">
                <w:rPr>
                  <w:ins w:id="1880" w:author="Gonzalo Franetovic" w:date="2023-08-10T16:49:00Z"/>
                </w:rPr>
              </w:rPrChange>
            </w:rPr>
          </w:pPr>
          <w:proofErr w:type="spellStart"/>
          <w:ins w:id="1881" w:author="Gonzalo Franetovic" w:date="2023-08-10T16:49:00Z">
            <w:r w:rsidRPr="007B1472">
              <w:rPr>
                <w:color w:val="000000"/>
                <w:sz w:val="20"/>
                <w:rPrChange w:id="1882" w:author="Gonzalo Franetovic" w:date="2023-08-10T16:49:00Z">
                  <w:rPr/>
                </w:rPrChange>
              </w:rPr>
              <w:lastRenderedPageBreak/>
              <w:t>Bargsted</w:t>
            </w:r>
            <w:proofErr w:type="spellEnd"/>
            <w:r w:rsidRPr="007B1472">
              <w:rPr>
                <w:color w:val="000000"/>
                <w:sz w:val="20"/>
                <w:rPrChange w:id="1883" w:author="Gonzalo Franetovic" w:date="2023-08-10T16:49:00Z">
                  <w:rPr/>
                </w:rPrChange>
              </w:rPr>
              <w:t xml:space="preserve">, M., Espinoza, V., &amp; Plaza, A. (2020). </w:t>
            </w:r>
            <w:proofErr w:type="spellStart"/>
            <w:r w:rsidRPr="007B1472">
              <w:rPr>
                <w:i/>
                <w:iCs/>
                <w:color w:val="000000"/>
                <w:sz w:val="20"/>
                <w:rPrChange w:id="1884" w:author="Gonzalo Franetovic" w:date="2023-08-10T16:49:00Z">
                  <w:rPr>
                    <w:i/>
                    <w:iCs/>
                  </w:rPr>
                </w:rPrChange>
              </w:rPr>
              <w:t>Pautas</w:t>
            </w:r>
            <w:proofErr w:type="spellEnd"/>
            <w:r w:rsidRPr="007B1472">
              <w:rPr>
                <w:i/>
                <w:iCs/>
                <w:color w:val="000000"/>
                <w:sz w:val="20"/>
                <w:rPrChange w:id="1885" w:author="Gonzalo Franetovic" w:date="2023-08-10T16:49:00Z">
                  <w:rPr>
                    <w:i/>
                    <w:iCs/>
                  </w:rPr>
                </w:rPrChange>
              </w:rPr>
              <w:t xml:space="preserve"> de homofilia </w:t>
            </w:r>
            <w:proofErr w:type="spellStart"/>
            <w:r w:rsidRPr="007B1472">
              <w:rPr>
                <w:i/>
                <w:iCs/>
                <w:color w:val="000000"/>
                <w:sz w:val="20"/>
                <w:rPrChange w:id="1886" w:author="Gonzalo Franetovic" w:date="2023-08-10T16:49:00Z">
                  <w:rPr>
                    <w:i/>
                    <w:iCs/>
                  </w:rPr>
                </w:rPrChange>
              </w:rPr>
              <w:t>en</w:t>
            </w:r>
            <w:proofErr w:type="spellEnd"/>
            <w:r w:rsidRPr="007B1472">
              <w:rPr>
                <w:i/>
                <w:iCs/>
                <w:color w:val="000000"/>
                <w:sz w:val="20"/>
                <w:rPrChange w:id="1887" w:author="Gonzalo Franetovic" w:date="2023-08-10T16:49:00Z">
                  <w:rPr>
                    <w:i/>
                    <w:iCs/>
                  </w:rPr>
                </w:rPrChange>
              </w:rPr>
              <w:t xml:space="preserve"> Chile</w:t>
            </w:r>
            <w:r w:rsidRPr="007B1472">
              <w:rPr>
                <w:color w:val="000000"/>
                <w:sz w:val="20"/>
                <w:rPrChange w:id="1888" w:author="Gonzalo Franetovic" w:date="2023-08-10T16:49:00Z">
                  <w:rPr/>
                </w:rPrChange>
              </w:rPr>
              <w:t xml:space="preserve">. </w:t>
            </w:r>
            <w:r w:rsidRPr="007B1472">
              <w:rPr>
                <w:i/>
                <w:iCs/>
                <w:color w:val="000000"/>
                <w:sz w:val="20"/>
                <w:rPrChange w:id="1889" w:author="Gonzalo Franetovic" w:date="2023-08-10T16:49:00Z">
                  <w:rPr>
                    <w:i/>
                    <w:iCs/>
                  </w:rPr>
                </w:rPrChange>
              </w:rPr>
              <w:t>105</w:t>
            </w:r>
            <w:r w:rsidRPr="007B1472">
              <w:rPr>
                <w:color w:val="000000"/>
                <w:sz w:val="20"/>
                <w:rPrChange w:id="1890" w:author="Gonzalo Franetovic" w:date="2023-08-10T16:49:00Z">
                  <w:rPr/>
                </w:rPrChange>
              </w:rPr>
              <w:t xml:space="preserve">, 583–612. </w:t>
            </w:r>
            <w:r w:rsidRPr="007B1472">
              <w:rPr>
                <w:color w:val="000000"/>
                <w:sz w:val="20"/>
                <w:rPrChange w:id="1891" w:author="Gonzalo Franetovic" w:date="2023-08-10T16:49:00Z">
                  <w:rPr/>
                </w:rPrChange>
              </w:rPr>
              <w:fldChar w:fldCharType="begin"/>
            </w:r>
            <w:r w:rsidRPr="007B1472">
              <w:rPr>
                <w:color w:val="000000"/>
                <w:sz w:val="20"/>
                <w:rPrChange w:id="1892" w:author="Gonzalo Franetovic" w:date="2023-08-10T16:49:00Z">
                  <w:rPr/>
                </w:rPrChange>
              </w:rPr>
              <w:instrText>HYPERLINK "https://doi.org/10.5565/rev/papers.2617"</w:instrText>
            </w:r>
            <w:r w:rsidRPr="007B1472">
              <w:rPr>
                <w:color w:val="000000"/>
                <w:sz w:val="20"/>
                <w:rPrChange w:id="1893" w:author="Gonzalo Franetovic" w:date="2023-08-10T16:49:00Z">
                  <w:rPr/>
                </w:rPrChange>
              </w:rPr>
            </w:r>
            <w:r w:rsidRPr="007B1472">
              <w:rPr>
                <w:color w:val="000000"/>
                <w:sz w:val="20"/>
                <w:rPrChange w:id="1894" w:author="Gonzalo Franetovic" w:date="2023-08-10T16:49:00Z">
                  <w:rPr/>
                </w:rPrChange>
              </w:rPr>
              <w:fldChar w:fldCharType="separate"/>
            </w:r>
            <w:r w:rsidRPr="007B1472">
              <w:rPr>
                <w:rStyle w:val="Hipervnculo"/>
                <w:color w:val="000000"/>
                <w:sz w:val="20"/>
                <w:rPrChange w:id="1895" w:author="Gonzalo Franetovic" w:date="2023-08-10T16:49:00Z">
                  <w:rPr>
                    <w:rStyle w:val="Hipervnculo"/>
                  </w:rPr>
                </w:rPrChange>
              </w:rPr>
              <w:t>https://doi.org/10.5565/rev/papers.2617</w:t>
            </w:r>
            <w:r w:rsidRPr="007B1472">
              <w:rPr>
                <w:color w:val="000000"/>
                <w:sz w:val="20"/>
                <w:rPrChange w:id="1896" w:author="Gonzalo Franetovic" w:date="2023-08-10T16:49:00Z">
                  <w:rPr/>
                </w:rPrChange>
              </w:rPr>
              <w:fldChar w:fldCharType="end"/>
            </w:r>
          </w:ins>
        </w:p>
        <w:p w14:paraId="200E662C" w14:textId="77777777" w:rsidR="007B1472" w:rsidRPr="007B1472" w:rsidRDefault="007B1472">
          <w:pPr>
            <w:pStyle w:val="bibliography"/>
            <w:ind w:left="300" w:hanging="300"/>
            <w:divId w:val="2055737988"/>
            <w:rPr>
              <w:ins w:id="1897" w:author="Gonzalo Franetovic" w:date="2023-08-10T16:49:00Z"/>
              <w:color w:val="000000"/>
              <w:sz w:val="20"/>
              <w:rPrChange w:id="1898" w:author="Gonzalo Franetovic" w:date="2023-08-10T16:49:00Z">
                <w:rPr>
                  <w:ins w:id="1899" w:author="Gonzalo Franetovic" w:date="2023-08-10T16:49:00Z"/>
                </w:rPr>
              </w:rPrChange>
            </w:rPr>
          </w:pPr>
          <w:ins w:id="1900" w:author="Gonzalo Franetovic" w:date="2023-08-10T16:49:00Z">
            <w:r w:rsidRPr="007B1472">
              <w:rPr>
                <w:color w:val="000000"/>
                <w:sz w:val="20"/>
                <w:rPrChange w:id="1901" w:author="Gonzalo Franetovic" w:date="2023-08-10T16:49:00Z">
                  <w:rPr/>
                </w:rPrChange>
              </w:rPr>
              <w:t xml:space="preserve">Berens, S. (2015). Preferences on Redistribution in Fragmented Labor Markets in Latin America and the Caribbean. </w:t>
            </w:r>
            <w:r w:rsidRPr="007B1472">
              <w:rPr>
                <w:i/>
                <w:iCs/>
                <w:color w:val="000000"/>
                <w:sz w:val="20"/>
                <w:rPrChange w:id="1902" w:author="Gonzalo Franetovic" w:date="2023-08-10T16:49:00Z">
                  <w:rPr>
                    <w:i/>
                    <w:iCs/>
                  </w:rPr>
                </w:rPrChange>
              </w:rPr>
              <w:t>Journal of Politics in Latin America</w:t>
            </w:r>
            <w:r w:rsidRPr="007B1472">
              <w:rPr>
                <w:color w:val="000000"/>
                <w:sz w:val="20"/>
                <w:rPrChange w:id="1903" w:author="Gonzalo Franetovic" w:date="2023-08-10T16:49:00Z">
                  <w:rPr/>
                </w:rPrChange>
              </w:rPr>
              <w:t xml:space="preserve">, </w:t>
            </w:r>
            <w:r w:rsidRPr="007B1472">
              <w:rPr>
                <w:i/>
                <w:iCs/>
                <w:color w:val="000000"/>
                <w:sz w:val="20"/>
                <w:rPrChange w:id="1904" w:author="Gonzalo Franetovic" w:date="2023-08-10T16:49:00Z">
                  <w:rPr>
                    <w:i/>
                    <w:iCs/>
                  </w:rPr>
                </w:rPrChange>
              </w:rPr>
              <w:t>7</w:t>
            </w:r>
            <w:r w:rsidRPr="007B1472">
              <w:rPr>
                <w:color w:val="000000"/>
                <w:sz w:val="20"/>
                <w:rPrChange w:id="1905" w:author="Gonzalo Franetovic" w:date="2023-08-10T16:49:00Z">
                  <w:rPr/>
                </w:rPrChange>
              </w:rPr>
              <w:t xml:space="preserve">(3), 117–156. </w:t>
            </w:r>
            <w:r w:rsidRPr="007B1472">
              <w:rPr>
                <w:color w:val="000000"/>
                <w:sz w:val="20"/>
                <w:rPrChange w:id="1906" w:author="Gonzalo Franetovic" w:date="2023-08-10T16:49:00Z">
                  <w:rPr/>
                </w:rPrChange>
              </w:rPr>
              <w:fldChar w:fldCharType="begin"/>
            </w:r>
            <w:r w:rsidRPr="007B1472">
              <w:rPr>
                <w:color w:val="000000"/>
                <w:sz w:val="20"/>
                <w:rPrChange w:id="1907" w:author="Gonzalo Franetovic" w:date="2023-08-10T16:49:00Z">
                  <w:rPr/>
                </w:rPrChange>
              </w:rPr>
              <w:instrText>HYPERLINK "https://doi.org/10.1177/1866802x1500700304"</w:instrText>
            </w:r>
            <w:r w:rsidRPr="007B1472">
              <w:rPr>
                <w:color w:val="000000"/>
                <w:sz w:val="20"/>
                <w:rPrChange w:id="1908" w:author="Gonzalo Franetovic" w:date="2023-08-10T16:49:00Z">
                  <w:rPr/>
                </w:rPrChange>
              </w:rPr>
            </w:r>
            <w:r w:rsidRPr="007B1472">
              <w:rPr>
                <w:color w:val="000000"/>
                <w:sz w:val="20"/>
                <w:rPrChange w:id="1909" w:author="Gonzalo Franetovic" w:date="2023-08-10T16:49:00Z">
                  <w:rPr/>
                </w:rPrChange>
              </w:rPr>
              <w:fldChar w:fldCharType="separate"/>
            </w:r>
            <w:r w:rsidRPr="007B1472">
              <w:rPr>
                <w:rStyle w:val="Hipervnculo"/>
                <w:color w:val="000000"/>
                <w:sz w:val="20"/>
                <w:rPrChange w:id="1910" w:author="Gonzalo Franetovic" w:date="2023-08-10T16:49:00Z">
                  <w:rPr>
                    <w:rStyle w:val="Hipervnculo"/>
                  </w:rPr>
                </w:rPrChange>
              </w:rPr>
              <w:t>https://doi.org/10.1177/1866802x1500700304</w:t>
            </w:r>
            <w:r w:rsidRPr="007B1472">
              <w:rPr>
                <w:color w:val="000000"/>
                <w:sz w:val="20"/>
                <w:rPrChange w:id="1911" w:author="Gonzalo Franetovic" w:date="2023-08-10T16:49:00Z">
                  <w:rPr/>
                </w:rPrChange>
              </w:rPr>
              <w:fldChar w:fldCharType="end"/>
            </w:r>
          </w:ins>
        </w:p>
        <w:p w14:paraId="63727B1A" w14:textId="77777777" w:rsidR="007B1472" w:rsidRPr="007B1472" w:rsidRDefault="007B1472">
          <w:pPr>
            <w:pStyle w:val="bibliography"/>
            <w:ind w:left="300" w:hanging="300"/>
            <w:divId w:val="2055737988"/>
            <w:rPr>
              <w:ins w:id="1912" w:author="Gonzalo Franetovic" w:date="2023-08-10T16:49:00Z"/>
              <w:color w:val="000000"/>
              <w:sz w:val="20"/>
              <w:rPrChange w:id="1913" w:author="Gonzalo Franetovic" w:date="2023-08-10T16:49:00Z">
                <w:rPr>
                  <w:ins w:id="1914" w:author="Gonzalo Franetovic" w:date="2023-08-10T16:49:00Z"/>
                </w:rPr>
              </w:rPrChange>
            </w:rPr>
          </w:pPr>
          <w:ins w:id="1915" w:author="Gonzalo Franetovic" w:date="2023-08-10T16:49:00Z">
            <w:r w:rsidRPr="007B1472">
              <w:rPr>
                <w:color w:val="000000"/>
                <w:sz w:val="20"/>
                <w:rPrChange w:id="1916" w:author="Gonzalo Franetovic" w:date="2023-08-10T16:49:00Z">
                  <w:rPr/>
                </w:rPrChange>
              </w:rPr>
              <w:t xml:space="preserve">Bobzien, L. (2020). Polarized perceptions, polarized preferences? Understanding the relationship between inequality and preferences for redistribution. </w:t>
            </w:r>
            <w:r w:rsidRPr="007B1472">
              <w:rPr>
                <w:i/>
                <w:iCs/>
                <w:color w:val="000000"/>
                <w:sz w:val="20"/>
                <w:rPrChange w:id="1917" w:author="Gonzalo Franetovic" w:date="2023-08-10T16:49:00Z">
                  <w:rPr>
                    <w:i/>
                    <w:iCs/>
                  </w:rPr>
                </w:rPrChange>
              </w:rPr>
              <w:t>Journal of European Social Policy</w:t>
            </w:r>
            <w:r w:rsidRPr="007B1472">
              <w:rPr>
                <w:color w:val="000000"/>
                <w:sz w:val="20"/>
                <w:rPrChange w:id="1918" w:author="Gonzalo Franetovic" w:date="2023-08-10T16:49:00Z">
                  <w:rPr/>
                </w:rPrChange>
              </w:rPr>
              <w:t xml:space="preserve">, </w:t>
            </w:r>
            <w:r w:rsidRPr="007B1472">
              <w:rPr>
                <w:i/>
                <w:iCs/>
                <w:color w:val="000000"/>
                <w:sz w:val="20"/>
                <w:rPrChange w:id="1919" w:author="Gonzalo Franetovic" w:date="2023-08-10T16:49:00Z">
                  <w:rPr>
                    <w:i/>
                    <w:iCs/>
                  </w:rPr>
                </w:rPrChange>
              </w:rPr>
              <w:t>30</w:t>
            </w:r>
            <w:r w:rsidRPr="007B1472">
              <w:rPr>
                <w:color w:val="000000"/>
                <w:sz w:val="20"/>
                <w:rPrChange w:id="1920" w:author="Gonzalo Franetovic" w:date="2023-08-10T16:49:00Z">
                  <w:rPr/>
                </w:rPrChange>
              </w:rPr>
              <w:t xml:space="preserve">(2), 206–224. </w:t>
            </w:r>
            <w:r w:rsidRPr="007B1472">
              <w:rPr>
                <w:color w:val="000000"/>
                <w:sz w:val="20"/>
                <w:rPrChange w:id="1921" w:author="Gonzalo Franetovic" w:date="2023-08-10T16:49:00Z">
                  <w:rPr/>
                </w:rPrChange>
              </w:rPr>
              <w:fldChar w:fldCharType="begin"/>
            </w:r>
            <w:r w:rsidRPr="007B1472">
              <w:rPr>
                <w:color w:val="000000"/>
                <w:sz w:val="20"/>
                <w:rPrChange w:id="1922" w:author="Gonzalo Franetovic" w:date="2023-08-10T16:49:00Z">
                  <w:rPr/>
                </w:rPrChange>
              </w:rPr>
              <w:instrText>HYPERLINK "https://doi.org/10.1177/0958928719879282"</w:instrText>
            </w:r>
            <w:r w:rsidRPr="007B1472">
              <w:rPr>
                <w:color w:val="000000"/>
                <w:sz w:val="20"/>
                <w:rPrChange w:id="1923" w:author="Gonzalo Franetovic" w:date="2023-08-10T16:49:00Z">
                  <w:rPr/>
                </w:rPrChange>
              </w:rPr>
            </w:r>
            <w:r w:rsidRPr="007B1472">
              <w:rPr>
                <w:color w:val="000000"/>
                <w:sz w:val="20"/>
                <w:rPrChange w:id="1924" w:author="Gonzalo Franetovic" w:date="2023-08-10T16:49:00Z">
                  <w:rPr/>
                </w:rPrChange>
              </w:rPr>
              <w:fldChar w:fldCharType="separate"/>
            </w:r>
            <w:r w:rsidRPr="007B1472">
              <w:rPr>
                <w:rStyle w:val="Hipervnculo"/>
                <w:color w:val="000000"/>
                <w:sz w:val="20"/>
                <w:rPrChange w:id="1925" w:author="Gonzalo Franetovic" w:date="2023-08-10T16:49:00Z">
                  <w:rPr>
                    <w:rStyle w:val="Hipervnculo"/>
                  </w:rPr>
                </w:rPrChange>
              </w:rPr>
              <w:t>https://doi.org/10.1177/0958928719879282</w:t>
            </w:r>
            <w:r w:rsidRPr="007B1472">
              <w:rPr>
                <w:color w:val="000000"/>
                <w:sz w:val="20"/>
                <w:rPrChange w:id="1926" w:author="Gonzalo Franetovic" w:date="2023-08-10T16:49:00Z">
                  <w:rPr/>
                </w:rPrChange>
              </w:rPr>
              <w:fldChar w:fldCharType="end"/>
            </w:r>
          </w:ins>
        </w:p>
        <w:p w14:paraId="39E97B79" w14:textId="77777777" w:rsidR="007B1472" w:rsidRPr="007B1472" w:rsidRDefault="007B1472">
          <w:pPr>
            <w:pStyle w:val="bibliography"/>
            <w:ind w:left="300" w:hanging="300"/>
            <w:divId w:val="2055737988"/>
            <w:rPr>
              <w:ins w:id="1927" w:author="Gonzalo Franetovic" w:date="2023-08-10T16:49:00Z"/>
              <w:color w:val="000000"/>
              <w:sz w:val="20"/>
              <w:rPrChange w:id="1928" w:author="Gonzalo Franetovic" w:date="2023-08-10T16:49:00Z">
                <w:rPr>
                  <w:ins w:id="1929" w:author="Gonzalo Franetovic" w:date="2023-08-10T16:49:00Z"/>
                </w:rPr>
              </w:rPrChange>
            </w:rPr>
          </w:pPr>
          <w:ins w:id="1930" w:author="Gonzalo Franetovic" w:date="2023-08-10T16:49:00Z">
            <w:r w:rsidRPr="007B1472">
              <w:rPr>
                <w:color w:val="000000"/>
                <w:sz w:val="20"/>
                <w:rPrChange w:id="1931" w:author="Gonzalo Franetovic" w:date="2023-08-10T16:49:00Z">
                  <w:rPr/>
                </w:rPrChange>
              </w:rPr>
              <w:t xml:space="preserve">Borges, F. A. (2022). It’s Not Me, It’s You: Self-Interest, Social Affinity, and Support for Redistribution in Latin America. </w:t>
            </w:r>
            <w:r w:rsidRPr="007B1472">
              <w:rPr>
                <w:i/>
                <w:iCs/>
                <w:color w:val="000000"/>
                <w:sz w:val="20"/>
                <w:rPrChange w:id="1932" w:author="Gonzalo Franetovic" w:date="2023-08-10T16:49:00Z">
                  <w:rPr>
                    <w:i/>
                    <w:iCs/>
                  </w:rPr>
                </w:rPrChange>
              </w:rPr>
              <w:t>Latin American Politics and Society</w:t>
            </w:r>
            <w:r w:rsidRPr="007B1472">
              <w:rPr>
                <w:color w:val="000000"/>
                <w:sz w:val="20"/>
                <w:rPrChange w:id="1933" w:author="Gonzalo Franetovic" w:date="2023-08-10T16:49:00Z">
                  <w:rPr/>
                </w:rPrChange>
              </w:rPr>
              <w:t xml:space="preserve">, </w:t>
            </w:r>
            <w:r w:rsidRPr="007B1472">
              <w:rPr>
                <w:i/>
                <w:iCs/>
                <w:color w:val="000000"/>
                <w:sz w:val="20"/>
                <w:rPrChange w:id="1934" w:author="Gonzalo Franetovic" w:date="2023-08-10T16:49:00Z">
                  <w:rPr>
                    <w:i/>
                    <w:iCs/>
                  </w:rPr>
                </w:rPrChange>
              </w:rPr>
              <w:t>64</w:t>
            </w:r>
            <w:r w:rsidRPr="007B1472">
              <w:rPr>
                <w:color w:val="000000"/>
                <w:sz w:val="20"/>
                <w:rPrChange w:id="1935" w:author="Gonzalo Franetovic" w:date="2023-08-10T16:49:00Z">
                  <w:rPr/>
                </w:rPrChange>
              </w:rPr>
              <w:t xml:space="preserve">(3), 1–36. </w:t>
            </w:r>
            <w:r w:rsidRPr="007B1472">
              <w:rPr>
                <w:color w:val="000000"/>
                <w:sz w:val="20"/>
                <w:rPrChange w:id="1936" w:author="Gonzalo Franetovic" w:date="2023-08-10T16:49:00Z">
                  <w:rPr/>
                </w:rPrChange>
              </w:rPr>
              <w:fldChar w:fldCharType="begin"/>
            </w:r>
            <w:r w:rsidRPr="007B1472">
              <w:rPr>
                <w:color w:val="000000"/>
                <w:sz w:val="20"/>
                <w:rPrChange w:id="1937" w:author="Gonzalo Franetovic" w:date="2023-08-10T16:49:00Z">
                  <w:rPr/>
                </w:rPrChange>
              </w:rPr>
              <w:instrText>HYPERLINK "https://doi.org/10.1017/lap.2022.10"</w:instrText>
            </w:r>
            <w:r w:rsidRPr="007B1472">
              <w:rPr>
                <w:color w:val="000000"/>
                <w:sz w:val="20"/>
                <w:rPrChange w:id="1938" w:author="Gonzalo Franetovic" w:date="2023-08-10T16:49:00Z">
                  <w:rPr/>
                </w:rPrChange>
              </w:rPr>
            </w:r>
            <w:r w:rsidRPr="007B1472">
              <w:rPr>
                <w:color w:val="000000"/>
                <w:sz w:val="20"/>
                <w:rPrChange w:id="1939" w:author="Gonzalo Franetovic" w:date="2023-08-10T16:49:00Z">
                  <w:rPr/>
                </w:rPrChange>
              </w:rPr>
              <w:fldChar w:fldCharType="separate"/>
            </w:r>
            <w:r w:rsidRPr="007B1472">
              <w:rPr>
                <w:rStyle w:val="Hipervnculo"/>
                <w:color w:val="000000"/>
                <w:sz w:val="20"/>
                <w:rPrChange w:id="1940" w:author="Gonzalo Franetovic" w:date="2023-08-10T16:49:00Z">
                  <w:rPr>
                    <w:rStyle w:val="Hipervnculo"/>
                  </w:rPr>
                </w:rPrChange>
              </w:rPr>
              <w:t>https://doi.org/10.1017/lap.2022.10</w:t>
            </w:r>
            <w:r w:rsidRPr="007B1472">
              <w:rPr>
                <w:color w:val="000000"/>
                <w:sz w:val="20"/>
                <w:rPrChange w:id="1941" w:author="Gonzalo Franetovic" w:date="2023-08-10T16:49:00Z">
                  <w:rPr/>
                </w:rPrChange>
              </w:rPr>
              <w:fldChar w:fldCharType="end"/>
            </w:r>
          </w:ins>
        </w:p>
        <w:p w14:paraId="4D32A16E" w14:textId="77777777" w:rsidR="007B1472" w:rsidRPr="007B1472" w:rsidRDefault="007B1472">
          <w:pPr>
            <w:pStyle w:val="bibliography"/>
            <w:ind w:left="300" w:hanging="300"/>
            <w:divId w:val="2055737988"/>
            <w:rPr>
              <w:ins w:id="1942" w:author="Gonzalo Franetovic" w:date="2023-08-10T16:49:00Z"/>
              <w:color w:val="000000"/>
              <w:sz w:val="20"/>
              <w:rPrChange w:id="1943" w:author="Gonzalo Franetovic" w:date="2023-08-10T16:49:00Z">
                <w:rPr>
                  <w:ins w:id="1944" w:author="Gonzalo Franetovic" w:date="2023-08-10T16:49:00Z"/>
                </w:rPr>
              </w:rPrChange>
            </w:rPr>
          </w:pPr>
          <w:ins w:id="1945" w:author="Gonzalo Franetovic" w:date="2023-08-10T16:49:00Z">
            <w:r w:rsidRPr="007B1472">
              <w:rPr>
                <w:color w:val="000000"/>
                <w:sz w:val="20"/>
                <w:rPrChange w:id="1946" w:author="Gonzalo Franetovic" w:date="2023-08-10T16:49:00Z">
                  <w:rPr/>
                </w:rPrChange>
              </w:rPr>
              <w:t xml:space="preserve">Bucca, M. (2016). </w:t>
            </w:r>
            <w:r w:rsidRPr="007B1472">
              <w:rPr>
                <w:i/>
                <w:iCs/>
                <w:color w:val="000000"/>
                <w:sz w:val="20"/>
                <w:rPrChange w:id="1947" w:author="Gonzalo Franetovic" w:date="2023-08-10T16:49:00Z">
                  <w:rPr>
                    <w:i/>
                    <w:iCs/>
                  </w:rPr>
                </w:rPrChange>
              </w:rPr>
              <w:t>Merit and blame in unequal societies: Explaining Latin Americans’ beliefs about wealth and poverty</w:t>
            </w:r>
            <w:r w:rsidRPr="007B1472">
              <w:rPr>
                <w:color w:val="000000"/>
                <w:sz w:val="20"/>
                <w:rPrChange w:id="1948" w:author="Gonzalo Franetovic" w:date="2023-08-10T16:49:00Z">
                  <w:rPr/>
                </w:rPrChange>
              </w:rPr>
              <w:t xml:space="preserve">. </w:t>
            </w:r>
            <w:r w:rsidRPr="007B1472">
              <w:rPr>
                <w:i/>
                <w:iCs/>
                <w:color w:val="000000"/>
                <w:sz w:val="20"/>
                <w:rPrChange w:id="1949" w:author="Gonzalo Franetovic" w:date="2023-08-10T16:49:00Z">
                  <w:rPr>
                    <w:i/>
                    <w:iCs/>
                  </w:rPr>
                </w:rPrChange>
              </w:rPr>
              <w:t>44</w:t>
            </w:r>
            <w:r w:rsidRPr="007B1472">
              <w:rPr>
                <w:color w:val="000000"/>
                <w:sz w:val="20"/>
                <w:rPrChange w:id="1950" w:author="Gonzalo Franetovic" w:date="2023-08-10T16:49:00Z">
                  <w:rPr/>
                </w:rPrChange>
              </w:rPr>
              <w:t xml:space="preserve">, 98–112. </w:t>
            </w:r>
            <w:r w:rsidRPr="007B1472">
              <w:rPr>
                <w:color w:val="000000"/>
                <w:sz w:val="20"/>
                <w:rPrChange w:id="1951" w:author="Gonzalo Franetovic" w:date="2023-08-10T16:49:00Z">
                  <w:rPr/>
                </w:rPrChange>
              </w:rPr>
              <w:fldChar w:fldCharType="begin"/>
            </w:r>
            <w:r w:rsidRPr="007B1472">
              <w:rPr>
                <w:color w:val="000000"/>
                <w:sz w:val="20"/>
                <w:rPrChange w:id="1952" w:author="Gonzalo Franetovic" w:date="2023-08-10T16:49:00Z">
                  <w:rPr/>
                </w:rPrChange>
              </w:rPr>
              <w:instrText>HYPERLINK "https://doi.org/10.1016/j.rssm.2016.02.005"</w:instrText>
            </w:r>
            <w:r w:rsidRPr="007B1472">
              <w:rPr>
                <w:color w:val="000000"/>
                <w:sz w:val="20"/>
                <w:rPrChange w:id="1953" w:author="Gonzalo Franetovic" w:date="2023-08-10T16:49:00Z">
                  <w:rPr/>
                </w:rPrChange>
              </w:rPr>
            </w:r>
            <w:r w:rsidRPr="007B1472">
              <w:rPr>
                <w:color w:val="000000"/>
                <w:sz w:val="20"/>
                <w:rPrChange w:id="1954" w:author="Gonzalo Franetovic" w:date="2023-08-10T16:49:00Z">
                  <w:rPr/>
                </w:rPrChange>
              </w:rPr>
              <w:fldChar w:fldCharType="separate"/>
            </w:r>
            <w:r w:rsidRPr="007B1472">
              <w:rPr>
                <w:rStyle w:val="Hipervnculo"/>
                <w:color w:val="000000"/>
                <w:sz w:val="20"/>
                <w:rPrChange w:id="1955" w:author="Gonzalo Franetovic" w:date="2023-08-10T16:49:00Z">
                  <w:rPr>
                    <w:rStyle w:val="Hipervnculo"/>
                  </w:rPr>
                </w:rPrChange>
              </w:rPr>
              <w:t>https://doi.org/10.1016/j.rssm.2016.02.005</w:t>
            </w:r>
            <w:r w:rsidRPr="007B1472">
              <w:rPr>
                <w:color w:val="000000"/>
                <w:sz w:val="20"/>
                <w:rPrChange w:id="1956" w:author="Gonzalo Franetovic" w:date="2023-08-10T16:49:00Z">
                  <w:rPr/>
                </w:rPrChange>
              </w:rPr>
              <w:fldChar w:fldCharType="end"/>
            </w:r>
          </w:ins>
        </w:p>
        <w:p w14:paraId="2A67D5F3" w14:textId="77777777" w:rsidR="007B1472" w:rsidRPr="007B1472" w:rsidRDefault="007B1472">
          <w:pPr>
            <w:pStyle w:val="bibliography"/>
            <w:ind w:left="300" w:hanging="300"/>
            <w:divId w:val="2055737988"/>
            <w:rPr>
              <w:ins w:id="1957" w:author="Gonzalo Franetovic" w:date="2023-08-10T16:49:00Z"/>
              <w:color w:val="000000"/>
              <w:sz w:val="20"/>
              <w:rPrChange w:id="1958" w:author="Gonzalo Franetovic" w:date="2023-08-10T16:49:00Z">
                <w:rPr>
                  <w:ins w:id="1959" w:author="Gonzalo Franetovic" w:date="2023-08-10T16:49:00Z"/>
                </w:rPr>
              </w:rPrChange>
            </w:rPr>
          </w:pPr>
          <w:ins w:id="1960" w:author="Gonzalo Franetovic" w:date="2023-08-10T16:49:00Z">
            <w:r w:rsidRPr="007B1472">
              <w:rPr>
                <w:color w:val="000000"/>
                <w:sz w:val="20"/>
                <w:rPrChange w:id="1961" w:author="Gonzalo Franetovic" w:date="2023-08-10T16:49:00Z">
                  <w:rPr/>
                </w:rPrChange>
              </w:rPr>
              <w:t>Castillo, J. C. (2009). ¿</w:t>
            </w:r>
            <w:proofErr w:type="spellStart"/>
            <w:r w:rsidRPr="007B1472">
              <w:rPr>
                <w:color w:val="000000"/>
                <w:sz w:val="20"/>
                <w:rPrChange w:id="1962" w:author="Gonzalo Franetovic" w:date="2023-08-10T16:49:00Z">
                  <w:rPr/>
                </w:rPrChange>
              </w:rPr>
              <w:t>Cuál</w:t>
            </w:r>
            <w:proofErr w:type="spellEnd"/>
            <w:r w:rsidRPr="007B1472">
              <w:rPr>
                <w:color w:val="000000"/>
                <w:sz w:val="20"/>
                <w:rPrChange w:id="1963" w:author="Gonzalo Franetovic" w:date="2023-08-10T16:49:00Z">
                  <w:rPr/>
                </w:rPrChange>
              </w:rPr>
              <w:t xml:space="preserve"> es la </w:t>
            </w:r>
            <w:proofErr w:type="spellStart"/>
            <w:r w:rsidRPr="007B1472">
              <w:rPr>
                <w:color w:val="000000"/>
                <w:sz w:val="20"/>
                <w:rPrChange w:id="1964" w:author="Gonzalo Franetovic" w:date="2023-08-10T16:49:00Z">
                  <w:rPr/>
                </w:rPrChange>
              </w:rPr>
              <w:t>brecha</w:t>
            </w:r>
            <w:proofErr w:type="spellEnd"/>
            <w:r w:rsidRPr="007B1472">
              <w:rPr>
                <w:color w:val="000000"/>
                <w:sz w:val="20"/>
                <w:rPrChange w:id="1965" w:author="Gonzalo Franetovic" w:date="2023-08-10T16:49:00Z">
                  <w:rPr/>
                </w:rPrChange>
              </w:rPr>
              <w:t xml:space="preserve"> </w:t>
            </w:r>
            <w:proofErr w:type="spellStart"/>
            <w:r w:rsidRPr="007B1472">
              <w:rPr>
                <w:color w:val="000000"/>
                <w:sz w:val="20"/>
                <w:rPrChange w:id="1966" w:author="Gonzalo Franetovic" w:date="2023-08-10T16:49:00Z">
                  <w:rPr/>
                </w:rPrChange>
              </w:rPr>
              <w:t>salarial</w:t>
            </w:r>
            <w:proofErr w:type="spellEnd"/>
            <w:r w:rsidRPr="007B1472">
              <w:rPr>
                <w:color w:val="000000"/>
                <w:sz w:val="20"/>
                <w:rPrChange w:id="1967" w:author="Gonzalo Franetovic" w:date="2023-08-10T16:49:00Z">
                  <w:rPr/>
                </w:rPrChange>
              </w:rPr>
              <w:t xml:space="preserve"> </w:t>
            </w:r>
            <w:proofErr w:type="spellStart"/>
            <w:r w:rsidRPr="007B1472">
              <w:rPr>
                <w:color w:val="000000"/>
                <w:sz w:val="20"/>
                <w:rPrChange w:id="1968" w:author="Gonzalo Franetovic" w:date="2023-08-10T16:49:00Z">
                  <w:rPr/>
                </w:rPrChange>
              </w:rPr>
              <w:t>justa</w:t>
            </w:r>
            <w:proofErr w:type="spellEnd"/>
            <w:r w:rsidRPr="007B1472">
              <w:rPr>
                <w:color w:val="000000"/>
                <w:sz w:val="20"/>
                <w:rPrChange w:id="1969" w:author="Gonzalo Franetovic" w:date="2023-08-10T16:49:00Z">
                  <w:rPr/>
                </w:rPrChange>
              </w:rPr>
              <w:t xml:space="preserve">? </w:t>
            </w:r>
            <w:proofErr w:type="spellStart"/>
            <w:r w:rsidRPr="007B1472">
              <w:rPr>
                <w:color w:val="000000"/>
                <w:sz w:val="20"/>
                <w:rPrChange w:id="1970" w:author="Gonzalo Franetovic" w:date="2023-08-10T16:49:00Z">
                  <w:rPr/>
                </w:rPrChange>
              </w:rPr>
              <w:t>Opinión</w:t>
            </w:r>
            <w:proofErr w:type="spellEnd"/>
            <w:r w:rsidRPr="007B1472">
              <w:rPr>
                <w:color w:val="000000"/>
                <w:sz w:val="20"/>
                <w:rPrChange w:id="1971" w:author="Gonzalo Franetovic" w:date="2023-08-10T16:49:00Z">
                  <w:rPr/>
                </w:rPrChange>
              </w:rPr>
              <w:t xml:space="preserve"> </w:t>
            </w:r>
            <w:proofErr w:type="spellStart"/>
            <w:r w:rsidRPr="007B1472">
              <w:rPr>
                <w:color w:val="000000"/>
                <w:sz w:val="20"/>
                <w:rPrChange w:id="1972" w:author="Gonzalo Franetovic" w:date="2023-08-10T16:49:00Z">
                  <w:rPr/>
                </w:rPrChange>
              </w:rPr>
              <w:t>pública</w:t>
            </w:r>
            <w:proofErr w:type="spellEnd"/>
            <w:r w:rsidRPr="007B1472">
              <w:rPr>
                <w:color w:val="000000"/>
                <w:sz w:val="20"/>
                <w:rPrChange w:id="1973" w:author="Gonzalo Franetovic" w:date="2023-08-10T16:49:00Z">
                  <w:rPr/>
                </w:rPrChange>
              </w:rPr>
              <w:t xml:space="preserve"> y </w:t>
            </w:r>
            <w:proofErr w:type="spellStart"/>
            <w:r w:rsidRPr="007B1472">
              <w:rPr>
                <w:color w:val="000000"/>
                <w:sz w:val="20"/>
                <w:rPrChange w:id="1974" w:author="Gonzalo Franetovic" w:date="2023-08-10T16:49:00Z">
                  <w:rPr/>
                </w:rPrChange>
              </w:rPr>
              <w:t>legitimación</w:t>
            </w:r>
            <w:proofErr w:type="spellEnd"/>
            <w:r w:rsidRPr="007B1472">
              <w:rPr>
                <w:color w:val="000000"/>
                <w:sz w:val="20"/>
                <w:rPrChange w:id="1975" w:author="Gonzalo Franetovic" w:date="2023-08-10T16:49:00Z">
                  <w:rPr/>
                </w:rPrChange>
              </w:rPr>
              <w:t xml:space="preserve"> de la </w:t>
            </w:r>
            <w:proofErr w:type="spellStart"/>
            <w:r w:rsidRPr="007B1472">
              <w:rPr>
                <w:color w:val="000000"/>
                <w:sz w:val="20"/>
                <w:rPrChange w:id="1976" w:author="Gonzalo Franetovic" w:date="2023-08-10T16:49:00Z">
                  <w:rPr/>
                </w:rPrChange>
              </w:rPr>
              <w:t>desigualdad</w:t>
            </w:r>
            <w:proofErr w:type="spellEnd"/>
            <w:r w:rsidRPr="007B1472">
              <w:rPr>
                <w:color w:val="000000"/>
                <w:sz w:val="20"/>
                <w:rPrChange w:id="1977" w:author="Gonzalo Franetovic" w:date="2023-08-10T16:49:00Z">
                  <w:rPr/>
                </w:rPrChange>
              </w:rPr>
              <w:t xml:space="preserve"> </w:t>
            </w:r>
            <w:proofErr w:type="spellStart"/>
            <w:r w:rsidRPr="007B1472">
              <w:rPr>
                <w:color w:val="000000"/>
                <w:sz w:val="20"/>
                <w:rPrChange w:id="1978" w:author="Gonzalo Franetovic" w:date="2023-08-10T16:49:00Z">
                  <w:rPr/>
                </w:rPrChange>
              </w:rPr>
              <w:t>en</w:t>
            </w:r>
            <w:proofErr w:type="spellEnd"/>
            <w:r w:rsidRPr="007B1472">
              <w:rPr>
                <w:color w:val="000000"/>
                <w:sz w:val="20"/>
                <w:rPrChange w:id="1979" w:author="Gonzalo Franetovic" w:date="2023-08-10T16:49:00Z">
                  <w:rPr/>
                </w:rPrChange>
              </w:rPr>
              <w:t xml:space="preserve"> Chile. </w:t>
            </w:r>
            <w:proofErr w:type="spellStart"/>
            <w:r w:rsidRPr="007B1472">
              <w:rPr>
                <w:i/>
                <w:iCs/>
                <w:color w:val="000000"/>
                <w:sz w:val="20"/>
                <w:rPrChange w:id="1980" w:author="Gonzalo Franetovic" w:date="2023-08-10T16:49:00Z">
                  <w:rPr>
                    <w:i/>
                    <w:iCs/>
                  </w:rPr>
                </w:rPrChange>
              </w:rPr>
              <w:t>Estudios</w:t>
            </w:r>
            <w:proofErr w:type="spellEnd"/>
            <w:r w:rsidRPr="007B1472">
              <w:rPr>
                <w:i/>
                <w:iCs/>
                <w:color w:val="000000"/>
                <w:sz w:val="20"/>
                <w:rPrChange w:id="1981" w:author="Gonzalo Franetovic" w:date="2023-08-10T16:49:00Z">
                  <w:rPr>
                    <w:i/>
                    <w:iCs/>
                  </w:rPr>
                </w:rPrChange>
              </w:rPr>
              <w:t xml:space="preserve"> </w:t>
            </w:r>
            <w:proofErr w:type="spellStart"/>
            <w:r w:rsidRPr="007B1472">
              <w:rPr>
                <w:i/>
                <w:iCs/>
                <w:color w:val="000000"/>
                <w:sz w:val="20"/>
                <w:rPrChange w:id="1982" w:author="Gonzalo Franetovic" w:date="2023-08-10T16:49:00Z">
                  <w:rPr>
                    <w:i/>
                    <w:iCs/>
                  </w:rPr>
                </w:rPrChange>
              </w:rPr>
              <w:t>Públicos</w:t>
            </w:r>
            <w:proofErr w:type="spellEnd"/>
            <w:r w:rsidRPr="007B1472">
              <w:rPr>
                <w:color w:val="000000"/>
                <w:sz w:val="20"/>
                <w:rPrChange w:id="1983" w:author="Gonzalo Franetovic" w:date="2023-08-10T16:49:00Z">
                  <w:rPr/>
                </w:rPrChange>
              </w:rPr>
              <w:t xml:space="preserve">, </w:t>
            </w:r>
            <w:r w:rsidRPr="007B1472">
              <w:rPr>
                <w:i/>
                <w:iCs/>
                <w:color w:val="000000"/>
                <w:sz w:val="20"/>
                <w:rPrChange w:id="1984" w:author="Gonzalo Franetovic" w:date="2023-08-10T16:49:00Z">
                  <w:rPr>
                    <w:i/>
                    <w:iCs/>
                  </w:rPr>
                </w:rPrChange>
              </w:rPr>
              <w:t>113</w:t>
            </w:r>
            <w:r w:rsidRPr="007B1472">
              <w:rPr>
                <w:color w:val="000000"/>
                <w:sz w:val="20"/>
                <w:rPrChange w:id="1985" w:author="Gonzalo Franetovic" w:date="2023-08-10T16:49:00Z">
                  <w:rPr/>
                </w:rPrChange>
              </w:rPr>
              <w:t xml:space="preserve">. </w:t>
            </w:r>
            <w:r w:rsidRPr="007B1472">
              <w:rPr>
                <w:color w:val="000000"/>
                <w:sz w:val="20"/>
                <w:rPrChange w:id="1986" w:author="Gonzalo Franetovic" w:date="2023-08-10T16:49:00Z">
                  <w:rPr/>
                </w:rPrChange>
              </w:rPr>
              <w:fldChar w:fldCharType="begin"/>
            </w:r>
            <w:r w:rsidRPr="007B1472">
              <w:rPr>
                <w:color w:val="000000"/>
                <w:sz w:val="20"/>
                <w:rPrChange w:id="1987" w:author="Gonzalo Franetovic" w:date="2023-08-10T16:49:00Z">
                  <w:rPr/>
                </w:rPrChange>
              </w:rPr>
              <w:instrText>HYPERLINK "https://doi.org/10.38178/cep.vi113.449"</w:instrText>
            </w:r>
            <w:r w:rsidRPr="007B1472">
              <w:rPr>
                <w:color w:val="000000"/>
                <w:sz w:val="20"/>
                <w:rPrChange w:id="1988" w:author="Gonzalo Franetovic" w:date="2023-08-10T16:49:00Z">
                  <w:rPr/>
                </w:rPrChange>
              </w:rPr>
            </w:r>
            <w:r w:rsidRPr="007B1472">
              <w:rPr>
                <w:color w:val="000000"/>
                <w:sz w:val="20"/>
                <w:rPrChange w:id="1989" w:author="Gonzalo Franetovic" w:date="2023-08-10T16:49:00Z">
                  <w:rPr/>
                </w:rPrChange>
              </w:rPr>
              <w:fldChar w:fldCharType="separate"/>
            </w:r>
            <w:r w:rsidRPr="007B1472">
              <w:rPr>
                <w:rStyle w:val="Hipervnculo"/>
                <w:color w:val="000000"/>
                <w:sz w:val="20"/>
                <w:rPrChange w:id="1990" w:author="Gonzalo Franetovic" w:date="2023-08-10T16:49:00Z">
                  <w:rPr>
                    <w:rStyle w:val="Hipervnculo"/>
                  </w:rPr>
                </w:rPrChange>
              </w:rPr>
              <w:t>https://doi.org/10.38178/cep.vi113.449</w:t>
            </w:r>
            <w:r w:rsidRPr="007B1472">
              <w:rPr>
                <w:color w:val="000000"/>
                <w:sz w:val="20"/>
                <w:rPrChange w:id="1991" w:author="Gonzalo Franetovic" w:date="2023-08-10T16:49:00Z">
                  <w:rPr/>
                </w:rPrChange>
              </w:rPr>
              <w:fldChar w:fldCharType="end"/>
            </w:r>
          </w:ins>
        </w:p>
        <w:p w14:paraId="6C878EB6" w14:textId="77777777" w:rsidR="007B1472" w:rsidRPr="007B1472" w:rsidRDefault="007B1472">
          <w:pPr>
            <w:pStyle w:val="bibliography"/>
            <w:ind w:left="300" w:hanging="300"/>
            <w:divId w:val="2055737988"/>
            <w:rPr>
              <w:ins w:id="1992" w:author="Gonzalo Franetovic" w:date="2023-08-10T16:49:00Z"/>
              <w:color w:val="000000"/>
              <w:sz w:val="20"/>
              <w:rPrChange w:id="1993" w:author="Gonzalo Franetovic" w:date="2023-08-10T16:49:00Z">
                <w:rPr>
                  <w:ins w:id="1994" w:author="Gonzalo Franetovic" w:date="2023-08-10T16:49:00Z"/>
                </w:rPr>
              </w:rPrChange>
            </w:rPr>
          </w:pPr>
          <w:ins w:id="1995" w:author="Gonzalo Franetovic" w:date="2023-08-10T16:49:00Z">
            <w:r w:rsidRPr="007B1472">
              <w:rPr>
                <w:color w:val="000000"/>
                <w:sz w:val="20"/>
                <w:rPrChange w:id="1996" w:author="Gonzalo Franetovic" w:date="2023-08-10T16:49:00Z">
                  <w:rPr/>
                </w:rPrChange>
              </w:rPr>
              <w:t xml:space="preserve">Castillo, J. C. (2012). Is Inequality Becoming Just? Changes in Public Opinion about Economic Distribution in Chile. </w:t>
            </w:r>
            <w:r w:rsidRPr="007B1472">
              <w:rPr>
                <w:i/>
                <w:iCs/>
                <w:color w:val="000000"/>
                <w:sz w:val="20"/>
                <w:rPrChange w:id="1997" w:author="Gonzalo Franetovic" w:date="2023-08-10T16:49:00Z">
                  <w:rPr>
                    <w:i/>
                    <w:iCs/>
                  </w:rPr>
                </w:rPrChange>
              </w:rPr>
              <w:t>Bulletin of Latin American Research</w:t>
            </w:r>
            <w:r w:rsidRPr="007B1472">
              <w:rPr>
                <w:color w:val="000000"/>
                <w:sz w:val="20"/>
                <w:rPrChange w:id="1998" w:author="Gonzalo Franetovic" w:date="2023-08-10T16:49:00Z">
                  <w:rPr/>
                </w:rPrChange>
              </w:rPr>
              <w:t xml:space="preserve">, </w:t>
            </w:r>
            <w:r w:rsidRPr="007B1472">
              <w:rPr>
                <w:i/>
                <w:iCs/>
                <w:color w:val="000000"/>
                <w:sz w:val="20"/>
                <w:rPrChange w:id="1999" w:author="Gonzalo Franetovic" w:date="2023-08-10T16:49:00Z">
                  <w:rPr>
                    <w:i/>
                    <w:iCs/>
                  </w:rPr>
                </w:rPrChange>
              </w:rPr>
              <w:t>31</w:t>
            </w:r>
            <w:r w:rsidRPr="007B1472">
              <w:rPr>
                <w:color w:val="000000"/>
                <w:sz w:val="20"/>
                <w:rPrChange w:id="2000" w:author="Gonzalo Franetovic" w:date="2023-08-10T16:49:00Z">
                  <w:rPr/>
                </w:rPrChange>
              </w:rPr>
              <w:t xml:space="preserve">(1), 1–18. </w:t>
            </w:r>
            <w:r w:rsidRPr="007B1472">
              <w:rPr>
                <w:color w:val="000000"/>
                <w:sz w:val="20"/>
                <w:rPrChange w:id="2001" w:author="Gonzalo Franetovic" w:date="2023-08-10T16:49:00Z">
                  <w:rPr/>
                </w:rPrChange>
              </w:rPr>
              <w:fldChar w:fldCharType="begin"/>
            </w:r>
            <w:r w:rsidRPr="007B1472">
              <w:rPr>
                <w:color w:val="000000"/>
                <w:sz w:val="20"/>
                <w:rPrChange w:id="2002" w:author="Gonzalo Franetovic" w:date="2023-08-10T16:49:00Z">
                  <w:rPr/>
                </w:rPrChange>
              </w:rPr>
              <w:instrText>HYPERLINK "https://doi.org/10.1111/j.1470-9856.2011.00605.x"</w:instrText>
            </w:r>
            <w:r w:rsidRPr="007B1472">
              <w:rPr>
                <w:color w:val="000000"/>
                <w:sz w:val="20"/>
                <w:rPrChange w:id="2003" w:author="Gonzalo Franetovic" w:date="2023-08-10T16:49:00Z">
                  <w:rPr/>
                </w:rPrChange>
              </w:rPr>
            </w:r>
            <w:r w:rsidRPr="007B1472">
              <w:rPr>
                <w:color w:val="000000"/>
                <w:sz w:val="20"/>
                <w:rPrChange w:id="2004" w:author="Gonzalo Franetovic" w:date="2023-08-10T16:49:00Z">
                  <w:rPr/>
                </w:rPrChange>
              </w:rPr>
              <w:fldChar w:fldCharType="separate"/>
            </w:r>
            <w:r w:rsidRPr="007B1472">
              <w:rPr>
                <w:rStyle w:val="Hipervnculo"/>
                <w:color w:val="000000"/>
                <w:sz w:val="20"/>
                <w:rPrChange w:id="2005" w:author="Gonzalo Franetovic" w:date="2023-08-10T16:49:00Z">
                  <w:rPr>
                    <w:rStyle w:val="Hipervnculo"/>
                  </w:rPr>
                </w:rPrChange>
              </w:rPr>
              <w:t>https://doi.org/10.1111/j.1470-9856.2011.00605.x</w:t>
            </w:r>
            <w:r w:rsidRPr="007B1472">
              <w:rPr>
                <w:color w:val="000000"/>
                <w:sz w:val="20"/>
                <w:rPrChange w:id="2006" w:author="Gonzalo Franetovic" w:date="2023-08-10T16:49:00Z">
                  <w:rPr/>
                </w:rPrChange>
              </w:rPr>
              <w:fldChar w:fldCharType="end"/>
            </w:r>
          </w:ins>
        </w:p>
        <w:p w14:paraId="277AC83E" w14:textId="77777777" w:rsidR="007B1472" w:rsidRPr="007B1472" w:rsidRDefault="007B1472">
          <w:pPr>
            <w:pStyle w:val="bibliography"/>
            <w:ind w:left="300" w:hanging="300"/>
            <w:divId w:val="2055737988"/>
            <w:rPr>
              <w:ins w:id="2007" w:author="Gonzalo Franetovic" w:date="2023-08-10T16:49:00Z"/>
              <w:color w:val="000000"/>
              <w:sz w:val="20"/>
              <w:rPrChange w:id="2008" w:author="Gonzalo Franetovic" w:date="2023-08-10T16:49:00Z">
                <w:rPr>
                  <w:ins w:id="2009" w:author="Gonzalo Franetovic" w:date="2023-08-10T16:49:00Z"/>
                </w:rPr>
              </w:rPrChange>
            </w:rPr>
          </w:pPr>
          <w:ins w:id="2010" w:author="Gonzalo Franetovic" w:date="2023-08-10T16:49:00Z">
            <w:r w:rsidRPr="007B1472">
              <w:rPr>
                <w:color w:val="000000"/>
                <w:sz w:val="20"/>
                <w:rPrChange w:id="2011" w:author="Gonzalo Franetovic" w:date="2023-08-10T16:49:00Z">
                  <w:rPr/>
                </w:rPrChange>
              </w:rPr>
              <w:t xml:space="preserve">Castillo, J. C., Torres, A., Atria, J., &amp; Maldonado, L. (2019). </w:t>
            </w:r>
            <w:proofErr w:type="spellStart"/>
            <w:r w:rsidRPr="007B1472">
              <w:rPr>
                <w:color w:val="000000"/>
                <w:sz w:val="20"/>
                <w:rPrChange w:id="2012" w:author="Gonzalo Franetovic" w:date="2023-08-10T16:49:00Z">
                  <w:rPr/>
                </w:rPrChange>
              </w:rPr>
              <w:t>Meritocracia</w:t>
            </w:r>
            <w:proofErr w:type="spellEnd"/>
            <w:r w:rsidRPr="007B1472">
              <w:rPr>
                <w:color w:val="000000"/>
                <w:sz w:val="20"/>
                <w:rPrChange w:id="2013" w:author="Gonzalo Franetovic" w:date="2023-08-10T16:49:00Z">
                  <w:rPr/>
                </w:rPrChange>
              </w:rPr>
              <w:t xml:space="preserve"> y </w:t>
            </w:r>
            <w:proofErr w:type="spellStart"/>
            <w:r w:rsidRPr="007B1472">
              <w:rPr>
                <w:color w:val="000000"/>
                <w:sz w:val="20"/>
                <w:rPrChange w:id="2014" w:author="Gonzalo Franetovic" w:date="2023-08-10T16:49:00Z">
                  <w:rPr/>
                </w:rPrChange>
              </w:rPr>
              <w:t>desigualdad</w:t>
            </w:r>
            <w:proofErr w:type="spellEnd"/>
            <w:r w:rsidRPr="007B1472">
              <w:rPr>
                <w:color w:val="000000"/>
                <w:sz w:val="20"/>
                <w:rPrChange w:id="2015" w:author="Gonzalo Franetovic" w:date="2023-08-10T16:49:00Z">
                  <w:rPr/>
                </w:rPrChange>
              </w:rPr>
              <w:t xml:space="preserve"> </w:t>
            </w:r>
            <w:proofErr w:type="spellStart"/>
            <w:r w:rsidRPr="007B1472">
              <w:rPr>
                <w:color w:val="000000"/>
                <w:sz w:val="20"/>
                <w:rPrChange w:id="2016" w:author="Gonzalo Franetovic" w:date="2023-08-10T16:49:00Z">
                  <w:rPr/>
                </w:rPrChange>
              </w:rPr>
              <w:t>económica</w:t>
            </w:r>
            <w:proofErr w:type="spellEnd"/>
            <w:r w:rsidRPr="007B1472">
              <w:rPr>
                <w:color w:val="000000"/>
                <w:sz w:val="20"/>
                <w:rPrChange w:id="2017" w:author="Gonzalo Franetovic" w:date="2023-08-10T16:49:00Z">
                  <w:rPr/>
                </w:rPrChange>
              </w:rPr>
              <w:t xml:space="preserve">: </w:t>
            </w:r>
            <w:proofErr w:type="spellStart"/>
            <w:r w:rsidRPr="007B1472">
              <w:rPr>
                <w:color w:val="000000"/>
                <w:sz w:val="20"/>
                <w:rPrChange w:id="2018" w:author="Gonzalo Franetovic" w:date="2023-08-10T16:49:00Z">
                  <w:rPr/>
                </w:rPrChange>
              </w:rPr>
              <w:t>Percepciones</w:t>
            </w:r>
            <w:proofErr w:type="spellEnd"/>
            <w:r w:rsidRPr="007B1472">
              <w:rPr>
                <w:color w:val="000000"/>
                <w:sz w:val="20"/>
                <w:rPrChange w:id="2019" w:author="Gonzalo Franetovic" w:date="2023-08-10T16:49:00Z">
                  <w:rPr/>
                </w:rPrChange>
              </w:rPr>
              <w:t xml:space="preserve">, </w:t>
            </w:r>
            <w:proofErr w:type="spellStart"/>
            <w:r w:rsidRPr="007B1472">
              <w:rPr>
                <w:color w:val="000000"/>
                <w:sz w:val="20"/>
                <w:rPrChange w:id="2020" w:author="Gonzalo Franetovic" w:date="2023-08-10T16:49:00Z">
                  <w:rPr/>
                </w:rPrChange>
              </w:rPr>
              <w:t>preferencias</w:t>
            </w:r>
            <w:proofErr w:type="spellEnd"/>
            <w:r w:rsidRPr="007B1472">
              <w:rPr>
                <w:color w:val="000000"/>
                <w:sz w:val="20"/>
                <w:rPrChange w:id="2021" w:author="Gonzalo Franetovic" w:date="2023-08-10T16:49:00Z">
                  <w:rPr/>
                </w:rPrChange>
              </w:rPr>
              <w:t xml:space="preserve"> e </w:t>
            </w:r>
            <w:proofErr w:type="spellStart"/>
            <w:r w:rsidRPr="007B1472">
              <w:rPr>
                <w:color w:val="000000"/>
                <w:sz w:val="20"/>
                <w:rPrChange w:id="2022" w:author="Gonzalo Franetovic" w:date="2023-08-10T16:49:00Z">
                  <w:rPr/>
                </w:rPrChange>
              </w:rPr>
              <w:t>implicancias</w:t>
            </w:r>
            <w:proofErr w:type="spellEnd"/>
            <w:r w:rsidRPr="007B1472">
              <w:rPr>
                <w:color w:val="000000"/>
                <w:sz w:val="20"/>
                <w:rPrChange w:id="2023" w:author="Gonzalo Franetovic" w:date="2023-08-10T16:49:00Z">
                  <w:rPr/>
                </w:rPrChange>
              </w:rPr>
              <w:t xml:space="preserve">. </w:t>
            </w:r>
            <w:proofErr w:type="spellStart"/>
            <w:r w:rsidRPr="007B1472">
              <w:rPr>
                <w:i/>
                <w:iCs/>
                <w:color w:val="000000"/>
                <w:sz w:val="20"/>
                <w:rPrChange w:id="2024" w:author="Gonzalo Franetovic" w:date="2023-08-10T16:49:00Z">
                  <w:rPr>
                    <w:i/>
                    <w:iCs/>
                  </w:rPr>
                </w:rPrChange>
              </w:rPr>
              <w:t>Revista</w:t>
            </w:r>
            <w:proofErr w:type="spellEnd"/>
            <w:r w:rsidRPr="007B1472">
              <w:rPr>
                <w:i/>
                <w:iCs/>
                <w:color w:val="000000"/>
                <w:sz w:val="20"/>
                <w:rPrChange w:id="2025" w:author="Gonzalo Franetovic" w:date="2023-08-10T16:49:00Z">
                  <w:rPr>
                    <w:i/>
                    <w:iCs/>
                  </w:rPr>
                </w:rPrChange>
              </w:rPr>
              <w:t xml:space="preserve"> Internacional de </w:t>
            </w:r>
            <w:proofErr w:type="spellStart"/>
            <w:r w:rsidRPr="007B1472">
              <w:rPr>
                <w:i/>
                <w:iCs/>
                <w:color w:val="000000"/>
                <w:sz w:val="20"/>
                <w:rPrChange w:id="2026" w:author="Gonzalo Franetovic" w:date="2023-08-10T16:49:00Z">
                  <w:rPr>
                    <w:i/>
                    <w:iCs/>
                  </w:rPr>
                </w:rPrChange>
              </w:rPr>
              <w:t>Sociología</w:t>
            </w:r>
            <w:proofErr w:type="spellEnd"/>
            <w:r w:rsidRPr="007B1472">
              <w:rPr>
                <w:color w:val="000000"/>
                <w:sz w:val="20"/>
                <w:rPrChange w:id="2027" w:author="Gonzalo Franetovic" w:date="2023-08-10T16:49:00Z">
                  <w:rPr/>
                </w:rPrChange>
              </w:rPr>
              <w:t xml:space="preserve">, </w:t>
            </w:r>
            <w:r w:rsidRPr="007B1472">
              <w:rPr>
                <w:i/>
                <w:iCs/>
                <w:color w:val="000000"/>
                <w:sz w:val="20"/>
                <w:rPrChange w:id="2028" w:author="Gonzalo Franetovic" w:date="2023-08-10T16:49:00Z">
                  <w:rPr>
                    <w:i/>
                    <w:iCs/>
                  </w:rPr>
                </w:rPrChange>
              </w:rPr>
              <w:t>77</w:t>
            </w:r>
            <w:r w:rsidRPr="007B1472">
              <w:rPr>
                <w:color w:val="000000"/>
                <w:sz w:val="20"/>
                <w:rPrChange w:id="2029" w:author="Gonzalo Franetovic" w:date="2023-08-10T16:49:00Z">
                  <w:rPr/>
                </w:rPrChange>
              </w:rPr>
              <w:t xml:space="preserve">(1), 117. </w:t>
            </w:r>
            <w:r w:rsidRPr="007B1472">
              <w:rPr>
                <w:color w:val="000000"/>
                <w:sz w:val="20"/>
                <w:rPrChange w:id="2030" w:author="Gonzalo Franetovic" w:date="2023-08-10T16:49:00Z">
                  <w:rPr/>
                </w:rPrChange>
              </w:rPr>
              <w:fldChar w:fldCharType="begin"/>
            </w:r>
            <w:r w:rsidRPr="007B1472">
              <w:rPr>
                <w:color w:val="000000"/>
                <w:sz w:val="20"/>
                <w:rPrChange w:id="2031" w:author="Gonzalo Franetovic" w:date="2023-08-10T16:49:00Z">
                  <w:rPr/>
                </w:rPrChange>
              </w:rPr>
              <w:instrText>HYPERLINK "https://doi.org/10.3989/ris.2019.77.1.17.114"</w:instrText>
            </w:r>
            <w:r w:rsidRPr="007B1472">
              <w:rPr>
                <w:color w:val="000000"/>
                <w:sz w:val="20"/>
                <w:rPrChange w:id="2032" w:author="Gonzalo Franetovic" w:date="2023-08-10T16:49:00Z">
                  <w:rPr/>
                </w:rPrChange>
              </w:rPr>
            </w:r>
            <w:r w:rsidRPr="007B1472">
              <w:rPr>
                <w:color w:val="000000"/>
                <w:sz w:val="20"/>
                <w:rPrChange w:id="2033" w:author="Gonzalo Franetovic" w:date="2023-08-10T16:49:00Z">
                  <w:rPr/>
                </w:rPrChange>
              </w:rPr>
              <w:fldChar w:fldCharType="separate"/>
            </w:r>
            <w:r w:rsidRPr="007B1472">
              <w:rPr>
                <w:rStyle w:val="Hipervnculo"/>
                <w:color w:val="000000"/>
                <w:sz w:val="20"/>
                <w:rPrChange w:id="2034" w:author="Gonzalo Franetovic" w:date="2023-08-10T16:49:00Z">
                  <w:rPr>
                    <w:rStyle w:val="Hipervnculo"/>
                  </w:rPr>
                </w:rPrChange>
              </w:rPr>
              <w:t>https://doi.org/10.3989/ris.2019.77.1.17.114</w:t>
            </w:r>
            <w:r w:rsidRPr="007B1472">
              <w:rPr>
                <w:color w:val="000000"/>
                <w:sz w:val="20"/>
                <w:rPrChange w:id="2035" w:author="Gonzalo Franetovic" w:date="2023-08-10T16:49:00Z">
                  <w:rPr/>
                </w:rPrChange>
              </w:rPr>
              <w:fldChar w:fldCharType="end"/>
            </w:r>
          </w:ins>
        </w:p>
        <w:p w14:paraId="2C60AA32" w14:textId="77777777" w:rsidR="007B1472" w:rsidRPr="007B1472" w:rsidRDefault="007B1472">
          <w:pPr>
            <w:pStyle w:val="bibliography"/>
            <w:ind w:left="300" w:hanging="300"/>
            <w:divId w:val="2055737988"/>
            <w:rPr>
              <w:ins w:id="2036" w:author="Gonzalo Franetovic" w:date="2023-08-10T16:49:00Z"/>
              <w:color w:val="000000"/>
              <w:sz w:val="20"/>
              <w:rPrChange w:id="2037" w:author="Gonzalo Franetovic" w:date="2023-08-10T16:49:00Z">
                <w:rPr>
                  <w:ins w:id="2038" w:author="Gonzalo Franetovic" w:date="2023-08-10T16:49:00Z"/>
                </w:rPr>
              </w:rPrChange>
            </w:rPr>
          </w:pPr>
          <w:ins w:id="2039" w:author="Gonzalo Franetovic" w:date="2023-08-10T16:49:00Z">
            <w:r w:rsidRPr="007B1472">
              <w:rPr>
                <w:color w:val="000000"/>
                <w:sz w:val="20"/>
                <w:rPrChange w:id="2040" w:author="Gonzalo Franetovic" w:date="2023-08-10T16:49:00Z">
                  <w:rPr/>
                </w:rPrChange>
              </w:rPr>
              <w:t xml:space="preserve">Chancel, L., Piketty, T., Saez, E., &amp; Zucman, G. (2022). </w:t>
            </w:r>
            <w:r w:rsidRPr="007B1472">
              <w:rPr>
                <w:i/>
                <w:iCs/>
                <w:color w:val="000000"/>
                <w:sz w:val="20"/>
                <w:rPrChange w:id="2041" w:author="Gonzalo Franetovic" w:date="2023-08-10T16:49:00Z">
                  <w:rPr>
                    <w:i/>
                    <w:iCs/>
                  </w:rPr>
                </w:rPrChange>
              </w:rPr>
              <w:t>World Inequality Report 2022</w:t>
            </w:r>
            <w:r w:rsidRPr="007B1472">
              <w:rPr>
                <w:color w:val="000000"/>
                <w:sz w:val="20"/>
                <w:rPrChange w:id="2042" w:author="Gonzalo Franetovic" w:date="2023-08-10T16:49:00Z">
                  <w:rPr/>
                </w:rPrChange>
              </w:rPr>
              <w:t>. Harvard University Press.</w:t>
            </w:r>
          </w:ins>
        </w:p>
        <w:p w14:paraId="136E186F" w14:textId="77777777" w:rsidR="007B1472" w:rsidRPr="007B1472" w:rsidRDefault="007B1472">
          <w:pPr>
            <w:pStyle w:val="bibliography"/>
            <w:ind w:left="300" w:hanging="300"/>
            <w:divId w:val="2055737988"/>
            <w:rPr>
              <w:ins w:id="2043" w:author="Gonzalo Franetovic" w:date="2023-08-10T16:49:00Z"/>
              <w:color w:val="000000"/>
              <w:sz w:val="20"/>
              <w:rPrChange w:id="2044" w:author="Gonzalo Franetovic" w:date="2023-08-10T16:49:00Z">
                <w:rPr>
                  <w:ins w:id="2045" w:author="Gonzalo Franetovic" w:date="2023-08-10T16:49:00Z"/>
                </w:rPr>
              </w:rPrChange>
            </w:rPr>
          </w:pPr>
          <w:ins w:id="2046" w:author="Gonzalo Franetovic" w:date="2023-08-10T16:49:00Z">
            <w:r w:rsidRPr="007B1472">
              <w:rPr>
                <w:color w:val="000000"/>
                <w:sz w:val="20"/>
                <w:rPrChange w:id="2047" w:author="Gonzalo Franetovic" w:date="2023-08-10T16:49:00Z">
                  <w:rPr/>
                </w:rPrChange>
              </w:rPr>
              <w:t xml:space="preserve">Converse, P. E. (2006). The nature of belief systems in mass publics (1964). </w:t>
            </w:r>
            <w:r w:rsidRPr="007B1472">
              <w:rPr>
                <w:i/>
                <w:iCs/>
                <w:color w:val="000000"/>
                <w:sz w:val="20"/>
                <w:rPrChange w:id="2048" w:author="Gonzalo Franetovic" w:date="2023-08-10T16:49:00Z">
                  <w:rPr>
                    <w:i/>
                    <w:iCs/>
                  </w:rPr>
                </w:rPrChange>
              </w:rPr>
              <w:t>Critical Review</w:t>
            </w:r>
            <w:r w:rsidRPr="007B1472">
              <w:rPr>
                <w:color w:val="000000"/>
                <w:sz w:val="20"/>
                <w:rPrChange w:id="2049" w:author="Gonzalo Franetovic" w:date="2023-08-10T16:49:00Z">
                  <w:rPr/>
                </w:rPrChange>
              </w:rPr>
              <w:t xml:space="preserve">, </w:t>
            </w:r>
            <w:r w:rsidRPr="007B1472">
              <w:rPr>
                <w:i/>
                <w:iCs/>
                <w:color w:val="000000"/>
                <w:sz w:val="20"/>
                <w:rPrChange w:id="2050" w:author="Gonzalo Franetovic" w:date="2023-08-10T16:49:00Z">
                  <w:rPr>
                    <w:i/>
                    <w:iCs/>
                  </w:rPr>
                </w:rPrChange>
              </w:rPr>
              <w:t>18</w:t>
            </w:r>
            <w:r w:rsidRPr="007B1472">
              <w:rPr>
                <w:color w:val="000000"/>
                <w:sz w:val="20"/>
                <w:rPrChange w:id="2051" w:author="Gonzalo Franetovic" w:date="2023-08-10T16:49:00Z">
                  <w:rPr/>
                </w:rPrChange>
              </w:rPr>
              <w:t xml:space="preserve">(1–3), 1–74. </w:t>
            </w:r>
            <w:r w:rsidRPr="007B1472">
              <w:rPr>
                <w:color w:val="000000"/>
                <w:sz w:val="20"/>
                <w:rPrChange w:id="2052" w:author="Gonzalo Franetovic" w:date="2023-08-10T16:49:00Z">
                  <w:rPr/>
                </w:rPrChange>
              </w:rPr>
              <w:fldChar w:fldCharType="begin"/>
            </w:r>
            <w:r w:rsidRPr="007B1472">
              <w:rPr>
                <w:color w:val="000000"/>
                <w:sz w:val="20"/>
                <w:rPrChange w:id="2053" w:author="Gonzalo Franetovic" w:date="2023-08-10T16:49:00Z">
                  <w:rPr/>
                </w:rPrChange>
              </w:rPr>
              <w:instrText>HYPERLINK "https://doi.org/10.1080/08913810608443650"</w:instrText>
            </w:r>
            <w:r w:rsidRPr="007B1472">
              <w:rPr>
                <w:color w:val="000000"/>
                <w:sz w:val="20"/>
                <w:rPrChange w:id="2054" w:author="Gonzalo Franetovic" w:date="2023-08-10T16:49:00Z">
                  <w:rPr/>
                </w:rPrChange>
              </w:rPr>
            </w:r>
            <w:r w:rsidRPr="007B1472">
              <w:rPr>
                <w:color w:val="000000"/>
                <w:sz w:val="20"/>
                <w:rPrChange w:id="2055" w:author="Gonzalo Franetovic" w:date="2023-08-10T16:49:00Z">
                  <w:rPr/>
                </w:rPrChange>
              </w:rPr>
              <w:fldChar w:fldCharType="separate"/>
            </w:r>
            <w:r w:rsidRPr="007B1472">
              <w:rPr>
                <w:rStyle w:val="Hipervnculo"/>
                <w:color w:val="000000"/>
                <w:sz w:val="20"/>
                <w:rPrChange w:id="2056" w:author="Gonzalo Franetovic" w:date="2023-08-10T16:49:00Z">
                  <w:rPr>
                    <w:rStyle w:val="Hipervnculo"/>
                  </w:rPr>
                </w:rPrChange>
              </w:rPr>
              <w:t>https://doi.org/10.1080/08913810608443650</w:t>
            </w:r>
            <w:r w:rsidRPr="007B1472">
              <w:rPr>
                <w:color w:val="000000"/>
                <w:sz w:val="20"/>
                <w:rPrChange w:id="2057" w:author="Gonzalo Franetovic" w:date="2023-08-10T16:49:00Z">
                  <w:rPr/>
                </w:rPrChange>
              </w:rPr>
              <w:fldChar w:fldCharType="end"/>
            </w:r>
          </w:ins>
        </w:p>
        <w:p w14:paraId="01AC0CC1" w14:textId="77777777" w:rsidR="007B1472" w:rsidRPr="007B1472" w:rsidRDefault="007B1472">
          <w:pPr>
            <w:pStyle w:val="bibliography"/>
            <w:ind w:left="300" w:hanging="300"/>
            <w:divId w:val="2055737988"/>
            <w:rPr>
              <w:ins w:id="2058" w:author="Gonzalo Franetovic" w:date="2023-08-10T16:49:00Z"/>
              <w:color w:val="000000"/>
              <w:sz w:val="20"/>
              <w:rPrChange w:id="2059" w:author="Gonzalo Franetovic" w:date="2023-08-10T16:49:00Z">
                <w:rPr>
                  <w:ins w:id="2060" w:author="Gonzalo Franetovic" w:date="2023-08-10T16:49:00Z"/>
                </w:rPr>
              </w:rPrChange>
            </w:rPr>
          </w:pPr>
          <w:proofErr w:type="spellStart"/>
          <w:ins w:id="2061" w:author="Gonzalo Franetovic" w:date="2023-08-10T16:49:00Z">
            <w:r w:rsidRPr="007B1472">
              <w:rPr>
                <w:color w:val="000000"/>
                <w:sz w:val="20"/>
                <w:rPrChange w:id="2062" w:author="Gonzalo Franetovic" w:date="2023-08-10T16:49:00Z">
                  <w:rPr/>
                </w:rPrChange>
              </w:rPr>
              <w:t>Dawtry</w:t>
            </w:r>
            <w:proofErr w:type="spellEnd"/>
            <w:r w:rsidRPr="007B1472">
              <w:rPr>
                <w:color w:val="000000"/>
                <w:sz w:val="20"/>
                <w:rPrChange w:id="2063" w:author="Gonzalo Franetovic" w:date="2023-08-10T16:49:00Z">
                  <w:rPr/>
                </w:rPrChange>
              </w:rPr>
              <w:t xml:space="preserve">, R. J., Sutton, R. M., &amp; Sibley, C. G. (2015). Why Wealthier People Think People Are Wealthier, and Why It Matters. </w:t>
            </w:r>
            <w:r w:rsidRPr="007B1472">
              <w:rPr>
                <w:i/>
                <w:iCs/>
                <w:color w:val="000000"/>
                <w:sz w:val="20"/>
                <w:rPrChange w:id="2064" w:author="Gonzalo Franetovic" w:date="2023-08-10T16:49:00Z">
                  <w:rPr>
                    <w:i/>
                    <w:iCs/>
                  </w:rPr>
                </w:rPrChange>
              </w:rPr>
              <w:t>Psychological Science</w:t>
            </w:r>
            <w:r w:rsidRPr="007B1472">
              <w:rPr>
                <w:color w:val="000000"/>
                <w:sz w:val="20"/>
                <w:rPrChange w:id="2065" w:author="Gonzalo Franetovic" w:date="2023-08-10T16:49:00Z">
                  <w:rPr/>
                </w:rPrChange>
              </w:rPr>
              <w:t xml:space="preserve">, </w:t>
            </w:r>
            <w:r w:rsidRPr="007B1472">
              <w:rPr>
                <w:i/>
                <w:iCs/>
                <w:color w:val="000000"/>
                <w:sz w:val="20"/>
                <w:rPrChange w:id="2066" w:author="Gonzalo Franetovic" w:date="2023-08-10T16:49:00Z">
                  <w:rPr>
                    <w:i/>
                    <w:iCs/>
                  </w:rPr>
                </w:rPrChange>
              </w:rPr>
              <w:t>26</w:t>
            </w:r>
            <w:r w:rsidRPr="007B1472">
              <w:rPr>
                <w:color w:val="000000"/>
                <w:sz w:val="20"/>
                <w:rPrChange w:id="2067" w:author="Gonzalo Franetovic" w:date="2023-08-10T16:49:00Z">
                  <w:rPr/>
                </w:rPrChange>
              </w:rPr>
              <w:t xml:space="preserve">(9), 1389–1400. </w:t>
            </w:r>
            <w:r w:rsidRPr="007B1472">
              <w:rPr>
                <w:color w:val="000000"/>
                <w:sz w:val="20"/>
                <w:rPrChange w:id="2068" w:author="Gonzalo Franetovic" w:date="2023-08-10T16:49:00Z">
                  <w:rPr/>
                </w:rPrChange>
              </w:rPr>
              <w:fldChar w:fldCharType="begin"/>
            </w:r>
            <w:r w:rsidRPr="007B1472">
              <w:rPr>
                <w:color w:val="000000"/>
                <w:sz w:val="20"/>
                <w:rPrChange w:id="2069" w:author="Gonzalo Franetovic" w:date="2023-08-10T16:49:00Z">
                  <w:rPr/>
                </w:rPrChange>
              </w:rPr>
              <w:instrText>HYPERLINK "https://doi.org/10.1177/0956797615586560"</w:instrText>
            </w:r>
            <w:r w:rsidRPr="007B1472">
              <w:rPr>
                <w:color w:val="000000"/>
                <w:sz w:val="20"/>
                <w:rPrChange w:id="2070" w:author="Gonzalo Franetovic" w:date="2023-08-10T16:49:00Z">
                  <w:rPr/>
                </w:rPrChange>
              </w:rPr>
            </w:r>
            <w:r w:rsidRPr="007B1472">
              <w:rPr>
                <w:color w:val="000000"/>
                <w:sz w:val="20"/>
                <w:rPrChange w:id="2071" w:author="Gonzalo Franetovic" w:date="2023-08-10T16:49:00Z">
                  <w:rPr/>
                </w:rPrChange>
              </w:rPr>
              <w:fldChar w:fldCharType="separate"/>
            </w:r>
            <w:r w:rsidRPr="007B1472">
              <w:rPr>
                <w:rStyle w:val="Hipervnculo"/>
                <w:color w:val="000000"/>
                <w:sz w:val="20"/>
                <w:rPrChange w:id="2072" w:author="Gonzalo Franetovic" w:date="2023-08-10T16:49:00Z">
                  <w:rPr>
                    <w:rStyle w:val="Hipervnculo"/>
                  </w:rPr>
                </w:rPrChange>
              </w:rPr>
              <w:t>https://doi.org/10.1177/0956797615586560</w:t>
            </w:r>
            <w:r w:rsidRPr="007B1472">
              <w:rPr>
                <w:color w:val="000000"/>
                <w:sz w:val="20"/>
                <w:rPrChange w:id="2073" w:author="Gonzalo Franetovic" w:date="2023-08-10T16:49:00Z">
                  <w:rPr/>
                </w:rPrChange>
              </w:rPr>
              <w:fldChar w:fldCharType="end"/>
            </w:r>
          </w:ins>
        </w:p>
        <w:p w14:paraId="407204F5" w14:textId="77777777" w:rsidR="007B1472" w:rsidRPr="007B1472" w:rsidRDefault="007B1472">
          <w:pPr>
            <w:pStyle w:val="bibliography"/>
            <w:ind w:left="300" w:hanging="300"/>
            <w:divId w:val="2055737988"/>
            <w:rPr>
              <w:ins w:id="2074" w:author="Gonzalo Franetovic" w:date="2023-08-10T16:49:00Z"/>
              <w:color w:val="000000"/>
              <w:sz w:val="20"/>
              <w:rPrChange w:id="2075" w:author="Gonzalo Franetovic" w:date="2023-08-10T16:49:00Z">
                <w:rPr>
                  <w:ins w:id="2076" w:author="Gonzalo Franetovic" w:date="2023-08-10T16:49:00Z"/>
                </w:rPr>
              </w:rPrChange>
            </w:rPr>
          </w:pPr>
          <w:ins w:id="2077" w:author="Gonzalo Franetovic" w:date="2023-08-10T16:49:00Z">
            <w:r w:rsidRPr="007B1472">
              <w:rPr>
                <w:color w:val="000000"/>
                <w:sz w:val="20"/>
                <w:rPrChange w:id="2078" w:author="Gonzalo Franetovic" w:date="2023-08-10T16:49:00Z">
                  <w:rPr/>
                </w:rPrChange>
              </w:rPr>
              <w:t xml:space="preserve">Dion, M. L., &amp; Birchfield, V. (2010). </w:t>
            </w:r>
            <w:r w:rsidRPr="007B1472">
              <w:rPr>
                <w:i/>
                <w:iCs/>
                <w:color w:val="000000"/>
                <w:sz w:val="20"/>
                <w:rPrChange w:id="2079" w:author="Gonzalo Franetovic" w:date="2023-08-10T16:49:00Z">
                  <w:rPr>
                    <w:i/>
                    <w:iCs/>
                  </w:rPr>
                </w:rPrChange>
              </w:rPr>
              <w:t>Economic Development, Income Inequality, and Preferences for Redistribution</w:t>
            </w:r>
            <w:r w:rsidRPr="007B1472">
              <w:rPr>
                <w:color w:val="000000"/>
                <w:sz w:val="20"/>
                <w:rPrChange w:id="2080" w:author="Gonzalo Franetovic" w:date="2023-08-10T16:49:00Z">
                  <w:rPr/>
                </w:rPrChange>
              </w:rPr>
              <w:t xml:space="preserve">. </w:t>
            </w:r>
            <w:r w:rsidRPr="007B1472">
              <w:rPr>
                <w:i/>
                <w:iCs/>
                <w:color w:val="000000"/>
                <w:sz w:val="20"/>
                <w:rPrChange w:id="2081" w:author="Gonzalo Franetovic" w:date="2023-08-10T16:49:00Z">
                  <w:rPr>
                    <w:i/>
                    <w:iCs/>
                  </w:rPr>
                </w:rPrChange>
              </w:rPr>
              <w:t>54</w:t>
            </w:r>
            <w:r w:rsidRPr="007B1472">
              <w:rPr>
                <w:color w:val="000000"/>
                <w:sz w:val="20"/>
                <w:rPrChange w:id="2082" w:author="Gonzalo Franetovic" w:date="2023-08-10T16:49:00Z">
                  <w:rPr/>
                </w:rPrChange>
              </w:rPr>
              <w:t xml:space="preserve">, 315–334. </w:t>
            </w:r>
            <w:r w:rsidRPr="007B1472">
              <w:rPr>
                <w:color w:val="000000"/>
                <w:sz w:val="20"/>
                <w:rPrChange w:id="2083" w:author="Gonzalo Franetovic" w:date="2023-08-10T16:49:00Z">
                  <w:rPr/>
                </w:rPrChange>
              </w:rPr>
              <w:fldChar w:fldCharType="begin"/>
            </w:r>
            <w:r w:rsidRPr="007B1472">
              <w:rPr>
                <w:color w:val="000000"/>
                <w:sz w:val="20"/>
                <w:rPrChange w:id="2084" w:author="Gonzalo Franetovic" w:date="2023-08-10T16:49:00Z">
                  <w:rPr/>
                </w:rPrChange>
              </w:rPr>
              <w:instrText>HYPERLINK "https://doi.org/10.1111/j.1468-2478.2010.00589.x"</w:instrText>
            </w:r>
            <w:r w:rsidRPr="007B1472">
              <w:rPr>
                <w:color w:val="000000"/>
                <w:sz w:val="20"/>
                <w:rPrChange w:id="2085" w:author="Gonzalo Franetovic" w:date="2023-08-10T16:49:00Z">
                  <w:rPr/>
                </w:rPrChange>
              </w:rPr>
            </w:r>
            <w:r w:rsidRPr="007B1472">
              <w:rPr>
                <w:color w:val="000000"/>
                <w:sz w:val="20"/>
                <w:rPrChange w:id="2086" w:author="Gonzalo Franetovic" w:date="2023-08-10T16:49:00Z">
                  <w:rPr/>
                </w:rPrChange>
              </w:rPr>
              <w:fldChar w:fldCharType="separate"/>
            </w:r>
            <w:r w:rsidRPr="007B1472">
              <w:rPr>
                <w:rStyle w:val="Hipervnculo"/>
                <w:color w:val="000000"/>
                <w:sz w:val="20"/>
                <w:rPrChange w:id="2087" w:author="Gonzalo Franetovic" w:date="2023-08-10T16:49:00Z">
                  <w:rPr>
                    <w:rStyle w:val="Hipervnculo"/>
                  </w:rPr>
                </w:rPrChange>
              </w:rPr>
              <w:t>https://doi.org/10.1111/j.1468-2478.2010.00589.x</w:t>
            </w:r>
            <w:r w:rsidRPr="007B1472">
              <w:rPr>
                <w:color w:val="000000"/>
                <w:sz w:val="20"/>
                <w:rPrChange w:id="2088" w:author="Gonzalo Franetovic" w:date="2023-08-10T16:49:00Z">
                  <w:rPr/>
                </w:rPrChange>
              </w:rPr>
              <w:fldChar w:fldCharType="end"/>
            </w:r>
          </w:ins>
        </w:p>
        <w:p w14:paraId="7134F15C" w14:textId="77777777" w:rsidR="007B1472" w:rsidRPr="007B1472" w:rsidRDefault="007B1472">
          <w:pPr>
            <w:pStyle w:val="bibliography"/>
            <w:ind w:left="300" w:hanging="300"/>
            <w:divId w:val="2055737988"/>
            <w:rPr>
              <w:ins w:id="2089" w:author="Gonzalo Franetovic" w:date="2023-08-10T16:49:00Z"/>
              <w:color w:val="000000"/>
              <w:sz w:val="20"/>
              <w:rPrChange w:id="2090" w:author="Gonzalo Franetovic" w:date="2023-08-10T16:49:00Z">
                <w:rPr>
                  <w:ins w:id="2091" w:author="Gonzalo Franetovic" w:date="2023-08-10T16:49:00Z"/>
                </w:rPr>
              </w:rPrChange>
            </w:rPr>
          </w:pPr>
          <w:ins w:id="2092" w:author="Gonzalo Franetovic" w:date="2023-08-10T16:49:00Z">
            <w:r w:rsidRPr="007B1472">
              <w:rPr>
                <w:color w:val="000000"/>
                <w:sz w:val="20"/>
                <w:rPrChange w:id="2093" w:author="Gonzalo Franetovic" w:date="2023-08-10T16:49:00Z">
                  <w:rPr/>
                </w:rPrChange>
              </w:rPr>
              <w:t xml:space="preserve">Evans, M. D. R., Kelley, J., &amp; Kolosi, T. (1992). Images of Class: Public Perceptions in Hungary and Australia. </w:t>
            </w:r>
            <w:r w:rsidRPr="007B1472">
              <w:rPr>
                <w:i/>
                <w:iCs/>
                <w:color w:val="000000"/>
                <w:sz w:val="20"/>
                <w:rPrChange w:id="2094" w:author="Gonzalo Franetovic" w:date="2023-08-10T16:49:00Z">
                  <w:rPr>
                    <w:i/>
                    <w:iCs/>
                  </w:rPr>
                </w:rPrChange>
              </w:rPr>
              <w:t>American Sociological Review</w:t>
            </w:r>
            <w:r w:rsidRPr="007B1472">
              <w:rPr>
                <w:color w:val="000000"/>
                <w:sz w:val="20"/>
                <w:rPrChange w:id="2095" w:author="Gonzalo Franetovic" w:date="2023-08-10T16:49:00Z">
                  <w:rPr/>
                </w:rPrChange>
              </w:rPr>
              <w:t xml:space="preserve">, </w:t>
            </w:r>
            <w:r w:rsidRPr="007B1472">
              <w:rPr>
                <w:i/>
                <w:iCs/>
                <w:color w:val="000000"/>
                <w:sz w:val="20"/>
                <w:rPrChange w:id="2096" w:author="Gonzalo Franetovic" w:date="2023-08-10T16:49:00Z">
                  <w:rPr>
                    <w:i/>
                    <w:iCs/>
                  </w:rPr>
                </w:rPrChange>
              </w:rPr>
              <w:t>57</w:t>
            </w:r>
            <w:r w:rsidRPr="007B1472">
              <w:rPr>
                <w:color w:val="000000"/>
                <w:sz w:val="20"/>
                <w:rPrChange w:id="2097" w:author="Gonzalo Franetovic" w:date="2023-08-10T16:49:00Z">
                  <w:rPr/>
                </w:rPrChange>
              </w:rPr>
              <w:t xml:space="preserve">(4), 461. </w:t>
            </w:r>
            <w:r w:rsidRPr="007B1472">
              <w:rPr>
                <w:color w:val="000000"/>
                <w:sz w:val="20"/>
                <w:rPrChange w:id="2098" w:author="Gonzalo Franetovic" w:date="2023-08-10T16:49:00Z">
                  <w:rPr/>
                </w:rPrChange>
              </w:rPr>
              <w:fldChar w:fldCharType="begin"/>
            </w:r>
            <w:r w:rsidRPr="007B1472">
              <w:rPr>
                <w:color w:val="000000"/>
                <w:sz w:val="20"/>
                <w:rPrChange w:id="2099" w:author="Gonzalo Franetovic" w:date="2023-08-10T16:49:00Z">
                  <w:rPr/>
                </w:rPrChange>
              </w:rPr>
              <w:instrText>HYPERLINK "https://doi.org/10.2307/2096095"</w:instrText>
            </w:r>
            <w:r w:rsidRPr="007B1472">
              <w:rPr>
                <w:color w:val="000000"/>
                <w:sz w:val="20"/>
                <w:rPrChange w:id="2100" w:author="Gonzalo Franetovic" w:date="2023-08-10T16:49:00Z">
                  <w:rPr/>
                </w:rPrChange>
              </w:rPr>
            </w:r>
            <w:r w:rsidRPr="007B1472">
              <w:rPr>
                <w:color w:val="000000"/>
                <w:sz w:val="20"/>
                <w:rPrChange w:id="2101" w:author="Gonzalo Franetovic" w:date="2023-08-10T16:49:00Z">
                  <w:rPr/>
                </w:rPrChange>
              </w:rPr>
              <w:fldChar w:fldCharType="separate"/>
            </w:r>
            <w:r w:rsidRPr="007B1472">
              <w:rPr>
                <w:rStyle w:val="Hipervnculo"/>
                <w:color w:val="000000"/>
                <w:sz w:val="20"/>
                <w:rPrChange w:id="2102" w:author="Gonzalo Franetovic" w:date="2023-08-10T16:49:00Z">
                  <w:rPr>
                    <w:rStyle w:val="Hipervnculo"/>
                  </w:rPr>
                </w:rPrChange>
              </w:rPr>
              <w:t>https://doi.org/10.2307/2096095</w:t>
            </w:r>
            <w:r w:rsidRPr="007B1472">
              <w:rPr>
                <w:color w:val="000000"/>
                <w:sz w:val="20"/>
                <w:rPrChange w:id="2103" w:author="Gonzalo Franetovic" w:date="2023-08-10T16:49:00Z">
                  <w:rPr/>
                </w:rPrChange>
              </w:rPr>
              <w:fldChar w:fldCharType="end"/>
            </w:r>
          </w:ins>
        </w:p>
        <w:p w14:paraId="171C5CC5" w14:textId="77777777" w:rsidR="007B1472" w:rsidRPr="007B1472" w:rsidRDefault="007B1472">
          <w:pPr>
            <w:pStyle w:val="bibliography"/>
            <w:ind w:left="300" w:hanging="300"/>
            <w:divId w:val="2055737988"/>
            <w:rPr>
              <w:ins w:id="2104" w:author="Gonzalo Franetovic" w:date="2023-08-10T16:49:00Z"/>
              <w:color w:val="000000"/>
              <w:sz w:val="20"/>
              <w:rPrChange w:id="2105" w:author="Gonzalo Franetovic" w:date="2023-08-10T16:49:00Z">
                <w:rPr>
                  <w:ins w:id="2106" w:author="Gonzalo Franetovic" w:date="2023-08-10T16:49:00Z"/>
                </w:rPr>
              </w:rPrChange>
            </w:rPr>
          </w:pPr>
          <w:proofErr w:type="spellStart"/>
          <w:ins w:id="2107" w:author="Gonzalo Franetovic" w:date="2023-08-10T16:49:00Z">
            <w:r w:rsidRPr="007B1472">
              <w:rPr>
                <w:color w:val="000000"/>
                <w:sz w:val="20"/>
                <w:rPrChange w:id="2108" w:author="Gonzalo Franetovic" w:date="2023-08-10T16:49:00Z">
                  <w:rPr/>
                </w:rPrChange>
              </w:rPr>
              <w:t>Finseraas</w:t>
            </w:r>
            <w:proofErr w:type="spellEnd"/>
            <w:r w:rsidRPr="007B1472">
              <w:rPr>
                <w:color w:val="000000"/>
                <w:sz w:val="20"/>
                <w:rPrChange w:id="2109" w:author="Gonzalo Franetovic" w:date="2023-08-10T16:49:00Z">
                  <w:rPr/>
                </w:rPrChange>
              </w:rPr>
              <w:t xml:space="preserve">, H. (2009). </w:t>
            </w:r>
            <w:r w:rsidRPr="007B1472">
              <w:rPr>
                <w:i/>
                <w:iCs/>
                <w:color w:val="000000"/>
                <w:sz w:val="20"/>
                <w:rPrChange w:id="2110" w:author="Gonzalo Franetovic" w:date="2023-08-10T16:49:00Z">
                  <w:rPr>
                    <w:i/>
                    <w:iCs/>
                  </w:rPr>
                </w:rPrChange>
              </w:rPr>
              <w:t>Income Inequality and Demand for Redistribution: A Multilevel Analysis of European Public Opinion</w:t>
            </w:r>
            <w:r w:rsidRPr="007B1472">
              <w:rPr>
                <w:color w:val="000000"/>
                <w:sz w:val="20"/>
                <w:rPrChange w:id="2111" w:author="Gonzalo Franetovic" w:date="2023-08-10T16:49:00Z">
                  <w:rPr/>
                </w:rPrChange>
              </w:rPr>
              <w:t xml:space="preserve">. </w:t>
            </w:r>
            <w:r w:rsidRPr="007B1472">
              <w:rPr>
                <w:i/>
                <w:iCs/>
                <w:color w:val="000000"/>
                <w:sz w:val="20"/>
                <w:rPrChange w:id="2112" w:author="Gonzalo Franetovic" w:date="2023-08-10T16:49:00Z">
                  <w:rPr>
                    <w:i/>
                    <w:iCs/>
                  </w:rPr>
                </w:rPrChange>
              </w:rPr>
              <w:t>32</w:t>
            </w:r>
            <w:r w:rsidRPr="007B1472">
              <w:rPr>
                <w:color w:val="000000"/>
                <w:sz w:val="20"/>
                <w:rPrChange w:id="2113" w:author="Gonzalo Franetovic" w:date="2023-08-10T16:49:00Z">
                  <w:rPr/>
                </w:rPrChange>
              </w:rPr>
              <w:t xml:space="preserve">, 94–119. </w:t>
            </w:r>
            <w:r w:rsidRPr="007B1472">
              <w:rPr>
                <w:color w:val="000000"/>
                <w:sz w:val="20"/>
                <w:rPrChange w:id="2114" w:author="Gonzalo Franetovic" w:date="2023-08-10T16:49:00Z">
                  <w:rPr/>
                </w:rPrChange>
              </w:rPr>
              <w:fldChar w:fldCharType="begin"/>
            </w:r>
            <w:r w:rsidRPr="007B1472">
              <w:rPr>
                <w:color w:val="000000"/>
                <w:sz w:val="20"/>
                <w:rPrChange w:id="2115" w:author="Gonzalo Franetovic" w:date="2023-08-10T16:49:00Z">
                  <w:rPr/>
                </w:rPrChange>
              </w:rPr>
              <w:instrText>HYPERLINK "https://doi.org/10.1111/j.1467-9477.2008.00211.x"</w:instrText>
            </w:r>
            <w:r w:rsidRPr="007B1472">
              <w:rPr>
                <w:color w:val="000000"/>
                <w:sz w:val="20"/>
                <w:rPrChange w:id="2116" w:author="Gonzalo Franetovic" w:date="2023-08-10T16:49:00Z">
                  <w:rPr/>
                </w:rPrChange>
              </w:rPr>
            </w:r>
            <w:r w:rsidRPr="007B1472">
              <w:rPr>
                <w:color w:val="000000"/>
                <w:sz w:val="20"/>
                <w:rPrChange w:id="2117" w:author="Gonzalo Franetovic" w:date="2023-08-10T16:49:00Z">
                  <w:rPr/>
                </w:rPrChange>
              </w:rPr>
              <w:fldChar w:fldCharType="separate"/>
            </w:r>
            <w:r w:rsidRPr="007B1472">
              <w:rPr>
                <w:rStyle w:val="Hipervnculo"/>
                <w:color w:val="000000"/>
                <w:sz w:val="20"/>
                <w:rPrChange w:id="2118" w:author="Gonzalo Franetovic" w:date="2023-08-10T16:49:00Z">
                  <w:rPr>
                    <w:rStyle w:val="Hipervnculo"/>
                  </w:rPr>
                </w:rPrChange>
              </w:rPr>
              <w:t>https://doi.org/10.1111/j.1467-9477.2008.00211.x</w:t>
            </w:r>
            <w:r w:rsidRPr="007B1472">
              <w:rPr>
                <w:color w:val="000000"/>
                <w:sz w:val="20"/>
                <w:rPrChange w:id="2119" w:author="Gonzalo Franetovic" w:date="2023-08-10T16:49:00Z">
                  <w:rPr/>
                </w:rPrChange>
              </w:rPr>
              <w:fldChar w:fldCharType="end"/>
            </w:r>
          </w:ins>
        </w:p>
        <w:p w14:paraId="361FBF45" w14:textId="77777777" w:rsidR="007B1472" w:rsidRPr="007B1472" w:rsidRDefault="007B1472">
          <w:pPr>
            <w:pStyle w:val="bibliography"/>
            <w:ind w:left="300" w:hanging="300"/>
            <w:divId w:val="2055737988"/>
            <w:rPr>
              <w:ins w:id="2120" w:author="Gonzalo Franetovic" w:date="2023-08-10T16:49:00Z"/>
              <w:color w:val="000000"/>
              <w:sz w:val="20"/>
              <w:rPrChange w:id="2121" w:author="Gonzalo Franetovic" w:date="2023-08-10T16:49:00Z">
                <w:rPr>
                  <w:ins w:id="2122" w:author="Gonzalo Franetovic" w:date="2023-08-10T16:49:00Z"/>
                </w:rPr>
              </w:rPrChange>
            </w:rPr>
          </w:pPr>
          <w:ins w:id="2123" w:author="Gonzalo Franetovic" w:date="2023-08-10T16:49:00Z">
            <w:r w:rsidRPr="007B1472">
              <w:rPr>
                <w:color w:val="000000"/>
                <w:sz w:val="20"/>
                <w:rPrChange w:id="2124" w:author="Gonzalo Franetovic" w:date="2023-08-10T16:49:00Z">
                  <w:rPr/>
                </w:rPrChange>
              </w:rPr>
              <w:t xml:space="preserve">Franetovic, G., &amp; Castillo, J.-C. (2021). Preferences for Income Redistribution in Unequal Contexts: Changes in Latin America Between 2008 and 2018. </w:t>
            </w:r>
            <w:r w:rsidRPr="007B1472">
              <w:rPr>
                <w:i/>
                <w:iCs/>
                <w:color w:val="000000"/>
                <w:sz w:val="20"/>
                <w:rPrChange w:id="2125" w:author="Gonzalo Franetovic" w:date="2023-08-10T16:49:00Z">
                  <w:rPr>
                    <w:i/>
                    <w:iCs/>
                  </w:rPr>
                </w:rPrChange>
              </w:rPr>
              <w:t>Frontiers in Sociology</w:t>
            </w:r>
            <w:r w:rsidRPr="007B1472">
              <w:rPr>
                <w:color w:val="000000"/>
                <w:sz w:val="20"/>
                <w:rPrChange w:id="2126" w:author="Gonzalo Franetovic" w:date="2023-08-10T16:49:00Z">
                  <w:rPr/>
                </w:rPrChange>
              </w:rPr>
              <w:t xml:space="preserve">, </w:t>
            </w:r>
            <w:r w:rsidRPr="007B1472">
              <w:rPr>
                <w:i/>
                <w:iCs/>
                <w:color w:val="000000"/>
                <w:sz w:val="20"/>
                <w:rPrChange w:id="2127" w:author="Gonzalo Franetovic" w:date="2023-08-10T16:49:00Z">
                  <w:rPr>
                    <w:i/>
                    <w:iCs/>
                  </w:rPr>
                </w:rPrChange>
              </w:rPr>
              <w:t>7</w:t>
            </w:r>
            <w:r w:rsidRPr="007B1472">
              <w:rPr>
                <w:color w:val="000000"/>
                <w:sz w:val="20"/>
                <w:rPrChange w:id="2128" w:author="Gonzalo Franetovic" w:date="2023-08-10T16:49:00Z">
                  <w:rPr/>
                </w:rPrChange>
              </w:rPr>
              <w:t xml:space="preserve">, 806458. </w:t>
            </w:r>
            <w:r w:rsidRPr="007B1472">
              <w:rPr>
                <w:color w:val="000000"/>
                <w:sz w:val="20"/>
                <w:rPrChange w:id="2129" w:author="Gonzalo Franetovic" w:date="2023-08-10T16:49:00Z">
                  <w:rPr/>
                </w:rPrChange>
              </w:rPr>
              <w:fldChar w:fldCharType="begin"/>
            </w:r>
            <w:r w:rsidRPr="007B1472">
              <w:rPr>
                <w:color w:val="000000"/>
                <w:sz w:val="20"/>
                <w:rPrChange w:id="2130" w:author="Gonzalo Franetovic" w:date="2023-08-10T16:49:00Z">
                  <w:rPr/>
                </w:rPrChange>
              </w:rPr>
              <w:instrText>HYPERLINK "https://doi.org/10.3389/fsoc.2022.806458"</w:instrText>
            </w:r>
            <w:r w:rsidRPr="007B1472">
              <w:rPr>
                <w:color w:val="000000"/>
                <w:sz w:val="20"/>
                <w:rPrChange w:id="2131" w:author="Gonzalo Franetovic" w:date="2023-08-10T16:49:00Z">
                  <w:rPr/>
                </w:rPrChange>
              </w:rPr>
            </w:r>
            <w:r w:rsidRPr="007B1472">
              <w:rPr>
                <w:color w:val="000000"/>
                <w:sz w:val="20"/>
                <w:rPrChange w:id="2132" w:author="Gonzalo Franetovic" w:date="2023-08-10T16:49:00Z">
                  <w:rPr/>
                </w:rPrChange>
              </w:rPr>
              <w:fldChar w:fldCharType="separate"/>
            </w:r>
            <w:r w:rsidRPr="007B1472">
              <w:rPr>
                <w:rStyle w:val="Hipervnculo"/>
                <w:color w:val="000000"/>
                <w:sz w:val="20"/>
                <w:rPrChange w:id="2133" w:author="Gonzalo Franetovic" w:date="2023-08-10T16:49:00Z">
                  <w:rPr>
                    <w:rStyle w:val="Hipervnculo"/>
                  </w:rPr>
                </w:rPrChange>
              </w:rPr>
              <w:t>https://doi.org/10.3389/fsoc.2022.806458</w:t>
            </w:r>
            <w:r w:rsidRPr="007B1472">
              <w:rPr>
                <w:color w:val="000000"/>
                <w:sz w:val="20"/>
                <w:rPrChange w:id="2134" w:author="Gonzalo Franetovic" w:date="2023-08-10T16:49:00Z">
                  <w:rPr/>
                </w:rPrChange>
              </w:rPr>
              <w:fldChar w:fldCharType="end"/>
            </w:r>
          </w:ins>
        </w:p>
        <w:p w14:paraId="7AF97B67" w14:textId="77777777" w:rsidR="007B1472" w:rsidRPr="007B1472" w:rsidRDefault="007B1472">
          <w:pPr>
            <w:pStyle w:val="bibliography"/>
            <w:ind w:left="300" w:hanging="300"/>
            <w:divId w:val="2055737988"/>
            <w:rPr>
              <w:ins w:id="2135" w:author="Gonzalo Franetovic" w:date="2023-08-10T16:49:00Z"/>
              <w:color w:val="000000"/>
              <w:sz w:val="20"/>
              <w:rPrChange w:id="2136" w:author="Gonzalo Franetovic" w:date="2023-08-10T16:49:00Z">
                <w:rPr>
                  <w:ins w:id="2137" w:author="Gonzalo Franetovic" w:date="2023-08-10T16:49:00Z"/>
                </w:rPr>
              </w:rPrChange>
            </w:rPr>
          </w:pPr>
          <w:ins w:id="2138" w:author="Gonzalo Franetovic" w:date="2023-08-10T16:49:00Z">
            <w:r w:rsidRPr="007B1472">
              <w:rPr>
                <w:color w:val="000000"/>
                <w:sz w:val="20"/>
                <w:rPrChange w:id="2139" w:author="Gonzalo Franetovic" w:date="2023-08-10T16:49:00Z">
                  <w:rPr/>
                </w:rPrChange>
              </w:rPr>
              <w:t xml:space="preserve">Franko, W., Tolbert, C. J., &amp; Witko, C. (2013). Inequality, Self-Interest, and Public Support for “Robin Hood” Tax Policies. </w:t>
            </w:r>
            <w:r w:rsidRPr="007B1472">
              <w:rPr>
                <w:i/>
                <w:iCs/>
                <w:color w:val="000000"/>
                <w:sz w:val="20"/>
                <w:rPrChange w:id="2140" w:author="Gonzalo Franetovic" w:date="2023-08-10T16:49:00Z">
                  <w:rPr>
                    <w:i/>
                    <w:iCs/>
                  </w:rPr>
                </w:rPrChange>
              </w:rPr>
              <w:t>Political Research Quarterly</w:t>
            </w:r>
            <w:r w:rsidRPr="007B1472">
              <w:rPr>
                <w:color w:val="000000"/>
                <w:sz w:val="20"/>
                <w:rPrChange w:id="2141" w:author="Gonzalo Franetovic" w:date="2023-08-10T16:49:00Z">
                  <w:rPr/>
                </w:rPrChange>
              </w:rPr>
              <w:t xml:space="preserve">, </w:t>
            </w:r>
            <w:r w:rsidRPr="007B1472">
              <w:rPr>
                <w:i/>
                <w:iCs/>
                <w:color w:val="000000"/>
                <w:sz w:val="20"/>
                <w:rPrChange w:id="2142" w:author="Gonzalo Franetovic" w:date="2023-08-10T16:49:00Z">
                  <w:rPr>
                    <w:i/>
                    <w:iCs/>
                  </w:rPr>
                </w:rPrChange>
              </w:rPr>
              <w:t>66</w:t>
            </w:r>
            <w:r w:rsidRPr="007B1472">
              <w:rPr>
                <w:color w:val="000000"/>
                <w:sz w:val="20"/>
                <w:rPrChange w:id="2143" w:author="Gonzalo Franetovic" w:date="2023-08-10T16:49:00Z">
                  <w:rPr/>
                </w:rPrChange>
              </w:rPr>
              <w:t xml:space="preserve">(4), 923–937. </w:t>
            </w:r>
            <w:r w:rsidRPr="007B1472">
              <w:rPr>
                <w:color w:val="000000"/>
                <w:sz w:val="20"/>
                <w:rPrChange w:id="2144" w:author="Gonzalo Franetovic" w:date="2023-08-10T16:49:00Z">
                  <w:rPr/>
                </w:rPrChange>
              </w:rPr>
              <w:fldChar w:fldCharType="begin"/>
            </w:r>
            <w:r w:rsidRPr="007B1472">
              <w:rPr>
                <w:color w:val="000000"/>
                <w:sz w:val="20"/>
                <w:rPrChange w:id="2145" w:author="Gonzalo Franetovic" w:date="2023-08-10T16:49:00Z">
                  <w:rPr/>
                </w:rPrChange>
              </w:rPr>
              <w:instrText>HYPERLINK "https://doi.org/10.1177/1065912913485441"</w:instrText>
            </w:r>
            <w:r w:rsidRPr="007B1472">
              <w:rPr>
                <w:color w:val="000000"/>
                <w:sz w:val="20"/>
                <w:rPrChange w:id="2146" w:author="Gonzalo Franetovic" w:date="2023-08-10T16:49:00Z">
                  <w:rPr/>
                </w:rPrChange>
              </w:rPr>
            </w:r>
            <w:r w:rsidRPr="007B1472">
              <w:rPr>
                <w:color w:val="000000"/>
                <w:sz w:val="20"/>
                <w:rPrChange w:id="2147" w:author="Gonzalo Franetovic" w:date="2023-08-10T16:49:00Z">
                  <w:rPr/>
                </w:rPrChange>
              </w:rPr>
              <w:fldChar w:fldCharType="separate"/>
            </w:r>
            <w:r w:rsidRPr="007B1472">
              <w:rPr>
                <w:rStyle w:val="Hipervnculo"/>
                <w:color w:val="000000"/>
                <w:sz w:val="20"/>
                <w:rPrChange w:id="2148" w:author="Gonzalo Franetovic" w:date="2023-08-10T16:49:00Z">
                  <w:rPr>
                    <w:rStyle w:val="Hipervnculo"/>
                  </w:rPr>
                </w:rPrChange>
              </w:rPr>
              <w:t>https://doi.org/10.1177/1065912913485441</w:t>
            </w:r>
            <w:r w:rsidRPr="007B1472">
              <w:rPr>
                <w:color w:val="000000"/>
                <w:sz w:val="20"/>
                <w:rPrChange w:id="2149" w:author="Gonzalo Franetovic" w:date="2023-08-10T16:49:00Z">
                  <w:rPr/>
                </w:rPrChange>
              </w:rPr>
              <w:fldChar w:fldCharType="end"/>
            </w:r>
          </w:ins>
        </w:p>
        <w:p w14:paraId="5000073E" w14:textId="77777777" w:rsidR="007B1472" w:rsidRPr="007B1472" w:rsidRDefault="007B1472">
          <w:pPr>
            <w:pStyle w:val="bibliography"/>
            <w:ind w:left="300" w:hanging="300"/>
            <w:divId w:val="2055737988"/>
            <w:rPr>
              <w:ins w:id="2150" w:author="Gonzalo Franetovic" w:date="2023-08-10T16:49:00Z"/>
              <w:color w:val="000000"/>
              <w:sz w:val="20"/>
              <w:rPrChange w:id="2151" w:author="Gonzalo Franetovic" w:date="2023-08-10T16:49:00Z">
                <w:rPr>
                  <w:ins w:id="2152" w:author="Gonzalo Franetovic" w:date="2023-08-10T16:49:00Z"/>
                </w:rPr>
              </w:rPrChange>
            </w:rPr>
          </w:pPr>
          <w:proofErr w:type="spellStart"/>
          <w:ins w:id="2153" w:author="Gonzalo Franetovic" w:date="2023-08-10T16:49:00Z">
            <w:r w:rsidRPr="007B1472">
              <w:rPr>
                <w:color w:val="000000"/>
                <w:sz w:val="20"/>
                <w:rPrChange w:id="2154" w:author="Gonzalo Franetovic" w:date="2023-08-10T16:49:00Z">
                  <w:rPr/>
                </w:rPrChange>
              </w:rPr>
              <w:t>Garretón</w:t>
            </w:r>
            <w:proofErr w:type="spellEnd"/>
            <w:r w:rsidRPr="007B1472">
              <w:rPr>
                <w:color w:val="000000"/>
                <w:sz w:val="20"/>
                <w:rPrChange w:id="2155" w:author="Gonzalo Franetovic" w:date="2023-08-10T16:49:00Z">
                  <w:rPr/>
                </w:rPrChange>
              </w:rPr>
              <w:t xml:space="preserve">, M. A., &amp; </w:t>
            </w:r>
            <w:proofErr w:type="spellStart"/>
            <w:r w:rsidRPr="007B1472">
              <w:rPr>
                <w:color w:val="000000"/>
                <w:sz w:val="20"/>
                <w:rPrChange w:id="2156" w:author="Gonzalo Franetovic" w:date="2023-08-10T16:49:00Z">
                  <w:rPr/>
                </w:rPrChange>
              </w:rPr>
              <w:t>Cumsille</w:t>
            </w:r>
            <w:proofErr w:type="spellEnd"/>
            <w:r w:rsidRPr="007B1472">
              <w:rPr>
                <w:color w:val="000000"/>
                <w:sz w:val="20"/>
                <w:rPrChange w:id="2157" w:author="Gonzalo Franetovic" w:date="2023-08-10T16:49:00Z">
                  <w:rPr/>
                </w:rPrChange>
              </w:rPr>
              <w:t xml:space="preserve">, G. (2000). Las </w:t>
            </w:r>
            <w:proofErr w:type="spellStart"/>
            <w:r w:rsidRPr="007B1472">
              <w:rPr>
                <w:color w:val="000000"/>
                <w:sz w:val="20"/>
                <w:rPrChange w:id="2158" w:author="Gonzalo Franetovic" w:date="2023-08-10T16:49:00Z">
                  <w:rPr/>
                </w:rPrChange>
              </w:rPr>
              <w:t>percepciones</w:t>
            </w:r>
            <w:proofErr w:type="spellEnd"/>
            <w:r w:rsidRPr="007B1472">
              <w:rPr>
                <w:color w:val="000000"/>
                <w:sz w:val="20"/>
                <w:rPrChange w:id="2159" w:author="Gonzalo Franetovic" w:date="2023-08-10T16:49:00Z">
                  <w:rPr/>
                </w:rPrChange>
              </w:rPr>
              <w:t xml:space="preserve"> de la </w:t>
            </w:r>
            <w:proofErr w:type="spellStart"/>
            <w:r w:rsidRPr="007B1472">
              <w:rPr>
                <w:color w:val="000000"/>
                <w:sz w:val="20"/>
                <w:rPrChange w:id="2160" w:author="Gonzalo Franetovic" w:date="2023-08-10T16:49:00Z">
                  <w:rPr/>
                </w:rPrChange>
              </w:rPr>
              <w:t>desigualdad</w:t>
            </w:r>
            <w:proofErr w:type="spellEnd"/>
            <w:r w:rsidRPr="007B1472">
              <w:rPr>
                <w:color w:val="000000"/>
                <w:sz w:val="20"/>
                <w:rPrChange w:id="2161" w:author="Gonzalo Franetovic" w:date="2023-08-10T16:49:00Z">
                  <w:rPr/>
                </w:rPrChange>
              </w:rPr>
              <w:t xml:space="preserve"> </w:t>
            </w:r>
            <w:proofErr w:type="spellStart"/>
            <w:r w:rsidRPr="007B1472">
              <w:rPr>
                <w:color w:val="000000"/>
                <w:sz w:val="20"/>
                <w:rPrChange w:id="2162" w:author="Gonzalo Franetovic" w:date="2023-08-10T16:49:00Z">
                  <w:rPr/>
                </w:rPrChange>
              </w:rPr>
              <w:t>en</w:t>
            </w:r>
            <w:proofErr w:type="spellEnd"/>
            <w:r w:rsidRPr="007B1472">
              <w:rPr>
                <w:color w:val="000000"/>
                <w:sz w:val="20"/>
                <w:rPrChange w:id="2163" w:author="Gonzalo Franetovic" w:date="2023-08-10T16:49:00Z">
                  <w:rPr/>
                </w:rPrChange>
              </w:rPr>
              <w:t xml:space="preserve"> Chile. </w:t>
            </w:r>
            <w:proofErr w:type="spellStart"/>
            <w:r w:rsidRPr="007B1472">
              <w:rPr>
                <w:i/>
                <w:iCs/>
                <w:color w:val="000000"/>
                <w:sz w:val="20"/>
                <w:rPrChange w:id="2164" w:author="Gonzalo Franetovic" w:date="2023-08-10T16:49:00Z">
                  <w:rPr>
                    <w:i/>
                    <w:iCs/>
                  </w:rPr>
                </w:rPrChange>
              </w:rPr>
              <w:t>Proposiciones</w:t>
            </w:r>
            <w:proofErr w:type="spellEnd"/>
            <w:r w:rsidRPr="007B1472">
              <w:rPr>
                <w:color w:val="000000"/>
                <w:sz w:val="20"/>
                <w:rPrChange w:id="2165" w:author="Gonzalo Franetovic" w:date="2023-08-10T16:49:00Z">
                  <w:rPr/>
                </w:rPrChange>
              </w:rPr>
              <w:t xml:space="preserve">, </w:t>
            </w:r>
            <w:r w:rsidRPr="007B1472">
              <w:rPr>
                <w:i/>
                <w:iCs/>
                <w:color w:val="000000"/>
                <w:sz w:val="20"/>
                <w:rPrChange w:id="2166" w:author="Gonzalo Franetovic" w:date="2023-08-10T16:49:00Z">
                  <w:rPr>
                    <w:i/>
                    <w:iCs/>
                  </w:rPr>
                </w:rPrChange>
              </w:rPr>
              <w:t>34</w:t>
            </w:r>
            <w:r w:rsidRPr="007B1472">
              <w:rPr>
                <w:color w:val="000000"/>
                <w:sz w:val="20"/>
                <w:rPrChange w:id="2167" w:author="Gonzalo Franetovic" w:date="2023-08-10T16:49:00Z">
                  <w:rPr/>
                </w:rPrChange>
              </w:rPr>
              <w:t>, 9.</w:t>
            </w:r>
          </w:ins>
        </w:p>
        <w:p w14:paraId="2C22B3DC" w14:textId="77777777" w:rsidR="007B1472" w:rsidRPr="007B1472" w:rsidRDefault="007B1472">
          <w:pPr>
            <w:pStyle w:val="bibliography"/>
            <w:ind w:left="300" w:hanging="300"/>
            <w:divId w:val="2055737988"/>
            <w:rPr>
              <w:ins w:id="2168" w:author="Gonzalo Franetovic" w:date="2023-08-10T16:49:00Z"/>
              <w:color w:val="000000"/>
              <w:sz w:val="20"/>
              <w:rPrChange w:id="2169" w:author="Gonzalo Franetovic" w:date="2023-08-10T16:49:00Z">
                <w:rPr>
                  <w:ins w:id="2170" w:author="Gonzalo Franetovic" w:date="2023-08-10T16:49:00Z"/>
                </w:rPr>
              </w:rPrChange>
            </w:rPr>
          </w:pPr>
          <w:ins w:id="2171" w:author="Gonzalo Franetovic" w:date="2023-08-10T16:49:00Z">
            <w:r w:rsidRPr="007B1472">
              <w:rPr>
                <w:color w:val="000000"/>
                <w:sz w:val="20"/>
                <w:rPrChange w:id="2172" w:author="Gonzalo Franetovic" w:date="2023-08-10T16:49:00Z">
                  <w:rPr/>
                </w:rPrChange>
              </w:rPr>
              <w:t xml:space="preserve">Hunt, M. O. (1996). The Individual, Society, or Both? A Comparison of Black, Latino, and White Beliefs about the Causes of Poverty. </w:t>
            </w:r>
            <w:r w:rsidRPr="007B1472">
              <w:rPr>
                <w:i/>
                <w:iCs/>
                <w:color w:val="000000"/>
                <w:sz w:val="20"/>
                <w:rPrChange w:id="2173" w:author="Gonzalo Franetovic" w:date="2023-08-10T16:49:00Z">
                  <w:rPr>
                    <w:i/>
                    <w:iCs/>
                  </w:rPr>
                </w:rPrChange>
              </w:rPr>
              <w:t>Social Forces</w:t>
            </w:r>
            <w:r w:rsidRPr="007B1472">
              <w:rPr>
                <w:color w:val="000000"/>
                <w:sz w:val="20"/>
                <w:rPrChange w:id="2174" w:author="Gonzalo Franetovic" w:date="2023-08-10T16:49:00Z">
                  <w:rPr/>
                </w:rPrChange>
              </w:rPr>
              <w:t xml:space="preserve">, </w:t>
            </w:r>
            <w:r w:rsidRPr="007B1472">
              <w:rPr>
                <w:i/>
                <w:iCs/>
                <w:color w:val="000000"/>
                <w:sz w:val="20"/>
                <w:rPrChange w:id="2175" w:author="Gonzalo Franetovic" w:date="2023-08-10T16:49:00Z">
                  <w:rPr>
                    <w:i/>
                    <w:iCs/>
                  </w:rPr>
                </w:rPrChange>
              </w:rPr>
              <w:t>75</w:t>
            </w:r>
            <w:r w:rsidRPr="007B1472">
              <w:rPr>
                <w:color w:val="000000"/>
                <w:sz w:val="20"/>
                <w:rPrChange w:id="2176" w:author="Gonzalo Franetovic" w:date="2023-08-10T16:49:00Z">
                  <w:rPr/>
                </w:rPrChange>
              </w:rPr>
              <w:t xml:space="preserve">(1), 293. </w:t>
            </w:r>
            <w:r w:rsidRPr="007B1472">
              <w:rPr>
                <w:color w:val="000000"/>
                <w:sz w:val="20"/>
                <w:rPrChange w:id="2177" w:author="Gonzalo Franetovic" w:date="2023-08-10T16:49:00Z">
                  <w:rPr/>
                </w:rPrChange>
              </w:rPr>
              <w:fldChar w:fldCharType="begin"/>
            </w:r>
            <w:r w:rsidRPr="007B1472">
              <w:rPr>
                <w:color w:val="000000"/>
                <w:sz w:val="20"/>
                <w:rPrChange w:id="2178" w:author="Gonzalo Franetovic" w:date="2023-08-10T16:49:00Z">
                  <w:rPr/>
                </w:rPrChange>
              </w:rPr>
              <w:instrText>HYPERLINK "https://doi.org/10.2307/2580766"</w:instrText>
            </w:r>
            <w:r w:rsidRPr="007B1472">
              <w:rPr>
                <w:color w:val="000000"/>
                <w:sz w:val="20"/>
                <w:rPrChange w:id="2179" w:author="Gonzalo Franetovic" w:date="2023-08-10T16:49:00Z">
                  <w:rPr/>
                </w:rPrChange>
              </w:rPr>
            </w:r>
            <w:r w:rsidRPr="007B1472">
              <w:rPr>
                <w:color w:val="000000"/>
                <w:sz w:val="20"/>
                <w:rPrChange w:id="2180" w:author="Gonzalo Franetovic" w:date="2023-08-10T16:49:00Z">
                  <w:rPr/>
                </w:rPrChange>
              </w:rPr>
              <w:fldChar w:fldCharType="separate"/>
            </w:r>
            <w:r w:rsidRPr="007B1472">
              <w:rPr>
                <w:rStyle w:val="Hipervnculo"/>
                <w:color w:val="000000"/>
                <w:sz w:val="20"/>
                <w:rPrChange w:id="2181" w:author="Gonzalo Franetovic" w:date="2023-08-10T16:49:00Z">
                  <w:rPr>
                    <w:rStyle w:val="Hipervnculo"/>
                  </w:rPr>
                </w:rPrChange>
              </w:rPr>
              <w:t>https://doi.org/10.2307/2580766</w:t>
            </w:r>
            <w:r w:rsidRPr="007B1472">
              <w:rPr>
                <w:color w:val="000000"/>
                <w:sz w:val="20"/>
                <w:rPrChange w:id="2182" w:author="Gonzalo Franetovic" w:date="2023-08-10T16:49:00Z">
                  <w:rPr/>
                </w:rPrChange>
              </w:rPr>
              <w:fldChar w:fldCharType="end"/>
            </w:r>
          </w:ins>
        </w:p>
        <w:p w14:paraId="4A5ACCB2" w14:textId="77777777" w:rsidR="007B1472" w:rsidRPr="007B1472" w:rsidRDefault="007B1472">
          <w:pPr>
            <w:pStyle w:val="bibliography"/>
            <w:ind w:left="300" w:hanging="300"/>
            <w:divId w:val="2055737988"/>
            <w:rPr>
              <w:ins w:id="2183" w:author="Gonzalo Franetovic" w:date="2023-08-10T16:49:00Z"/>
              <w:color w:val="000000"/>
              <w:sz w:val="20"/>
              <w:rPrChange w:id="2184" w:author="Gonzalo Franetovic" w:date="2023-08-10T16:49:00Z">
                <w:rPr>
                  <w:ins w:id="2185" w:author="Gonzalo Franetovic" w:date="2023-08-10T16:49:00Z"/>
                </w:rPr>
              </w:rPrChange>
            </w:rPr>
          </w:pPr>
          <w:ins w:id="2186" w:author="Gonzalo Franetovic" w:date="2023-08-10T16:49:00Z">
            <w:r w:rsidRPr="007B1472">
              <w:rPr>
                <w:color w:val="000000"/>
                <w:sz w:val="20"/>
                <w:rPrChange w:id="2187" w:author="Gonzalo Franetovic" w:date="2023-08-10T16:49:00Z">
                  <w:rPr/>
                </w:rPrChange>
              </w:rPr>
              <w:lastRenderedPageBreak/>
              <w:t xml:space="preserve">Kluegel, J. R., &amp; Smith, E. R. (1986). </w:t>
            </w:r>
            <w:r w:rsidRPr="007B1472">
              <w:rPr>
                <w:i/>
                <w:iCs/>
                <w:color w:val="000000"/>
                <w:sz w:val="20"/>
                <w:rPrChange w:id="2188" w:author="Gonzalo Franetovic" w:date="2023-08-10T16:49:00Z">
                  <w:rPr>
                    <w:i/>
                    <w:iCs/>
                  </w:rPr>
                </w:rPrChange>
              </w:rPr>
              <w:t>Beliefs about inequality: Americans’ views of what is and what ought to be.</w:t>
            </w:r>
          </w:ins>
        </w:p>
        <w:p w14:paraId="186BB756" w14:textId="77777777" w:rsidR="007B1472" w:rsidRPr="007B1472" w:rsidRDefault="007B1472">
          <w:pPr>
            <w:pStyle w:val="bibliography"/>
            <w:ind w:left="300" w:hanging="300"/>
            <w:divId w:val="2055737988"/>
            <w:rPr>
              <w:ins w:id="2189" w:author="Gonzalo Franetovic" w:date="2023-08-10T16:49:00Z"/>
              <w:color w:val="000000"/>
              <w:sz w:val="20"/>
              <w:rPrChange w:id="2190" w:author="Gonzalo Franetovic" w:date="2023-08-10T16:49:00Z">
                <w:rPr>
                  <w:ins w:id="2191" w:author="Gonzalo Franetovic" w:date="2023-08-10T16:49:00Z"/>
                </w:rPr>
              </w:rPrChange>
            </w:rPr>
          </w:pPr>
          <w:ins w:id="2192" w:author="Gonzalo Franetovic" w:date="2023-08-10T16:49:00Z">
            <w:r w:rsidRPr="007B1472">
              <w:rPr>
                <w:color w:val="000000"/>
                <w:sz w:val="20"/>
                <w:rPrChange w:id="2193" w:author="Gonzalo Franetovic" w:date="2023-08-10T16:49:00Z">
                  <w:rPr/>
                </w:rPrChange>
              </w:rPr>
              <w:t xml:space="preserve">Lindh, A., Andersson, A. B., &amp; Volker, B. (2021). The Missing Link: Network Influences on Class Divides in Political Attitudes. </w:t>
            </w:r>
            <w:r w:rsidRPr="007B1472">
              <w:rPr>
                <w:i/>
                <w:iCs/>
                <w:color w:val="000000"/>
                <w:sz w:val="20"/>
                <w:rPrChange w:id="2194" w:author="Gonzalo Franetovic" w:date="2023-08-10T16:49:00Z">
                  <w:rPr>
                    <w:i/>
                    <w:iCs/>
                  </w:rPr>
                </w:rPrChange>
              </w:rPr>
              <w:t>European Sociological Review</w:t>
            </w:r>
            <w:r w:rsidRPr="007B1472">
              <w:rPr>
                <w:color w:val="000000"/>
                <w:sz w:val="20"/>
                <w:rPrChange w:id="2195" w:author="Gonzalo Franetovic" w:date="2023-08-10T16:49:00Z">
                  <w:rPr/>
                </w:rPrChange>
              </w:rPr>
              <w:t xml:space="preserve">, </w:t>
            </w:r>
            <w:r w:rsidRPr="007B1472">
              <w:rPr>
                <w:i/>
                <w:iCs/>
                <w:color w:val="000000"/>
                <w:sz w:val="20"/>
                <w:rPrChange w:id="2196" w:author="Gonzalo Franetovic" w:date="2023-08-10T16:49:00Z">
                  <w:rPr>
                    <w:i/>
                    <w:iCs/>
                  </w:rPr>
                </w:rPrChange>
              </w:rPr>
              <w:t>37</w:t>
            </w:r>
            <w:r w:rsidRPr="007B1472">
              <w:rPr>
                <w:color w:val="000000"/>
                <w:sz w:val="20"/>
                <w:rPrChange w:id="2197" w:author="Gonzalo Franetovic" w:date="2023-08-10T16:49:00Z">
                  <w:rPr/>
                </w:rPrChange>
              </w:rPr>
              <w:t xml:space="preserve">(5), 695–712. </w:t>
            </w:r>
            <w:r w:rsidRPr="007B1472">
              <w:rPr>
                <w:color w:val="000000"/>
                <w:sz w:val="20"/>
                <w:rPrChange w:id="2198" w:author="Gonzalo Franetovic" w:date="2023-08-10T16:49:00Z">
                  <w:rPr/>
                </w:rPrChange>
              </w:rPr>
              <w:fldChar w:fldCharType="begin"/>
            </w:r>
            <w:r w:rsidRPr="007B1472">
              <w:rPr>
                <w:color w:val="000000"/>
                <w:sz w:val="20"/>
                <w:rPrChange w:id="2199" w:author="Gonzalo Franetovic" w:date="2023-08-10T16:49:00Z">
                  <w:rPr/>
                </w:rPrChange>
              </w:rPr>
              <w:instrText>HYPERLINK "https://doi.org/10.1093/esr/jcab010"</w:instrText>
            </w:r>
            <w:r w:rsidRPr="007B1472">
              <w:rPr>
                <w:color w:val="000000"/>
                <w:sz w:val="20"/>
                <w:rPrChange w:id="2200" w:author="Gonzalo Franetovic" w:date="2023-08-10T16:49:00Z">
                  <w:rPr/>
                </w:rPrChange>
              </w:rPr>
            </w:r>
            <w:r w:rsidRPr="007B1472">
              <w:rPr>
                <w:color w:val="000000"/>
                <w:sz w:val="20"/>
                <w:rPrChange w:id="2201" w:author="Gonzalo Franetovic" w:date="2023-08-10T16:49:00Z">
                  <w:rPr/>
                </w:rPrChange>
              </w:rPr>
              <w:fldChar w:fldCharType="separate"/>
            </w:r>
            <w:r w:rsidRPr="007B1472">
              <w:rPr>
                <w:rStyle w:val="Hipervnculo"/>
                <w:color w:val="000000"/>
                <w:sz w:val="20"/>
                <w:rPrChange w:id="2202" w:author="Gonzalo Franetovic" w:date="2023-08-10T16:49:00Z">
                  <w:rPr>
                    <w:rStyle w:val="Hipervnculo"/>
                  </w:rPr>
                </w:rPrChange>
              </w:rPr>
              <w:t>https://doi.org/10.1093/esr/jcab010</w:t>
            </w:r>
            <w:r w:rsidRPr="007B1472">
              <w:rPr>
                <w:color w:val="000000"/>
                <w:sz w:val="20"/>
                <w:rPrChange w:id="2203" w:author="Gonzalo Franetovic" w:date="2023-08-10T16:49:00Z">
                  <w:rPr/>
                </w:rPrChange>
              </w:rPr>
              <w:fldChar w:fldCharType="end"/>
            </w:r>
          </w:ins>
        </w:p>
        <w:p w14:paraId="77651C94" w14:textId="77777777" w:rsidR="007B1472" w:rsidRPr="007B1472" w:rsidRDefault="007B1472">
          <w:pPr>
            <w:pStyle w:val="bibliography"/>
            <w:ind w:left="300" w:hanging="300"/>
            <w:divId w:val="2055737988"/>
            <w:rPr>
              <w:ins w:id="2204" w:author="Gonzalo Franetovic" w:date="2023-08-10T16:49:00Z"/>
              <w:color w:val="000000"/>
              <w:sz w:val="20"/>
              <w:rPrChange w:id="2205" w:author="Gonzalo Franetovic" w:date="2023-08-10T16:49:00Z">
                <w:rPr>
                  <w:ins w:id="2206" w:author="Gonzalo Franetovic" w:date="2023-08-10T16:49:00Z"/>
                </w:rPr>
              </w:rPrChange>
            </w:rPr>
          </w:pPr>
          <w:ins w:id="2207" w:author="Gonzalo Franetovic" w:date="2023-08-10T16:49:00Z">
            <w:r w:rsidRPr="007B1472">
              <w:rPr>
                <w:color w:val="000000"/>
                <w:sz w:val="20"/>
                <w:rPrChange w:id="2208" w:author="Gonzalo Franetovic" w:date="2023-08-10T16:49:00Z">
                  <w:rPr/>
                </w:rPrChange>
              </w:rPr>
              <w:t xml:space="preserve">Lindh, A., &amp; McCall, L. (2020). Class Position and Political Opinion in Rich Democracies. </w:t>
            </w:r>
            <w:r w:rsidRPr="007B1472">
              <w:rPr>
                <w:i/>
                <w:iCs/>
                <w:color w:val="000000"/>
                <w:sz w:val="20"/>
                <w:rPrChange w:id="2209" w:author="Gonzalo Franetovic" w:date="2023-08-10T16:49:00Z">
                  <w:rPr>
                    <w:i/>
                    <w:iCs/>
                  </w:rPr>
                </w:rPrChange>
              </w:rPr>
              <w:t>Annual Review of Sociology</w:t>
            </w:r>
            <w:r w:rsidRPr="007B1472">
              <w:rPr>
                <w:color w:val="000000"/>
                <w:sz w:val="20"/>
                <w:rPrChange w:id="2210" w:author="Gonzalo Franetovic" w:date="2023-08-10T16:49:00Z">
                  <w:rPr/>
                </w:rPrChange>
              </w:rPr>
              <w:t xml:space="preserve">, </w:t>
            </w:r>
            <w:r w:rsidRPr="007B1472">
              <w:rPr>
                <w:i/>
                <w:iCs/>
                <w:color w:val="000000"/>
                <w:sz w:val="20"/>
                <w:rPrChange w:id="2211" w:author="Gonzalo Franetovic" w:date="2023-08-10T16:49:00Z">
                  <w:rPr>
                    <w:i/>
                    <w:iCs/>
                  </w:rPr>
                </w:rPrChange>
              </w:rPr>
              <w:t>46</w:t>
            </w:r>
            <w:r w:rsidRPr="007B1472">
              <w:rPr>
                <w:color w:val="000000"/>
                <w:sz w:val="20"/>
                <w:rPrChange w:id="2212" w:author="Gonzalo Franetovic" w:date="2023-08-10T16:49:00Z">
                  <w:rPr/>
                </w:rPrChange>
              </w:rPr>
              <w:t xml:space="preserve">(1), 419–441. </w:t>
            </w:r>
            <w:r w:rsidRPr="007B1472">
              <w:rPr>
                <w:color w:val="000000"/>
                <w:sz w:val="20"/>
                <w:rPrChange w:id="2213" w:author="Gonzalo Franetovic" w:date="2023-08-10T16:49:00Z">
                  <w:rPr/>
                </w:rPrChange>
              </w:rPr>
              <w:fldChar w:fldCharType="begin"/>
            </w:r>
            <w:r w:rsidRPr="007B1472">
              <w:rPr>
                <w:color w:val="000000"/>
                <w:sz w:val="20"/>
                <w:rPrChange w:id="2214" w:author="Gonzalo Franetovic" w:date="2023-08-10T16:49:00Z">
                  <w:rPr/>
                </w:rPrChange>
              </w:rPr>
              <w:instrText>HYPERLINK "https://doi.org/10.1146/annurev-soc-121919-054609"</w:instrText>
            </w:r>
            <w:r w:rsidRPr="007B1472">
              <w:rPr>
                <w:color w:val="000000"/>
                <w:sz w:val="20"/>
                <w:rPrChange w:id="2215" w:author="Gonzalo Franetovic" w:date="2023-08-10T16:49:00Z">
                  <w:rPr/>
                </w:rPrChange>
              </w:rPr>
            </w:r>
            <w:r w:rsidRPr="007B1472">
              <w:rPr>
                <w:color w:val="000000"/>
                <w:sz w:val="20"/>
                <w:rPrChange w:id="2216" w:author="Gonzalo Franetovic" w:date="2023-08-10T16:49:00Z">
                  <w:rPr/>
                </w:rPrChange>
              </w:rPr>
              <w:fldChar w:fldCharType="separate"/>
            </w:r>
            <w:r w:rsidRPr="007B1472">
              <w:rPr>
                <w:rStyle w:val="Hipervnculo"/>
                <w:color w:val="000000"/>
                <w:sz w:val="20"/>
                <w:rPrChange w:id="2217" w:author="Gonzalo Franetovic" w:date="2023-08-10T16:49:00Z">
                  <w:rPr>
                    <w:rStyle w:val="Hipervnculo"/>
                  </w:rPr>
                </w:rPrChange>
              </w:rPr>
              <w:t>https://doi.org/10.1146/annurev-soc-121919-054609</w:t>
            </w:r>
            <w:r w:rsidRPr="007B1472">
              <w:rPr>
                <w:color w:val="000000"/>
                <w:sz w:val="20"/>
                <w:rPrChange w:id="2218" w:author="Gonzalo Franetovic" w:date="2023-08-10T16:49:00Z">
                  <w:rPr/>
                </w:rPrChange>
              </w:rPr>
              <w:fldChar w:fldCharType="end"/>
            </w:r>
          </w:ins>
        </w:p>
        <w:p w14:paraId="7D065EC3" w14:textId="77777777" w:rsidR="007B1472" w:rsidRPr="007B1472" w:rsidRDefault="007B1472">
          <w:pPr>
            <w:pStyle w:val="bibliography"/>
            <w:ind w:left="300" w:hanging="300"/>
            <w:divId w:val="2055737988"/>
            <w:rPr>
              <w:ins w:id="2219" w:author="Gonzalo Franetovic" w:date="2023-08-10T16:49:00Z"/>
              <w:color w:val="000000"/>
              <w:sz w:val="20"/>
              <w:rPrChange w:id="2220" w:author="Gonzalo Franetovic" w:date="2023-08-10T16:49:00Z">
                <w:rPr>
                  <w:ins w:id="2221" w:author="Gonzalo Franetovic" w:date="2023-08-10T16:49:00Z"/>
                </w:rPr>
              </w:rPrChange>
            </w:rPr>
          </w:pPr>
          <w:ins w:id="2222" w:author="Gonzalo Franetovic" w:date="2023-08-10T16:49:00Z">
            <w:r w:rsidRPr="007B1472">
              <w:rPr>
                <w:color w:val="000000"/>
                <w:sz w:val="20"/>
                <w:rPrChange w:id="2223" w:author="Gonzalo Franetovic" w:date="2023-08-10T16:49:00Z">
                  <w:rPr/>
                </w:rPrChange>
              </w:rPr>
              <w:t xml:space="preserve">Mac-Clure, O., </w:t>
            </w:r>
            <w:proofErr w:type="spellStart"/>
            <w:r w:rsidRPr="007B1472">
              <w:rPr>
                <w:color w:val="000000"/>
                <w:sz w:val="20"/>
                <w:rPrChange w:id="2224" w:author="Gonzalo Franetovic" w:date="2023-08-10T16:49:00Z">
                  <w:rPr/>
                </w:rPrChange>
              </w:rPr>
              <w:t>Barozet</w:t>
            </w:r>
            <w:proofErr w:type="spellEnd"/>
            <w:r w:rsidRPr="007B1472">
              <w:rPr>
                <w:color w:val="000000"/>
                <w:sz w:val="20"/>
                <w:rPrChange w:id="2225" w:author="Gonzalo Franetovic" w:date="2023-08-10T16:49:00Z">
                  <w:rPr/>
                </w:rPrChange>
              </w:rPr>
              <w:t xml:space="preserve">, E., Ayala, C., &amp; Moya, C. (2019). El </w:t>
            </w:r>
            <w:proofErr w:type="spellStart"/>
            <w:r w:rsidRPr="007B1472">
              <w:rPr>
                <w:color w:val="000000"/>
                <w:sz w:val="20"/>
                <w:rPrChange w:id="2226" w:author="Gonzalo Franetovic" w:date="2023-08-10T16:49:00Z">
                  <w:rPr/>
                </w:rPrChange>
              </w:rPr>
              <w:t>Juicio</w:t>
            </w:r>
            <w:proofErr w:type="spellEnd"/>
            <w:r w:rsidRPr="007B1472">
              <w:rPr>
                <w:color w:val="000000"/>
                <w:sz w:val="20"/>
                <w:rPrChange w:id="2227" w:author="Gonzalo Franetovic" w:date="2023-08-10T16:49:00Z">
                  <w:rPr/>
                </w:rPrChange>
              </w:rPr>
              <w:t xml:space="preserve"> </w:t>
            </w:r>
            <w:proofErr w:type="spellStart"/>
            <w:r w:rsidRPr="007B1472">
              <w:rPr>
                <w:color w:val="000000"/>
                <w:sz w:val="20"/>
                <w:rPrChange w:id="2228" w:author="Gonzalo Franetovic" w:date="2023-08-10T16:49:00Z">
                  <w:rPr/>
                </w:rPrChange>
              </w:rPr>
              <w:t>Subjetivo</w:t>
            </w:r>
            <w:proofErr w:type="spellEnd"/>
            <w:r w:rsidRPr="007B1472">
              <w:rPr>
                <w:color w:val="000000"/>
                <w:sz w:val="20"/>
                <w:rPrChange w:id="2229" w:author="Gonzalo Franetovic" w:date="2023-08-10T16:49:00Z">
                  <w:rPr/>
                </w:rPrChange>
              </w:rPr>
              <w:t xml:space="preserve"> </w:t>
            </w:r>
            <w:proofErr w:type="spellStart"/>
            <w:r w:rsidRPr="007B1472">
              <w:rPr>
                <w:color w:val="000000"/>
                <w:sz w:val="20"/>
                <w:rPrChange w:id="2230" w:author="Gonzalo Franetovic" w:date="2023-08-10T16:49:00Z">
                  <w:rPr/>
                </w:rPrChange>
              </w:rPr>
              <w:t>sobre</w:t>
            </w:r>
            <w:proofErr w:type="spellEnd"/>
            <w:r w:rsidRPr="007B1472">
              <w:rPr>
                <w:color w:val="000000"/>
                <w:sz w:val="20"/>
                <w:rPrChange w:id="2231" w:author="Gonzalo Franetovic" w:date="2023-08-10T16:49:00Z">
                  <w:rPr/>
                </w:rPrChange>
              </w:rPr>
              <w:t xml:space="preserve"> las </w:t>
            </w:r>
            <w:proofErr w:type="spellStart"/>
            <w:r w:rsidRPr="007B1472">
              <w:rPr>
                <w:color w:val="000000"/>
                <w:sz w:val="20"/>
                <w:rPrChange w:id="2232" w:author="Gonzalo Franetovic" w:date="2023-08-10T16:49:00Z">
                  <w:rPr/>
                </w:rPrChange>
              </w:rPr>
              <w:t>Desigualdades</w:t>
            </w:r>
            <w:proofErr w:type="spellEnd"/>
            <w:r w:rsidRPr="007B1472">
              <w:rPr>
                <w:color w:val="000000"/>
                <w:sz w:val="20"/>
                <w:rPrChange w:id="2233" w:author="Gonzalo Franetovic" w:date="2023-08-10T16:49:00Z">
                  <w:rPr/>
                </w:rPrChange>
              </w:rPr>
              <w:t xml:space="preserve"> </w:t>
            </w:r>
            <w:proofErr w:type="spellStart"/>
            <w:r w:rsidRPr="007B1472">
              <w:rPr>
                <w:color w:val="000000"/>
                <w:sz w:val="20"/>
                <w:rPrChange w:id="2234" w:author="Gonzalo Franetovic" w:date="2023-08-10T16:49:00Z">
                  <w:rPr/>
                </w:rPrChange>
              </w:rPr>
              <w:t>Sociales</w:t>
            </w:r>
            <w:proofErr w:type="spellEnd"/>
            <w:r w:rsidRPr="007B1472">
              <w:rPr>
                <w:color w:val="000000"/>
                <w:sz w:val="20"/>
                <w:rPrChange w:id="2235" w:author="Gonzalo Franetovic" w:date="2023-08-10T16:49:00Z">
                  <w:rPr/>
                </w:rPrChange>
              </w:rPr>
              <w:t>: ¿</w:t>
            </w:r>
            <w:proofErr w:type="spellStart"/>
            <w:r w:rsidRPr="007B1472">
              <w:rPr>
                <w:color w:val="000000"/>
                <w:sz w:val="20"/>
                <w:rPrChange w:id="2236" w:author="Gonzalo Franetovic" w:date="2023-08-10T16:49:00Z">
                  <w:rPr/>
                </w:rPrChange>
              </w:rPr>
              <w:t>Qué</w:t>
            </w:r>
            <w:proofErr w:type="spellEnd"/>
            <w:r w:rsidRPr="007B1472">
              <w:rPr>
                <w:color w:val="000000"/>
                <w:sz w:val="20"/>
                <w:rPrChange w:id="2237" w:author="Gonzalo Franetovic" w:date="2023-08-10T16:49:00Z">
                  <w:rPr/>
                </w:rPrChange>
              </w:rPr>
              <w:t xml:space="preserve"> </w:t>
            </w:r>
            <w:proofErr w:type="spellStart"/>
            <w:r w:rsidRPr="007B1472">
              <w:rPr>
                <w:color w:val="000000"/>
                <w:sz w:val="20"/>
                <w:rPrChange w:id="2238" w:author="Gonzalo Franetovic" w:date="2023-08-10T16:49:00Z">
                  <w:rPr/>
                </w:rPrChange>
              </w:rPr>
              <w:t>Principios</w:t>
            </w:r>
            <w:proofErr w:type="spellEnd"/>
            <w:r w:rsidRPr="007B1472">
              <w:rPr>
                <w:color w:val="000000"/>
                <w:sz w:val="20"/>
                <w:rPrChange w:id="2239" w:author="Gonzalo Franetovic" w:date="2023-08-10T16:49:00Z">
                  <w:rPr/>
                </w:rPrChange>
              </w:rPr>
              <w:t xml:space="preserve"> de Justicia se </w:t>
            </w:r>
            <w:proofErr w:type="spellStart"/>
            <w:r w:rsidRPr="007B1472">
              <w:rPr>
                <w:color w:val="000000"/>
                <w:sz w:val="20"/>
                <w:rPrChange w:id="2240" w:author="Gonzalo Franetovic" w:date="2023-08-10T16:49:00Z">
                  <w:rPr/>
                </w:rPrChange>
              </w:rPr>
              <w:t>Aplican</w:t>
            </w:r>
            <w:proofErr w:type="spellEnd"/>
            <w:r w:rsidRPr="007B1472">
              <w:rPr>
                <w:color w:val="000000"/>
                <w:sz w:val="20"/>
                <w:rPrChange w:id="2241" w:author="Gonzalo Franetovic" w:date="2023-08-10T16:49:00Z">
                  <w:rPr/>
                </w:rPrChange>
              </w:rPr>
              <w:t xml:space="preserve">? *. </w:t>
            </w:r>
            <w:r w:rsidRPr="007B1472">
              <w:rPr>
                <w:i/>
                <w:iCs/>
                <w:color w:val="000000"/>
                <w:sz w:val="20"/>
                <w:rPrChange w:id="2242" w:author="Gonzalo Franetovic" w:date="2023-08-10T16:49:00Z">
                  <w:rPr>
                    <w:i/>
                    <w:iCs/>
                  </w:rPr>
                </w:rPrChange>
              </w:rPr>
              <w:t>Dados</w:t>
            </w:r>
            <w:r w:rsidRPr="007B1472">
              <w:rPr>
                <w:color w:val="000000"/>
                <w:sz w:val="20"/>
                <w:rPrChange w:id="2243" w:author="Gonzalo Franetovic" w:date="2023-08-10T16:49:00Z">
                  <w:rPr/>
                </w:rPrChange>
              </w:rPr>
              <w:t xml:space="preserve">, </w:t>
            </w:r>
            <w:r w:rsidRPr="007B1472">
              <w:rPr>
                <w:i/>
                <w:iCs/>
                <w:color w:val="000000"/>
                <w:sz w:val="20"/>
                <w:rPrChange w:id="2244" w:author="Gonzalo Franetovic" w:date="2023-08-10T16:49:00Z">
                  <w:rPr>
                    <w:i/>
                    <w:iCs/>
                  </w:rPr>
                </w:rPrChange>
              </w:rPr>
              <w:t>62</w:t>
            </w:r>
            <w:r w:rsidRPr="007B1472">
              <w:rPr>
                <w:color w:val="000000"/>
                <w:sz w:val="20"/>
                <w:rPrChange w:id="2245" w:author="Gonzalo Franetovic" w:date="2023-08-10T16:49:00Z">
                  <w:rPr/>
                </w:rPrChange>
              </w:rPr>
              <w:t xml:space="preserve">(3), e20170247. </w:t>
            </w:r>
            <w:r w:rsidRPr="007B1472">
              <w:rPr>
                <w:color w:val="000000"/>
                <w:sz w:val="20"/>
                <w:rPrChange w:id="2246" w:author="Gonzalo Franetovic" w:date="2023-08-10T16:49:00Z">
                  <w:rPr/>
                </w:rPrChange>
              </w:rPr>
              <w:fldChar w:fldCharType="begin"/>
            </w:r>
            <w:r w:rsidRPr="007B1472">
              <w:rPr>
                <w:color w:val="000000"/>
                <w:sz w:val="20"/>
                <w:rPrChange w:id="2247" w:author="Gonzalo Franetovic" w:date="2023-08-10T16:49:00Z">
                  <w:rPr/>
                </w:rPrChange>
              </w:rPr>
              <w:instrText>HYPERLINK "https://doi.org/10.1590/001152582019185"</w:instrText>
            </w:r>
            <w:r w:rsidRPr="007B1472">
              <w:rPr>
                <w:color w:val="000000"/>
                <w:sz w:val="20"/>
                <w:rPrChange w:id="2248" w:author="Gonzalo Franetovic" w:date="2023-08-10T16:49:00Z">
                  <w:rPr/>
                </w:rPrChange>
              </w:rPr>
            </w:r>
            <w:r w:rsidRPr="007B1472">
              <w:rPr>
                <w:color w:val="000000"/>
                <w:sz w:val="20"/>
                <w:rPrChange w:id="2249" w:author="Gonzalo Franetovic" w:date="2023-08-10T16:49:00Z">
                  <w:rPr/>
                </w:rPrChange>
              </w:rPr>
              <w:fldChar w:fldCharType="separate"/>
            </w:r>
            <w:r w:rsidRPr="007B1472">
              <w:rPr>
                <w:rStyle w:val="Hipervnculo"/>
                <w:color w:val="000000"/>
                <w:sz w:val="20"/>
                <w:rPrChange w:id="2250" w:author="Gonzalo Franetovic" w:date="2023-08-10T16:49:00Z">
                  <w:rPr>
                    <w:rStyle w:val="Hipervnculo"/>
                  </w:rPr>
                </w:rPrChange>
              </w:rPr>
              <w:t>https://doi.org/10.1590/001152582019185</w:t>
            </w:r>
            <w:r w:rsidRPr="007B1472">
              <w:rPr>
                <w:color w:val="000000"/>
                <w:sz w:val="20"/>
                <w:rPrChange w:id="2251" w:author="Gonzalo Franetovic" w:date="2023-08-10T16:49:00Z">
                  <w:rPr/>
                </w:rPrChange>
              </w:rPr>
              <w:fldChar w:fldCharType="end"/>
            </w:r>
          </w:ins>
        </w:p>
        <w:p w14:paraId="786E4890" w14:textId="77777777" w:rsidR="007B1472" w:rsidRPr="007B1472" w:rsidRDefault="007B1472">
          <w:pPr>
            <w:pStyle w:val="bibliography"/>
            <w:ind w:left="300" w:hanging="300"/>
            <w:divId w:val="2055737988"/>
            <w:rPr>
              <w:ins w:id="2252" w:author="Gonzalo Franetovic" w:date="2023-08-10T16:49:00Z"/>
              <w:color w:val="000000"/>
              <w:sz w:val="20"/>
              <w:rPrChange w:id="2253" w:author="Gonzalo Franetovic" w:date="2023-08-10T16:49:00Z">
                <w:rPr>
                  <w:ins w:id="2254" w:author="Gonzalo Franetovic" w:date="2023-08-10T16:49:00Z"/>
                </w:rPr>
              </w:rPrChange>
            </w:rPr>
          </w:pPr>
          <w:ins w:id="2255" w:author="Gonzalo Franetovic" w:date="2023-08-10T16:49:00Z">
            <w:r w:rsidRPr="007B1472">
              <w:rPr>
                <w:color w:val="000000"/>
                <w:sz w:val="20"/>
                <w:rPrChange w:id="2256" w:author="Gonzalo Franetovic" w:date="2023-08-10T16:49:00Z">
                  <w:rPr/>
                </w:rPrChange>
              </w:rPr>
              <w:t xml:space="preserve">Martínez Franzoni, J. (2008). </w:t>
            </w:r>
            <w:r w:rsidRPr="007B1472">
              <w:rPr>
                <w:i/>
                <w:iCs/>
                <w:color w:val="000000"/>
                <w:sz w:val="20"/>
                <w:rPrChange w:id="2257" w:author="Gonzalo Franetovic" w:date="2023-08-10T16:49:00Z">
                  <w:rPr>
                    <w:i/>
                    <w:iCs/>
                  </w:rPr>
                </w:rPrChange>
              </w:rPr>
              <w:t>Welfare Regimes in Latin America: Capturing Constellations of Markets, Families, and Policies</w:t>
            </w:r>
            <w:r w:rsidRPr="007B1472">
              <w:rPr>
                <w:color w:val="000000"/>
                <w:sz w:val="20"/>
                <w:rPrChange w:id="2258" w:author="Gonzalo Franetovic" w:date="2023-08-10T16:49:00Z">
                  <w:rPr/>
                </w:rPrChange>
              </w:rPr>
              <w:t xml:space="preserve">. </w:t>
            </w:r>
            <w:r w:rsidRPr="007B1472">
              <w:rPr>
                <w:i/>
                <w:iCs/>
                <w:color w:val="000000"/>
                <w:sz w:val="20"/>
                <w:rPrChange w:id="2259" w:author="Gonzalo Franetovic" w:date="2023-08-10T16:49:00Z">
                  <w:rPr>
                    <w:i/>
                    <w:iCs/>
                  </w:rPr>
                </w:rPrChange>
              </w:rPr>
              <w:t>50</w:t>
            </w:r>
            <w:r w:rsidRPr="007B1472">
              <w:rPr>
                <w:color w:val="000000"/>
                <w:sz w:val="20"/>
                <w:rPrChange w:id="2260" w:author="Gonzalo Franetovic" w:date="2023-08-10T16:49:00Z">
                  <w:rPr/>
                </w:rPrChange>
              </w:rPr>
              <w:t xml:space="preserve">, 67–100. </w:t>
            </w:r>
            <w:r w:rsidRPr="007B1472">
              <w:rPr>
                <w:color w:val="000000"/>
                <w:sz w:val="20"/>
                <w:rPrChange w:id="2261" w:author="Gonzalo Franetovic" w:date="2023-08-10T16:49:00Z">
                  <w:rPr/>
                </w:rPrChange>
              </w:rPr>
              <w:fldChar w:fldCharType="begin"/>
            </w:r>
            <w:r w:rsidRPr="007B1472">
              <w:rPr>
                <w:color w:val="000000"/>
                <w:sz w:val="20"/>
                <w:rPrChange w:id="2262" w:author="Gonzalo Franetovic" w:date="2023-08-10T16:49:00Z">
                  <w:rPr/>
                </w:rPrChange>
              </w:rPr>
              <w:instrText>HYPERLINK "https://doi.org/10.1111/j.1548-2456.2008.00013.x"</w:instrText>
            </w:r>
            <w:r w:rsidRPr="007B1472">
              <w:rPr>
                <w:color w:val="000000"/>
                <w:sz w:val="20"/>
                <w:rPrChange w:id="2263" w:author="Gonzalo Franetovic" w:date="2023-08-10T16:49:00Z">
                  <w:rPr/>
                </w:rPrChange>
              </w:rPr>
            </w:r>
            <w:r w:rsidRPr="007B1472">
              <w:rPr>
                <w:color w:val="000000"/>
                <w:sz w:val="20"/>
                <w:rPrChange w:id="2264" w:author="Gonzalo Franetovic" w:date="2023-08-10T16:49:00Z">
                  <w:rPr/>
                </w:rPrChange>
              </w:rPr>
              <w:fldChar w:fldCharType="separate"/>
            </w:r>
            <w:r w:rsidRPr="007B1472">
              <w:rPr>
                <w:rStyle w:val="Hipervnculo"/>
                <w:color w:val="000000"/>
                <w:sz w:val="20"/>
                <w:rPrChange w:id="2265" w:author="Gonzalo Franetovic" w:date="2023-08-10T16:49:00Z">
                  <w:rPr>
                    <w:rStyle w:val="Hipervnculo"/>
                  </w:rPr>
                </w:rPrChange>
              </w:rPr>
              <w:t>https://doi.org/10.1111/j.1548-2456.2008.00013.x</w:t>
            </w:r>
            <w:r w:rsidRPr="007B1472">
              <w:rPr>
                <w:color w:val="000000"/>
                <w:sz w:val="20"/>
                <w:rPrChange w:id="2266" w:author="Gonzalo Franetovic" w:date="2023-08-10T16:49:00Z">
                  <w:rPr/>
                </w:rPrChange>
              </w:rPr>
              <w:fldChar w:fldCharType="end"/>
            </w:r>
          </w:ins>
        </w:p>
        <w:p w14:paraId="39E2A18B" w14:textId="77777777" w:rsidR="007B1472" w:rsidRPr="007B1472" w:rsidRDefault="007B1472">
          <w:pPr>
            <w:pStyle w:val="bibliography"/>
            <w:ind w:left="300" w:hanging="300"/>
            <w:divId w:val="2055737988"/>
            <w:rPr>
              <w:ins w:id="2267" w:author="Gonzalo Franetovic" w:date="2023-08-10T16:49:00Z"/>
              <w:color w:val="000000"/>
              <w:sz w:val="20"/>
              <w:rPrChange w:id="2268" w:author="Gonzalo Franetovic" w:date="2023-08-10T16:49:00Z">
                <w:rPr>
                  <w:ins w:id="2269" w:author="Gonzalo Franetovic" w:date="2023-08-10T16:49:00Z"/>
                </w:rPr>
              </w:rPrChange>
            </w:rPr>
          </w:pPr>
          <w:ins w:id="2270" w:author="Gonzalo Franetovic" w:date="2023-08-10T16:49:00Z">
            <w:r w:rsidRPr="007B1472">
              <w:rPr>
                <w:color w:val="000000"/>
                <w:sz w:val="20"/>
                <w:rPrChange w:id="2271" w:author="Gonzalo Franetovic" w:date="2023-08-10T16:49:00Z">
                  <w:rPr/>
                </w:rPrChange>
              </w:rPr>
              <w:t xml:space="preserve">McCall, L. (2013). </w:t>
            </w:r>
            <w:r w:rsidRPr="007B1472">
              <w:rPr>
                <w:i/>
                <w:iCs/>
                <w:color w:val="000000"/>
                <w:sz w:val="20"/>
                <w:rPrChange w:id="2272" w:author="Gonzalo Franetovic" w:date="2023-08-10T16:49:00Z">
                  <w:rPr>
                    <w:i/>
                    <w:iCs/>
                  </w:rPr>
                </w:rPrChange>
              </w:rPr>
              <w:t>The Undeserving Rich: American Beliefs about Inequality, Opportunity, and Redistribution</w:t>
            </w:r>
            <w:r w:rsidRPr="007B1472">
              <w:rPr>
                <w:color w:val="000000"/>
                <w:sz w:val="20"/>
                <w:rPrChange w:id="2273" w:author="Gonzalo Franetovic" w:date="2023-08-10T16:49:00Z">
                  <w:rPr/>
                </w:rPrChange>
              </w:rPr>
              <w:t xml:space="preserve">. 300. </w:t>
            </w:r>
            <w:r w:rsidRPr="007B1472">
              <w:rPr>
                <w:color w:val="000000"/>
                <w:sz w:val="20"/>
                <w:rPrChange w:id="2274" w:author="Gonzalo Franetovic" w:date="2023-08-10T16:49:00Z">
                  <w:rPr/>
                </w:rPrChange>
              </w:rPr>
              <w:fldChar w:fldCharType="begin"/>
            </w:r>
            <w:r w:rsidRPr="007B1472">
              <w:rPr>
                <w:color w:val="000000"/>
                <w:sz w:val="20"/>
                <w:rPrChange w:id="2275" w:author="Gonzalo Franetovic" w:date="2023-08-10T16:49:00Z">
                  <w:rPr/>
                </w:rPrChange>
              </w:rPr>
              <w:instrText>HYPERLINK "https://doi.org/10.1017/cbo9781139225687"</w:instrText>
            </w:r>
            <w:r w:rsidRPr="007B1472">
              <w:rPr>
                <w:color w:val="000000"/>
                <w:sz w:val="20"/>
                <w:rPrChange w:id="2276" w:author="Gonzalo Franetovic" w:date="2023-08-10T16:49:00Z">
                  <w:rPr/>
                </w:rPrChange>
              </w:rPr>
            </w:r>
            <w:r w:rsidRPr="007B1472">
              <w:rPr>
                <w:color w:val="000000"/>
                <w:sz w:val="20"/>
                <w:rPrChange w:id="2277" w:author="Gonzalo Franetovic" w:date="2023-08-10T16:49:00Z">
                  <w:rPr/>
                </w:rPrChange>
              </w:rPr>
              <w:fldChar w:fldCharType="separate"/>
            </w:r>
            <w:r w:rsidRPr="007B1472">
              <w:rPr>
                <w:rStyle w:val="Hipervnculo"/>
                <w:color w:val="000000"/>
                <w:sz w:val="20"/>
                <w:rPrChange w:id="2278" w:author="Gonzalo Franetovic" w:date="2023-08-10T16:49:00Z">
                  <w:rPr>
                    <w:rStyle w:val="Hipervnculo"/>
                  </w:rPr>
                </w:rPrChange>
              </w:rPr>
              <w:t>https://doi.org/10.1017/cbo9781139225687</w:t>
            </w:r>
            <w:r w:rsidRPr="007B1472">
              <w:rPr>
                <w:color w:val="000000"/>
                <w:sz w:val="20"/>
                <w:rPrChange w:id="2279" w:author="Gonzalo Franetovic" w:date="2023-08-10T16:49:00Z">
                  <w:rPr/>
                </w:rPrChange>
              </w:rPr>
              <w:fldChar w:fldCharType="end"/>
            </w:r>
          </w:ins>
        </w:p>
        <w:p w14:paraId="465C1442" w14:textId="77777777" w:rsidR="007B1472" w:rsidRPr="007B1472" w:rsidRDefault="007B1472">
          <w:pPr>
            <w:pStyle w:val="bibliography"/>
            <w:ind w:left="300" w:hanging="300"/>
            <w:divId w:val="2055737988"/>
            <w:rPr>
              <w:ins w:id="2280" w:author="Gonzalo Franetovic" w:date="2023-08-10T16:49:00Z"/>
              <w:color w:val="000000"/>
              <w:sz w:val="20"/>
              <w:rPrChange w:id="2281" w:author="Gonzalo Franetovic" w:date="2023-08-10T16:49:00Z">
                <w:rPr>
                  <w:ins w:id="2282" w:author="Gonzalo Franetovic" w:date="2023-08-10T16:49:00Z"/>
                </w:rPr>
              </w:rPrChange>
            </w:rPr>
          </w:pPr>
          <w:ins w:id="2283" w:author="Gonzalo Franetovic" w:date="2023-08-10T16:49:00Z">
            <w:r w:rsidRPr="007B1472">
              <w:rPr>
                <w:color w:val="000000"/>
                <w:sz w:val="20"/>
                <w:rPrChange w:id="2284" w:author="Gonzalo Franetovic" w:date="2023-08-10T16:49:00Z">
                  <w:rPr/>
                </w:rPrChange>
              </w:rPr>
              <w:t xml:space="preserve">Méndez, C. D. G. (2016). Cultura </w:t>
            </w:r>
            <w:proofErr w:type="spellStart"/>
            <w:r w:rsidRPr="007B1472">
              <w:rPr>
                <w:color w:val="000000"/>
                <w:sz w:val="20"/>
                <w:rPrChange w:id="2285" w:author="Gonzalo Franetovic" w:date="2023-08-10T16:49:00Z">
                  <w:rPr/>
                </w:rPrChange>
              </w:rPr>
              <w:t>democrática</w:t>
            </w:r>
            <w:proofErr w:type="spellEnd"/>
            <w:r w:rsidRPr="007B1472">
              <w:rPr>
                <w:color w:val="000000"/>
                <w:sz w:val="20"/>
                <w:rPrChange w:id="2286" w:author="Gonzalo Franetovic" w:date="2023-08-10T16:49:00Z">
                  <w:rPr/>
                </w:rPrChange>
              </w:rPr>
              <w:t xml:space="preserve"> y </w:t>
            </w:r>
            <w:proofErr w:type="spellStart"/>
            <w:r w:rsidRPr="007B1472">
              <w:rPr>
                <w:color w:val="000000"/>
                <w:sz w:val="20"/>
                <w:rPrChange w:id="2287" w:author="Gonzalo Franetovic" w:date="2023-08-10T16:49:00Z">
                  <w:rPr/>
                </w:rPrChange>
              </w:rPr>
              <w:t>percepciones</w:t>
            </w:r>
            <w:proofErr w:type="spellEnd"/>
            <w:r w:rsidRPr="007B1472">
              <w:rPr>
                <w:color w:val="000000"/>
                <w:sz w:val="20"/>
                <w:rPrChange w:id="2288" w:author="Gonzalo Franetovic" w:date="2023-08-10T16:49:00Z">
                  <w:rPr/>
                </w:rPrChange>
              </w:rPr>
              <w:t xml:space="preserve"> de la </w:t>
            </w:r>
            <w:proofErr w:type="spellStart"/>
            <w:r w:rsidRPr="007B1472">
              <w:rPr>
                <w:color w:val="000000"/>
                <w:sz w:val="20"/>
                <w:rPrChange w:id="2289" w:author="Gonzalo Franetovic" w:date="2023-08-10T16:49:00Z">
                  <w:rPr/>
                </w:rPrChange>
              </w:rPr>
              <w:t>desigualdad</w:t>
            </w:r>
            <w:proofErr w:type="spellEnd"/>
            <w:r w:rsidRPr="007B1472">
              <w:rPr>
                <w:color w:val="000000"/>
                <w:sz w:val="20"/>
                <w:rPrChange w:id="2290" w:author="Gonzalo Franetovic" w:date="2023-08-10T16:49:00Z">
                  <w:rPr/>
                </w:rPrChange>
              </w:rPr>
              <w:t xml:space="preserve">: México y Chile </w:t>
            </w:r>
            <w:proofErr w:type="spellStart"/>
            <w:r w:rsidRPr="007B1472">
              <w:rPr>
                <w:color w:val="000000"/>
                <w:sz w:val="20"/>
                <w:rPrChange w:id="2291" w:author="Gonzalo Franetovic" w:date="2023-08-10T16:49:00Z">
                  <w:rPr/>
                </w:rPrChange>
              </w:rPr>
              <w:t>en</w:t>
            </w:r>
            <w:proofErr w:type="spellEnd"/>
            <w:r w:rsidRPr="007B1472">
              <w:rPr>
                <w:color w:val="000000"/>
                <w:sz w:val="20"/>
                <w:rPrChange w:id="2292" w:author="Gonzalo Franetovic" w:date="2023-08-10T16:49:00Z">
                  <w:rPr/>
                </w:rPrChange>
              </w:rPr>
              <w:t xml:space="preserve"> </w:t>
            </w:r>
            <w:proofErr w:type="spellStart"/>
            <w:r w:rsidRPr="007B1472">
              <w:rPr>
                <w:color w:val="000000"/>
                <w:sz w:val="20"/>
                <w:rPrChange w:id="2293" w:author="Gonzalo Franetovic" w:date="2023-08-10T16:49:00Z">
                  <w:rPr/>
                </w:rPrChange>
              </w:rPr>
              <w:t>perspectiva</w:t>
            </w:r>
            <w:proofErr w:type="spellEnd"/>
            <w:r w:rsidRPr="007B1472">
              <w:rPr>
                <w:color w:val="000000"/>
                <w:sz w:val="20"/>
                <w:rPrChange w:id="2294" w:author="Gonzalo Franetovic" w:date="2023-08-10T16:49:00Z">
                  <w:rPr/>
                </w:rPrChange>
              </w:rPr>
              <w:t xml:space="preserve"> </w:t>
            </w:r>
            <w:proofErr w:type="spellStart"/>
            <w:r w:rsidRPr="007B1472">
              <w:rPr>
                <w:color w:val="000000"/>
                <w:sz w:val="20"/>
                <w:rPrChange w:id="2295" w:author="Gonzalo Franetovic" w:date="2023-08-10T16:49:00Z">
                  <w:rPr/>
                </w:rPrChange>
              </w:rPr>
              <w:t>comparada</w:t>
            </w:r>
            <w:proofErr w:type="spellEnd"/>
            <w:r w:rsidRPr="007B1472">
              <w:rPr>
                <w:color w:val="000000"/>
                <w:sz w:val="20"/>
                <w:rPrChange w:id="2296" w:author="Gonzalo Franetovic" w:date="2023-08-10T16:49:00Z">
                  <w:rPr/>
                </w:rPrChange>
              </w:rPr>
              <w:t xml:space="preserve">. </w:t>
            </w:r>
            <w:proofErr w:type="spellStart"/>
            <w:r w:rsidRPr="007B1472">
              <w:rPr>
                <w:i/>
                <w:iCs/>
                <w:color w:val="000000"/>
                <w:sz w:val="20"/>
                <w:rPrChange w:id="2297" w:author="Gonzalo Franetovic" w:date="2023-08-10T16:49:00Z">
                  <w:rPr>
                    <w:i/>
                    <w:iCs/>
                  </w:rPr>
                </w:rPrChange>
              </w:rPr>
              <w:t>Revista</w:t>
            </w:r>
            <w:proofErr w:type="spellEnd"/>
            <w:r w:rsidRPr="007B1472">
              <w:rPr>
                <w:i/>
                <w:iCs/>
                <w:color w:val="000000"/>
                <w:sz w:val="20"/>
                <w:rPrChange w:id="2298" w:author="Gonzalo Franetovic" w:date="2023-08-10T16:49:00Z">
                  <w:rPr>
                    <w:i/>
                    <w:iCs/>
                  </w:rPr>
                </w:rPrChange>
              </w:rPr>
              <w:t xml:space="preserve"> Mexicana de </w:t>
            </w:r>
            <w:proofErr w:type="spellStart"/>
            <w:r w:rsidRPr="007B1472">
              <w:rPr>
                <w:i/>
                <w:iCs/>
                <w:color w:val="000000"/>
                <w:sz w:val="20"/>
                <w:rPrChange w:id="2299" w:author="Gonzalo Franetovic" w:date="2023-08-10T16:49:00Z">
                  <w:rPr>
                    <w:i/>
                    <w:iCs/>
                  </w:rPr>
                </w:rPrChange>
              </w:rPr>
              <w:t>Ciencias</w:t>
            </w:r>
            <w:proofErr w:type="spellEnd"/>
            <w:r w:rsidRPr="007B1472">
              <w:rPr>
                <w:i/>
                <w:iCs/>
                <w:color w:val="000000"/>
                <w:sz w:val="20"/>
                <w:rPrChange w:id="2300" w:author="Gonzalo Franetovic" w:date="2023-08-10T16:49:00Z">
                  <w:rPr>
                    <w:i/>
                    <w:iCs/>
                  </w:rPr>
                </w:rPrChange>
              </w:rPr>
              <w:t xml:space="preserve"> </w:t>
            </w:r>
            <w:proofErr w:type="spellStart"/>
            <w:r w:rsidRPr="007B1472">
              <w:rPr>
                <w:i/>
                <w:iCs/>
                <w:color w:val="000000"/>
                <w:sz w:val="20"/>
                <w:rPrChange w:id="2301" w:author="Gonzalo Franetovic" w:date="2023-08-10T16:49:00Z">
                  <w:rPr>
                    <w:i/>
                    <w:iCs/>
                  </w:rPr>
                </w:rPrChange>
              </w:rPr>
              <w:t>Políticas</w:t>
            </w:r>
            <w:proofErr w:type="spellEnd"/>
            <w:r w:rsidRPr="007B1472">
              <w:rPr>
                <w:i/>
                <w:iCs/>
                <w:color w:val="000000"/>
                <w:sz w:val="20"/>
                <w:rPrChange w:id="2302" w:author="Gonzalo Franetovic" w:date="2023-08-10T16:49:00Z">
                  <w:rPr>
                    <w:i/>
                    <w:iCs/>
                  </w:rPr>
                </w:rPrChange>
              </w:rPr>
              <w:t xml:space="preserve"> y </w:t>
            </w:r>
            <w:proofErr w:type="spellStart"/>
            <w:r w:rsidRPr="007B1472">
              <w:rPr>
                <w:i/>
                <w:iCs/>
                <w:color w:val="000000"/>
                <w:sz w:val="20"/>
                <w:rPrChange w:id="2303" w:author="Gonzalo Franetovic" w:date="2023-08-10T16:49:00Z">
                  <w:rPr>
                    <w:i/>
                    <w:iCs/>
                  </w:rPr>
                </w:rPrChange>
              </w:rPr>
              <w:t>Sociales</w:t>
            </w:r>
            <w:proofErr w:type="spellEnd"/>
            <w:r w:rsidRPr="007B1472">
              <w:rPr>
                <w:color w:val="000000"/>
                <w:sz w:val="20"/>
                <w:rPrChange w:id="2304" w:author="Gonzalo Franetovic" w:date="2023-08-10T16:49:00Z">
                  <w:rPr/>
                </w:rPrChange>
              </w:rPr>
              <w:t xml:space="preserve">, </w:t>
            </w:r>
            <w:r w:rsidRPr="007B1472">
              <w:rPr>
                <w:i/>
                <w:iCs/>
                <w:color w:val="000000"/>
                <w:sz w:val="20"/>
                <w:rPrChange w:id="2305" w:author="Gonzalo Franetovic" w:date="2023-08-10T16:49:00Z">
                  <w:rPr>
                    <w:i/>
                    <w:iCs/>
                  </w:rPr>
                </w:rPrChange>
              </w:rPr>
              <w:t>61</w:t>
            </w:r>
            <w:r w:rsidRPr="007B1472">
              <w:rPr>
                <w:color w:val="000000"/>
                <w:sz w:val="20"/>
                <w:rPrChange w:id="2306" w:author="Gonzalo Franetovic" w:date="2023-08-10T16:49:00Z">
                  <w:rPr/>
                </w:rPrChange>
              </w:rPr>
              <w:t xml:space="preserve">(227), 295–324. </w:t>
            </w:r>
            <w:r w:rsidRPr="007B1472">
              <w:rPr>
                <w:color w:val="000000"/>
                <w:sz w:val="20"/>
                <w:rPrChange w:id="2307" w:author="Gonzalo Franetovic" w:date="2023-08-10T16:49:00Z">
                  <w:rPr/>
                </w:rPrChange>
              </w:rPr>
              <w:fldChar w:fldCharType="begin"/>
            </w:r>
            <w:r w:rsidRPr="007B1472">
              <w:rPr>
                <w:color w:val="000000"/>
                <w:sz w:val="20"/>
                <w:rPrChange w:id="2308" w:author="Gonzalo Franetovic" w:date="2023-08-10T16:49:00Z">
                  <w:rPr/>
                </w:rPrChange>
              </w:rPr>
              <w:instrText>HYPERLINK "https://doi.org/10.1016/s0185-1918(16)30030-7"</w:instrText>
            </w:r>
            <w:r w:rsidRPr="007B1472">
              <w:rPr>
                <w:color w:val="000000"/>
                <w:sz w:val="20"/>
                <w:rPrChange w:id="2309" w:author="Gonzalo Franetovic" w:date="2023-08-10T16:49:00Z">
                  <w:rPr/>
                </w:rPrChange>
              </w:rPr>
            </w:r>
            <w:r w:rsidRPr="007B1472">
              <w:rPr>
                <w:color w:val="000000"/>
                <w:sz w:val="20"/>
                <w:rPrChange w:id="2310" w:author="Gonzalo Franetovic" w:date="2023-08-10T16:49:00Z">
                  <w:rPr/>
                </w:rPrChange>
              </w:rPr>
              <w:fldChar w:fldCharType="separate"/>
            </w:r>
            <w:r w:rsidRPr="007B1472">
              <w:rPr>
                <w:rStyle w:val="Hipervnculo"/>
                <w:color w:val="000000"/>
                <w:sz w:val="20"/>
                <w:rPrChange w:id="2311" w:author="Gonzalo Franetovic" w:date="2023-08-10T16:49:00Z">
                  <w:rPr>
                    <w:rStyle w:val="Hipervnculo"/>
                  </w:rPr>
                </w:rPrChange>
              </w:rPr>
              <w:t>https://doi.org/10.1016/s0185-1918(16)30030-7</w:t>
            </w:r>
            <w:r w:rsidRPr="007B1472">
              <w:rPr>
                <w:color w:val="000000"/>
                <w:sz w:val="20"/>
                <w:rPrChange w:id="2312" w:author="Gonzalo Franetovic" w:date="2023-08-10T16:49:00Z">
                  <w:rPr/>
                </w:rPrChange>
              </w:rPr>
              <w:fldChar w:fldCharType="end"/>
            </w:r>
          </w:ins>
        </w:p>
        <w:p w14:paraId="5581FBBF" w14:textId="77777777" w:rsidR="007B1472" w:rsidRPr="007B1472" w:rsidRDefault="007B1472">
          <w:pPr>
            <w:pStyle w:val="bibliography"/>
            <w:ind w:left="300" w:hanging="300"/>
            <w:divId w:val="2055737988"/>
            <w:rPr>
              <w:ins w:id="2313" w:author="Gonzalo Franetovic" w:date="2023-08-10T16:49:00Z"/>
              <w:color w:val="000000"/>
              <w:sz w:val="20"/>
              <w:rPrChange w:id="2314" w:author="Gonzalo Franetovic" w:date="2023-08-10T16:49:00Z">
                <w:rPr>
                  <w:ins w:id="2315" w:author="Gonzalo Franetovic" w:date="2023-08-10T16:49:00Z"/>
                </w:rPr>
              </w:rPrChange>
            </w:rPr>
          </w:pPr>
          <w:proofErr w:type="spellStart"/>
          <w:ins w:id="2316" w:author="Gonzalo Franetovic" w:date="2023-08-10T16:49:00Z">
            <w:r w:rsidRPr="007B1472">
              <w:rPr>
                <w:color w:val="000000"/>
                <w:sz w:val="20"/>
                <w:rPrChange w:id="2317" w:author="Gonzalo Franetovic" w:date="2023-08-10T16:49:00Z">
                  <w:rPr/>
                </w:rPrChange>
              </w:rPr>
              <w:t>Mijs</w:t>
            </w:r>
            <w:proofErr w:type="spellEnd"/>
            <w:r w:rsidRPr="007B1472">
              <w:rPr>
                <w:color w:val="000000"/>
                <w:sz w:val="20"/>
                <w:rPrChange w:id="2318" w:author="Gonzalo Franetovic" w:date="2023-08-10T16:49:00Z">
                  <w:rPr/>
                </w:rPrChange>
              </w:rPr>
              <w:t xml:space="preserve">, J. J. B. (2018). Inequality Is a Problem of Inference: How People Solve the Social Puzzle of Unequal Outcomes. </w:t>
            </w:r>
            <w:r w:rsidRPr="007B1472">
              <w:rPr>
                <w:i/>
                <w:iCs/>
                <w:color w:val="000000"/>
                <w:sz w:val="20"/>
                <w:rPrChange w:id="2319" w:author="Gonzalo Franetovic" w:date="2023-08-10T16:49:00Z">
                  <w:rPr>
                    <w:i/>
                    <w:iCs/>
                  </w:rPr>
                </w:rPrChange>
              </w:rPr>
              <w:t>Societies</w:t>
            </w:r>
            <w:r w:rsidRPr="007B1472">
              <w:rPr>
                <w:color w:val="000000"/>
                <w:sz w:val="20"/>
                <w:rPrChange w:id="2320" w:author="Gonzalo Franetovic" w:date="2023-08-10T16:49:00Z">
                  <w:rPr/>
                </w:rPrChange>
              </w:rPr>
              <w:t xml:space="preserve">, </w:t>
            </w:r>
            <w:r w:rsidRPr="007B1472">
              <w:rPr>
                <w:i/>
                <w:iCs/>
                <w:color w:val="000000"/>
                <w:sz w:val="20"/>
                <w:rPrChange w:id="2321" w:author="Gonzalo Franetovic" w:date="2023-08-10T16:49:00Z">
                  <w:rPr>
                    <w:i/>
                    <w:iCs/>
                  </w:rPr>
                </w:rPrChange>
              </w:rPr>
              <w:t>8</w:t>
            </w:r>
            <w:r w:rsidRPr="007B1472">
              <w:rPr>
                <w:color w:val="000000"/>
                <w:sz w:val="20"/>
                <w:rPrChange w:id="2322" w:author="Gonzalo Franetovic" w:date="2023-08-10T16:49:00Z">
                  <w:rPr/>
                </w:rPrChange>
              </w:rPr>
              <w:t xml:space="preserve">(3), 64. </w:t>
            </w:r>
            <w:r w:rsidRPr="007B1472">
              <w:rPr>
                <w:color w:val="000000"/>
                <w:sz w:val="20"/>
                <w:rPrChange w:id="2323" w:author="Gonzalo Franetovic" w:date="2023-08-10T16:49:00Z">
                  <w:rPr/>
                </w:rPrChange>
              </w:rPr>
              <w:fldChar w:fldCharType="begin"/>
            </w:r>
            <w:r w:rsidRPr="007B1472">
              <w:rPr>
                <w:color w:val="000000"/>
                <w:sz w:val="20"/>
                <w:rPrChange w:id="2324" w:author="Gonzalo Franetovic" w:date="2023-08-10T16:49:00Z">
                  <w:rPr/>
                </w:rPrChange>
              </w:rPr>
              <w:instrText>HYPERLINK "https://doi.org/10.3390/soc8030064"</w:instrText>
            </w:r>
            <w:r w:rsidRPr="007B1472">
              <w:rPr>
                <w:color w:val="000000"/>
                <w:sz w:val="20"/>
                <w:rPrChange w:id="2325" w:author="Gonzalo Franetovic" w:date="2023-08-10T16:49:00Z">
                  <w:rPr/>
                </w:rPrChange>
              </w:rPr>
            </w:r>
            <w:r w:rsidRPr="007B1472">
              <w:rPr>
                <w:color w:val="000000"/>
                <w:sz w:val="20"/>
                <w:rPrChange w:id="2326" w:author="Gonzalo Franetovic" w:date="2023-08-10T16:49:00Z">
                  <w:rPr/>
                </w:rPrChange>
              </w:rPr>
              <w:fldChar w:fldCharType="separate"/>
            </w:r>
            <w:r w:rsidRPr="007B1472">
              <w:rPr>
                <w:rStyle w:val="Hipervnculo"/>
                <w:color w:val="000000"/>
                <w:sz w:val="20"/>
                <w:rPrChange w:id="2327" w:author="Gonzalo Franetovic" w:date="2023-08-10T16:49:00Z">
                  <w:rPr>
                    <w:rStyle w:val="Hipervnculo"/>
                  </w:rPr>
                </w:rPrChange>
              </w:rPr>
              <w:t>https://doi.org/10.3390/soc8030064</w:t>
            </w:r>
            <w:r w:rsidRPr="007B1472">
              <w:rPr>
                <w:color w:val="000000"/>
                <w:sz w:val="20"/>
                <w:rPrChange w:id="2328" w:author="Gonzalo Franetovic" w:date="2023-08-10T16:49:00Z">
                  <w:rPr/>
                </w:rPrChange>
              </w:rPr>
              <w:fldChar w:fldCharType="end"/>
            </w:r>
          </w:ins>
        </w:p>
        <w:p w14:paraId="76A3AB12" w14:textId="77777777" w:rsidR="007B1472" w:rsidRPr="007B1472" w:rsidRDefault="007B1472">
          <w:pPr>
            <w:pStyle w:val="bibliography"/>
            <w:ind w:left="300" w:hanging="300"/>
            <w:divId w:val="2055737988"/>
            <w:rPr>
              <w:ins w:id="2329" w:author="Gonzalo Franetovic" w:date="2023-08-10T16:49:00Z"/>
              <w:color w:val="000000"/>
              <w:sz w:val="20"/>
              <w:rPrChange w:id="2330" w:author="Gonzalo Franetovic" w:date="2023-08-10T16:49:00Z">
                <w:rPr>
                  <w:ins w:id="2331" w:author="Gonzalo Franetovic" w:date="2023-08-10T16:49:00Z"/>
                </w:rPr>
              </w:rPrChange>
            </w:rPr>
          </w:pPr>
          <w:ins w:id="2332" w:author="Gonzalo Franetovic" w:date="2023-08-10T16:49:00Z">
            <w:r w:rsidRPr="007B1472">
              <w:rPr>
                <w:color w:val="000000"/>
                <w:sz w:val="20"/>
                <w:rPrChange w:id="2333" w:author="Gonzalo Franetovic" w:date="2023-08-10T16:49:00Z">
                  <w:rPr/>
                </w:rPrChange>
              </w:rPr>
              <w:t xml:space="preserve">Moya, C., Adriaans, J., &amp; Sauer, C. (2023). Unjust Income Inequality Prevails Across 29 Countries. </w:t>
            </w:r>
            <w:r w:rsidRPr="007B1472">
              <w:rPr>
                <w:i/>
                <w:iCs/>
                <w:color w:val="000000"/>
                <w:sz w:val="20"/>
                <w:rPrChange w:id="2334" w:author="Gonzalo Franetovic" w:date="2023-08-10T16:49:00Z">
                  <w:rPr>
                    <w:i/>
                    <w:iCs/>
                  </w:rPr>
                </w:rPrChange>
              </w:rPr>
              <w:t>Socius: Sociological Research for a Dynamic World</w:t>
            </w:r>
            <w:r w:rsidRPr="007B1472">
              <w:rPr>
                <w:color w:val="000000"/>
                <w:sz w:val="20"/>
                <w:rPrChange w:id="2335" w:author="Gonzalo Franetovic" w:date="2023-08-10T16:49:00Z">
                  <w:rPr/>
                </w:rPrChange>
              </w:rPr>
              <w:t xml:space="preserve">, </w:t>
            </w:r>
            <w:r w:rsidRPr="007B1472">
              <w:rPr>
                <w:i/>
                <w:iCs/>
                <w:color w:val="000000"/>
                <w:sz w:val="20"/>
                <w:rPrChange w:id="2336" w:author="Gonzalo Franetovic" w:date="2023-08-10T16:49:00Z">
                  <w:rPr>
                    <w:i/>
                    <w:iCs/>
                  </w:rPr>
                </w:rPrChange>
              </w:rPr>
              <w:t>9</w:t>
            </w:r>
            <w:r w:rsidRPr="007B1472">
              <w:rPr>
                <w:color w:val="000000"/>
                <w:sz w:val="20"/>
                <w:rPrChange w:id="2337" w:author="Gonzalo Franetovic" w:date="2023-08-10T16:49:00Z">
                  <w:rPr/>
                </w:rPrChange>
              </w:rPr>
              <w:t xml:space="preserve">, 237802312311715. </w:t>
            </w:r>
            <w:r w:rsidRPr="007B1472">
              <w:rPr>
                <w:color w:val="000000"/>
                <w:sz w:val="20"/>
                <w:rPrChange w:id="2338" w:author="Gonzalo Franetovic" w:date="2023-08-10T16:49:00Z">
                  <w:rPr/>
                </w:rPrChange>
              </w:rPr>
              <w:fldChar w:fldCharType="begin"/>
            </w:r>
            <w:r w:rsidRPr="007B1472">
              <w:rPr>
                <w:color w:val="000000"/>
                <w:sz w:val="20"/>
                <w:rPrChange w:id="2339" w:author="Gonzalo Franetovic" w:date="2023-08-10T16:49:00Z">
                  <w:rPr/>
                </w:rPrChange>
              </w:rPr>
              <w:instrText>HYPERLINK "https://doi.org/10.1177/23780231231171581"</w:instrText>
            </w:r>
            <w:r w:rsidRPr="007B1472">
              <w:rPr>
                <w:color w:val="000000"/>
                <w:sz w:val="20"/>
                <w:rPrChange w:id="2340" w:author="Gonzalo Franetovic" w:date="2023-08-10T16:49:00Z">
                  <w:rPr/>
                </w:rPrChange>
              </w:rPr>
            </w:r>
            <w:r w:rsidRPr="007B1472">
              <w:rPr>
                <w:color w:val="000000"/>
                <w:sz w:val="20"/>
                <w:rPrChange w:id="2341" w:author="Gonzalo Franetovic" w:date="2023-08-10T16:49:00Z">
                  <w:rPr/>
                </w:rPrChange>
              </w:rPr>
              <w:fldChar w:fldCharType="separate"/>
            </w:r>
            <w:r w:rsidRPr="007B1472">
              <w:rPr>
                <w:rStyle w:val="Hipervnculo"/>
                <w:color w:val="000000"/>
                <w:sz w:val="20"/>
                <w:rPrChange w:id="2342" w:author="Gonzalo Franetovic" w:date="2023-08-10T16:49:00Z">
                  <w:rPr>
                    <w:rStyle w:val="Hipervnculo"/>
                  </w:rPr>
                </w:rPrChange>
              </w:rPr>
              <w:t>https://doi.org/10.1177/23780231231171581</w:t>
            </w:r>
            <w:r w:rsidRPr="007B1472">
              <w:rPr>
                <w:color w:val="000000"/>
                <w:sz w:val="20"/>
                <w:rPrChange w:id="2343" w:author="Gonzalo Franetovic" w:date="2023-08-10T16:49:00Z">
                  <w:rPr/>
                </w:rPrChange>
              </w:rPr>
              <w:fldChar w:fldCharType="end"/>
            </w:r>
          </w:ins>
        </w:p>
        <w:p w14:paraId="7FE6C5D3" w14:textId="77777777" w:rsidR="007B1472" w:rsidRPr="007B1472" w:rsidRDefault="007B1472">
          <w:pPr>
            <w:pStyle w:val="bibliography"/>
            <w:ind w:left="300" w:hanging="300"/>
            <w:divId w:val="2055737988"/>
            <w:rPr>
              <w:ins w:id="2344" w:author="Gonzalo Franetovic" w:date="2023-08-10T16:49:00Z"/>
              <w:color w:val="000000"/>
              <w:sz w:val="20"/>
              <w:rPrChange w:id="2345" w:author="Gonzalo Franetovic" w:date="2023-08-10T16:49:00Z">
                <w:rPr>
                  <w:ins w:id="2346" w:author="Gonzalo Franetovic" w:date="2023-08-10T16:49:00Z"/>
                </w:rPr>
              </w:rPrChange>
            </w:rPr>
          </w:pPr>
          <w:ins w:id="2347" w:author="Gonzalo Franetovic" w:date="2023-08-10T16:49:00Z">
            <w:r w:rsidRPr="007B1472">
              <w:rPr>
                <w:color w:val="000000"/>
                <w:sz w:val="20"/>
                <w:rPrChange w:id="2348" w:author="Gonzalo Franetovic" w:date="2023-08-10T16:49:00Z">
                  <w:rPr/>
                </w:rPrChange>
              </w:rPr>
              <w:t xml:space="preserve">Puga, I. (2010). Lo Justo y lo </w:t>
            </w:r>
            <w:proofErr w:type="spellStart"/>
            <w:r w:rsidRPr="007B1472">
              <w:rPr>
                <w:color w:val="000000"/>
                <w:sz w:val="20"/>
                <w:rPrChange w:id="2349" w:author="Gonzalo Franetovic" w:date="2023-08-10T16:49:00Z">
                  <w:rPr/>
                </w:rPrChange>
              </w:rPr>
              <w:t>Posible</w:t>
            </w:r>
            <w:proofErr w:type="spellEnd"/>
            <w:r w:rsidRPr="007B1472">
              <w:rPr>
                <w:color w:val="000000"/>
                <w:sz w:val="20"/>
                <w:rPrChange w:id="2350" w:author="Gonzalo Franetovic" w:date="2023-08-10T16:49:00Z">
                  <w:rPr/>
                </w:rPrChange>
              </w:rPr>
              <w:t xml:space="preserve">: </w:t>
            </w:r>
            <w:proofErr w:type="spellStart"/>
            <w:r w:rsidRPr="007B1472">
              <w:rPr>
                <w:color w:val="000000"/>
                <w:sz w:val="20"/>
                <w:rPrChange w:id="2351" w:author="Gonzalo Franetovic" w:date="2023-08-10T16:49:00Z">
                  <w:rPr/>
                </w:rPrChange>
              </w:rPr>
              <w:t>Desigualdad</w:t>
            </w:r>
            <w:proofErr w:type="spellEnd"/>
            <w:r w:rsidRPr="007B1472">
              <w:rPr>
                <w:color w:val="000000"/>
                <w:sz w:val="20"/>
                <w:rPrChange w:id="2352" w:author="Gonzalo Franetovic" w:date="2023-08-10T16:49:00Z">
                  <w:rPr/>
                </w:rPrChange>
              </w:rPr>
              <w:t xml:space="preserve">, </w:t>
            </w:r>
            <w:proofErr w:type="spellStart"/>
            <w:r w:rsidRPr="007B1472">
              <w:rPr>
                <w:color w:val="000000"/>
                <w:sz w:val="20"/>
                <w:rPrChange w:id="2353" w:author="Gonzalo Franetovic" w:date="2023-08-10T16:49:00Z">
                  <w:rPr/>
                </w:rPrChange>
              </w:rPr>
              <w:t>Legitimidad</w:t>
            </w:r>
            <w:proofErr w:type="spellEnd"/>
            <w:r w:rsidRPr="007B1472">
              <w:rPr>
                <w:color w:val="000000"/>
                <w:sz w:val="20"/>
                <w:rPrChange w:id="2354" w:author="Gonzalo Franetovic" w:date="2023-08-10T16:49:00Z">
                  <w:rPr/>
                </w:rPrChange>
              </w:rPr>
              <w:t xml:space="preserve"> e </w:t>
            </w:r>
            <w:proofErr w:type="spellStart"/>
            <w:r w:rsidRPr="007B1472">
              <w:rPr>
                <w:color w:val="000000"/>
                <w:sz w:val="20"/>
                <w:rPrChange w:id="2355" w:author="Gonzalo Franetovic" w:date="2023-08-10T16:49:00Z">
                  <w:rPr/>
                </w:rPrChange>
              </w:rPr>
              <w:t>Ideología</w:t>
            </w:r>
            <w:proofErr w:type="spellEnd"/>
            <w:r w:rsidRPr="007B1472">
              <w:rPr>
                <w:color w:val="000000"/>
                <w:sz w:val="20"/>
                <w:rPrChange w:id="2356" w:author="Gonzalo Franetovic" w:date="2023-08-10T16:49:00Z">
                  <w:rPr/>
                </w:rPrChange>
              </w:rPr>
              <w:t xml:space="preserve"> </w:t>
            </w:r>
            <w:proofErr w:type="spellStart"/>
            <w:r w:rsidRPr="007B1472">
              <w:rPr>
                <w:color w:val="000000"/>
                <w:sz w:val="20"/>
                <w:rPrChange w:id="2357" w:author="Gonzalo Franetovic" w:date="2023-08-10T16:49:00Z">
                  <w:rPr/>
                </w:rPrChange>
              </w:rPr>
              <w:t>en</w:t>
            </w:r>
            <w:proofErr w:type="spellEnd"/>
            <w:r w:rsidRPr="007B1472">
              <w:rPr>
                <w:color w:val="000000"/>
                <w:sz w:val="20"/>
                <w:rPrChange w:id="2358" w:author="Gonzalo Franetovic" w:date="2023-08-10T16:49:00Z">
                  <w:rPr/>
                </w:rPrChange>
              </w:rPr>
              <w:t xml:space="preserve"> Chile. In </w:t>
            </w:r>
            <w:proofErr w:type="spellStart"/>
            <w:r w:rsidRPr="007B1472">
              <w:rPr>
                <w:i/>
                <w:iCs/>
                <w:color w:val="000000"/>
                <w:sz w:val="20"/>
                <w:rPrChange w:id="2359" w:author="Gonzalo Franetovic" w:date="2023-08-10T16:49:00Z">
                  <w:rPr>
                    <w:i/>
                    <w:iCs/>
                  </w:rPr>
                </w:rPrChange>
              </w:rPr>
              <w:t>Desigualdad</w:t>
            </w:r>
            <w:proofErr w:type="spellEnd"/>
            <w:r w:rsidRPr="007B1472">
              <w:rPr>
                <w:i/>
                <w:iCs/>
                <w:color w:val="000000"/>
                <w:sz w:val="20"/>
                <w:rPrChange w:id="2360" w:author="Gonzalo Franetovic" w:date="2023-08-10T16:49:00Z">
                  <w:rPr>
                    <w:i/>
                    <w:iCs/>
                  </w:rPr>
                </w:rPrChange>
              </w:rPr>
              <w:t xml:space="preserve">, </w:t>
            </w:r>
            <w:proofErr w:type="spellStart"/>
            <w:r w:rsidRPr="007B1472">
              <w:rPr>
                <w:i/>
                <w:iCs/>
                <w:color w:val="000000"/>
                <w:sz w:val="20"/>
                <w:rPrChange w:id="2361" w:author="Gonzalo Franetovic" w:date="2023-08-10T16:49:00Z">
                  <w:rPr>
                    <w:i/>
                    <w:iCs/>
                  </w:rPr>
                </w:rPrChange>
              </w:rPr>
              <w:t>legitimación</w:t>
            </w:r>
            <w:proofErr w:type="spellEnd"/>
            <w:r w:rsidRPr="007B1472">
              <w:rPr>
                <w:i/>
                <w:iCs/>
                <w:color w:val="000000"/>
                <w:sz w:val="20"/>
                <w:rPrChange w:id="2362" w:author="Gonzalo Franetovic" w:date="2023-08-10T16:49:00Z">
                  <w:rPr>
                    <w:i/>
                    <w:iCs/>
                  </w:rPr>
                </w:rPrChange>
              </w:rPr>
              <w:t xml:space="preserve"> y </w:t>
            </w:r>
            <w:proofErr w:type="spellStart"/>
            <w:r w:rsidRPr="007B1472">
              <w:rPr>
                <w:i/>
                <w:iCs/>
                <w:color w:val="000000"/>
                <w:sz w:val="20"/>
                <w:rPrChange w:id="2363" w:author="Gonzalo Franetovic" w:date="2023-08-10T16:49:00Z">
                  <w:rPr>
                    <w:i/>
                    <w:iCs/>
                  </w:rPr>
                </w:rPrChange>
              </w:rPr>
              <w:t>conflicto</w:t>
            </w:r>
            <w:proofErr w:type="spellEnd"/>
            <w:r w:rsidRPr="007B1472">
              <w:rPr>
                <w:i/>
                <w:iCs/>
                <w:color w:val="000000"/>
                <w:sz w:val="20"/>
                <w:rPrChange w:id="2364" w:author="Gonzalo Franetovic" w:date="2023-08-10T16:49:00Z">
                  <w:rPr>
                    <w:i/>
                    <w:iCs/>
                  </w:rPr>
                </w:rPrChange>
              </w:rPr>
              <w:t xml:space="preserve">. </w:t>
            </w:r>
            <w:proofErr w:type="spellStart"/>
            <w:r w:rsidRPr="007B1472">
              <w:rPr>
                <w:i/>
                <w:iCs/>
                <w:color w:val="000000"/>
                <w:sz w:val="20"/>
                <w:rPrChange w:id="2365" w:author="Gonzalo Franetovic" w:date="2023-08-10T16:49:00Z">
                  <w:rPr>
                    <w:i/>
                    <w:iCs/>
                  </w:rPr>
                </w:rPrChange>
              </w:rPr>
              <w:t>Dimensiones</w:t>
            </w:r>
            <w:proofErr w:type="spellEnd"/>
            <w:r w:rsidRPr="007B1472">
              <w:rPr>
                <w:i/>
                <w:iCs/>
                <w:color w:val="000000"/>
                <w:sz w:val="20"/>
                <w:rPrChange w:id="2366" w:author="Gonzalo Franetovic" w:date="2023-08-10T16:49:00Z">
                  <w:rPr>
                    <w:i/>
                    <w:iCs/>
                  </w:rPr>
                </w:rPrChange>
              </w:rPr>
              <w:t xml:space="preserve"> </w:t>
            </w:r>
            <w:proofErr w:type="spellStart"/>
            <w:r w:rsidRPr="007B1472">
              <w:rPr>
                <w:i/>
                <w:iCs/>
                <w:color w:val="000000"/>
                <w:sz w:val="20"/>
                <w:rPrChange w:id="2367" w:author="Gonzalo Franetovic" w:date="2023-08-10T16:49:00Z">
                  <w:rPr>
                    <w:i/>
                    <w:iCs/>
                  </w:rPr>
                </w:rPrChange>
              </w:rPr>
              <w:t>políticas</w:t>
            </w:r>
            <w:proofErr w:type="spellEnd"/>
            <w:r w:rsidRPr="007B1472">
              <w:rPr>
                <w:i/>
                <w:iCs/>
                <w:color w:val="000000"/>
                <w:sz w:val="20"/>
                <w:rPrChange w:id="2368" w:author="Gonzalo Franetovic" w:date="2023-08-10T16:49:00Z">
                  <w:rPr>
                    <w:i/>
                    <w:iCs/>
                  </w:rPr>
                </w:rPrChange>
              </w:rPr>
              <w:t xml:space="preserve"> y </w:t>
            </w:r>
            <w:proofErr w:type="spellStart"/>
            <w:r w:rsidRPr="007B1472">
              <w:rPr>
                <w:i/>
                <w:iCs/>
                <w:color w:val="000000"/>
                <w:sz w:val="20"/>
                <w:rPrChange w:id="2369" w:author="Gonzalo Franetovic" w:date="2023-08-10T16:49:00Z">
                  <w:rPr>
                    <w:i/>
                    <w:iCs/>
                  </w:rPr>
                </w:rPrChange>
              </w:rPr>
              <w:t>culturales</w:t>
            </w:r>
            <w:proofErr w:type="spellEnd"/>
            <w:r w:rsidRPr="007B1472">
              <w:rPr>
                <w:i/>
                <w:iCs/>
                <w:color w:val="000000"/>
                <w:sz w:val="20"/>
                <w:rPrChange w:id="2370" w:author="Gonzalo Franetovic" w:date="2023-08-10T16:49:00Z">
                  <w:rPr>
                    <w:i/>
                    <w:iCs/>
                  </w:rPr>
                </w:rPrChange>
              </w:rPr>
              <w:t xml:space="preserve"> de la </w:t>
            </w:r>
            <w:proofErr w:type="spellStart"/>
            <w:r w:rsidRPr="007B1472">
              <w:rPr>
                <w:i/>
                <w:iCs/>
                <w:color w:val="000000"/>
                <w:sz w:val="20"/>
                <w:rPrChange w:id="2371" w:author="Gonzalo Franetovic" w:date="2023-08-10T16:49:00Z">
                  <w:rPr>
                    <w:i/>
                    <w:iCs/>
                  </w:rPr>
                </w:rPrChange>
              </w:rPr>
              <w:t>desigualdad</w:t>
            </w:r>
            <w:proofErr w:type="spellEnd"/>
            <w:r w:rsidRPr="007B1472">
              <w:rPr>
                <w:i/>
                <w:iCs/>
                <w:color w:val="000000"/>
                <w:sz w:val="20"/>
                <w:rPrChange w:id="2372" w:author="Gonzalo Franetovic" w:date="2023-08-10T16:49:00Z">
                  <w:rPr>
                    <w:i/>
                    <w:iCs/>
                  </w:rPr>
                </w:rPrChange>
              </w:rPr>
              <w:t xml:space="preserve"> </w:t>
            </w:r>
            <w:proofErr w:type="spellStart"/>
            <w:r w:rsidRPr="007B1472">
              <w:rPr>
                <w:i/>
                <w:iCs/>
                <w:color w:val="000000"/>
                <w:sz w:val="20"/>
                <w:rPrChange w:id="2373" w:author="Gonzalo Franetovic" w:date="2023-08-10T16:49:00Z">
                  <w:rPr>
                    <w:i/>
                    <w:iCs/>
                  </w:rPr>
                </w:rPrChange>
              </w:rPr>
              <w:t>en</w:t>
            </w:r>
            <w:proofErr w:type="spellEnd"/>
            <w:r w:rsidRPr="007B1472">
              <w:rPr>
                <w:i/>
                <w:iCs/>
                <w:color w:val="000000"/>
                <w:sz w:val="20"/>
                <w:rPrChange w:id="2374" w:author="Gonzalo Franetovic" w:date="2023-08-10T16:49:00Z">
                  <w:rPr>
                    <w:i/>
                    <w:iCs/>
                  </w:rPr>
                </w:rPrChange>
              </w:rPr>
              <w:t xml:space="preserve"> América Latina</w:t>
            </w:r>
            <w:r w:rsidRPr="007B1472">
              <w:rPr>
                <w:color w:val="000000"/>
                <w:sz w:val="20"/>
                <w:rPrChange w:id="2375" w:author="Gonzalo Franetovic" w:date="2023-08-10T16:49:00Z">
                  <w:rPr/>
                </w:rPrChange>
              </w:rPr>
              <w:t xml:space="preserve"> (pp. 139–160). UAH. </w:t>
            </w:r>
            <w:r w:rsidRPr="007B1472">
              <w:rPr>
                <w:color w:val="000000"/>
                <w:sz w:val="20"/>
                <w:rPrChange w:id="2376" w:author="Gonzalo Franetovic" w:date="2023-08-10T16:49:00Z">
                  <w:rPr/>
                </w:rPrChange>
              </w:rPr>
              <w:fldChar w:fldCharType="begin"/>
            </w:r>
            <w:r w:rsidRPr="007B1472">
              <w:rPr>
                <w:color w:val="000000"/>
                <w:sz w:val="20"/>
                <w:rPrChange w:id="2377" w:author="Gonzalo Franetovic" w:date="2023-08-10T16:49:00Z">
                  <w:rPr/>
                </w:rPrChange>
              </w:rPr>
              <w:instrText>HYPERLINK "http://docshare01.docshare.tips/files/24285/242854039.pdf"</w:instrText>
            </w:r>
            <w:r w:rsidRPr="007B1472">
              <w:rPr>
                <w:color w:val="000000"/>
                <w:sz w:val="20"/>
                <w:rPrChange w:id="2378" w:author="Gonzalo Franetovic" w:date="2023-08-10T16:49:00Z">
                  <w:rPr/>
                </w:rPrChange>
              </w:rPr>
            </w:r>
            <w:r w:rsidRPr="007B1472">
              <w:rPr>
                <w:color w:val="000000"/>
                <w:sz w:val="20"/>
                <w:rPrChange w:id="2379" w:author="Gonzalo Franetovic" w:date="2023-08-10T16:49:00Z">
                  <w:rPr/>
                </w:rPrChange>
              </w:rPr>
              <w:fldChar w:fldCharType="separate"/>
            </w:r>
            <w:r w:rsidRPr="007B1472">
              <w:rPr>
                <w:rStyle w:val="Hipervnculo"/>
                <w:color w:val="000000"/>
                <w:sz w:val="20"/>
                <w:rPrChange w:id="2380" w:author="Gonzalo Franetovic" w:date="2023-08-10T16:49:00Z">
                  <w:rPr>
                    <w:rStyle w:val="Hipervnculo"/>
                  </w:rPr>
                </w:rPrChange>
              </w:rPr>
              <w:t>http://docshare01.docshare.tips/files/24285/242854039.pdf</w:t>
            </w:r>
            <w:r w:rsidRPr="007B1472">
              <w:rPr>
                <w:color w:val="000000"/>
                <w:sz w:val="20"/>
                <w:rPrChange w:id="2381" w:author="Gonzalo Franetovic" w:date="2023-08-10T16:49:00Z">
                  <w:rPr/>
                </w:rPrChange>
              </w:rPr>
              <w:fldChar w:fldCharType="end"/>
            </w:r>
          </w:ins>
        </w:p>
        <w:p w14:paraId="53402C42" w14:textId="77777777" w:rsidR="007B1472" w:rsidRPr="007B1472" w:rsidRDefault="007B1472">
          <w:pPr>
            <w:pStyle w:val="bibliography"/>
            <w:ind w:left="300" w:hanging="300"/>
            <w:divId w:val="2055737988"/>
            <w:rPr>
              <w:ins w:id="2382" w:author="Gonzalo Franetovic" w:date="2023-08-10T16:49:00Z"/>
              <w:color w:val="000000"/>
              <w:sz w:val="20"/>
              <w:rPrChange w:id="2383" w:author="Gonzalo Franetovic" w:date="2023-08-10T16:49:00Z">
                <w:rPr>
                  <w:ins w:id="2384" w:author="Gonzalo Franetovic" w:date="2023-08-10T16:49:00Z"/>
                </w:rPr>
              </w:rPrChange>
            </w:rPr>
          </w:pPr>
          <w:ins w:id="2385" w:author="Gonzalo Franetovic" w:date="2023-08-10T16:49:00Z">
            <w:r w:rsidRPr="007B1472">
              <w:rPr>
                <w:color w:val="000000"/>
                <w:sz w:val="20"/>
                <w:rPrChange w:id="2386" w:author="Gonzalo Franetovic" w:date="2023-08-10T16:49:00Z">
                  <w:rPr/>
                </w:rPrChange>
              </w:rPr>
              <w:t xml:space="preserve">Schneider, S. M., &amp; Castillo, J. C. (2015). Poverty Attributions and the Perceived Justice of Income Inequality. </w:t>
            </w:r>
            <w:r w:rsidRPr="007B1472">
              <w:rPr>
                <w:i/>
                <w:iCs/>
                <w:color w:val="000000"/>
                <w:sz w:val="20"/>
                <w:rPrChange w:id="2387" w:author="Gonzalo Franetovic" w:date="2023-08-10T16:49:00Z">
                  <w:rPr>
                    <w:i/>
                    <w:iCs/>
                  </w:rPr>
                </w:rPrChange>
              </w:rPr>
              <w:t>Social Psychology Quarterly</w:t>
            </w:r>
            <w:r w:rsidRPr="007B1472">
              <w:rPr>
                <w:color w:val="000000"/>
                <w:sz w:val="20"/>
                <w:rPrChange w:id="2388" w:author="Gonzalo Franetovic" w:date="2023-08-10T16:49:00Z">
                  <w:rPr/>
                </w:rPrChange>
              </w:rPr>
              <w:t xml:space="preserve">, </w:t>
            </w:r>
            <w:r w:rsidRPr="007B1472">
              <w:rPr>
                <w:i/>
                <w:iCs/>
                <w:color w:val="000000"/>
                <w:sz w:val="20"/>
                <w:rPrChange w:id="2389" w:author="Gonzalo Franetovic" w:date="2023-08-10T16:49:00Z">
                  <w:rPr>
                    <w:i/>
                    <w:iCs/>
                  </w:rPr>
                </w:rPrChange>
              </w:rPr>
              <w:t>78</w:t>
            </w:r>
            <w:r w:rsidRPr="007B1472">
              <w:rPr>
                <w:color w:val="000000"/>
                <w:sz w:val="20"/>
                <w:rPrChange w:id="2390" w:author="Gonzalo Franetovic" w:date="2023-08-10T16:49:00Z">
                  <w:rPr/>
                </w:rPrChange>
              </w:rPr>
              <w:t xml:space="preserve">(3), 263–282. </w:t>
            </w:r>
            <w:r w:rsidRPr="007B1472">
              <w:rPr>
                <w:color w:val="000000"/>
                <w:sz w:val="20"/>
                <w:rPrChange w:id="2391" w:author="Gonzalo Franetovic" w:date="2023-08-10T16:49:00Z">
                  <w:rPr/>
                </w:rPrChange>
              </w:rPr>
              <w:fldChar w:fldCharType="begin"/>
            </w:r>
            <w:r w:rsidRPr="007B1472">
              <w:rPr>
                <w:color w:val="000000"/>
                <w:sz w:val="20"/>
                <w:rPrChange w:id="2392" w:author="Gonzalo Franetovic" w:date="2023-08-10T16:49:00Z">
                  <w:rPr/>
                </w:rPrChange>
              </w:rPr>
              <w:instrText>HYPERLINK "https://doi.org/10.1177/0190272515589298"</w:instrText>
            </w:r>
            <w:r w:rsidRPr="007B1472">
              <w:rPr>
                <w:color w:val="000000"/>
                <w:sz w:val="20"/>
                <w:rPrChange w:id="2393" w:author="Gonzalo Franetovic" w:date="2023-08-10T16:49:00Z">
                  <w:rPr/>
                </w:rPrChange>
              </w:rPr>
            </w:r>
            <w:r w:rsidRPr="007B1472">
              <w:rPr>
                <w:color w:val="000000"/>
                <w:sz w:val="20"/>
                <w:rPrChange w:id="2394" w:author="Gonzalo Franetovic" w:date="2023-08-10T16:49:00Z">
                  <w:rPr/>
                </w:rPrChange>
              </w:rPr>
              <w:fldChar w:fldCharType="separate"/>
            </w:r>
            <w:r w:rsidRPr="007B1472">
              <w:rPr>
                <w:rStyle w:val="Hipervnculo"/>
                <w:color w:val="000000"/>
                <w:sz w:val="20"/>
                <w:rPrChange w:id="2395" w:author="Gonzalo Franetovic" w:date="2023-08-10T16:49:00Z">
                  <w:rPr>
                    <w:rStyle w:val="Hipervnculo"/>
                  </w:rPr>
                </w:rPrChange>
              </w:rPr>
              <w:t>https://doi.org/10.1177/0190272515589298</w:t>
            </w:r>
            <w:r w:rsidRPr="007B1472">
              <w:rPr>
                <w:color w:val="000000"/>
                <w:sz w:val="20"/>
                <w:rPrChange w:id="2396" w:author="Gonzalo Franetovic" w:date="2023-08-10T16:49:00Z">
                  <w:rPr/>
                </w:rPrChange>
              </w:rPr>
              <w:fldChar w:fldCharType="end"/>
            </w:r>
          </w:ins>
        </w:p>
        <w:p w14:paraId="5FEEBC83" w14:textId="77777777" w:rsidR="007B1472" w:rsidRPr="007B1472" w:rsidRDefault="007B1472">
          <w:pPr>
            <w:pStyle w:val="bibliography"/>
            <w:ind w:left="300" w:hanging="300"/>
            <w:divId w:val="2055737988"/>
            <w:rPr>
              <w:ins w:id="2397" w:author="Gonzalo Franetovic" w:date="2023-08-10T16:49:00Z"/>
              <w:color w:val="000000"/>
              <w:sz w:val="20"/>
              <w:rPrChange w:id="2398" w:author="Gonzalo Franetovic" w:date="2023-08-10T16:49:00Z">
                <w:rPr>
                  <w:ins w:id="2399" w:author="Gonzalo Franetovic" w:date="2023-08-10T16:49:00Z"/>
                </w:rPr>
              </w:rPrChange>
            </w:rPr>
          </w:pPr>
          <w:ins w:id="2400" w:author="Gonzalo Franetovic" w:date="2023-08-10T16:49:00Z">
            <w:r w:rsidRPr="007B1472">
              <w:rPr>
                <w:color w:val="000000"/>
                <w:sz w:val="20"/>
                <w:rPrChange w:id="2401" w:author="Gonzalo Franetovic" w:date="2023-08-10T16:49:00Z">
                  <w:rPr/>
                </w:rPrChange>
              </w:rPr>
              <w:t xml:space="preserve">Szirmai, A. (1986). </w:t>
            </w:r>
            <w:r w:rsidRPr="007B1472">
              <w:rPr>
                <w:i/>
                <w:iCs/>
                <w:color w:val="000000"/>
                <w:sz w:val="20"/>
                <w:rPrChange w:id="2402" w:author="Gonzalo Franetovic" w:date="2023-08-10T16:49:00Z">
                  <w:rPr>
                    <w:i/>
                    <w:iCs/>
                  </w:rPr>
                </w:rPrChange>
              </w:rPr>
              <w:t>Inequality Observed: A Study of Attitudes Towards Income Inequality.</w:t>
            </w:r>
            <w:r w:rsidRPr="007B1472">
              <w:rPr>
                <w:color w:val="000000"/>
                <w:sz w:val="20"/>
                <w:rPrChange w:id="2403" w:author="Gonzalo Franetovic" w:date="2023-08-10T16:49:00Z">
                  <w:rPr/>
                </w:rPrChange>
              </w:rPr>
              <w:t xml:space="preserve"> (Vol. 18). </w:t>
            </w:r>
            <w:proofErr w:type="spellStart"/>
            <w:r w:rsidRPr="007B1472">
              <w:rPr>
                <w:color w:val="000000"/>
                <w:sz w:val="20"/>
                <w:rPrChange w:id="2404" w:author="Gonzalo Franetovic" w:date="2023-08-10T16:49:00Z">
                  <w:rPr/>
                </w:rPrChange>
              </w:rPr>
              <w:t>Febodruk</w:t>
            </w:r>
            <w:proofErr w:type="spellEnd"/>
            <w:r w:rsidRPr="007B1472">
              <w:rPr>
                <w:color w:val="000000"/>
                <w:sz w:val="20"/>
                <w:rPrChange w:id="2405" w:author="Gonzalo Franetovic" w:date="2023-08-10T16:49:00Z">
                  <w:rPr/>
                </w:rPrChange>
              </w:rPr>
              <w:t xml:space="preserve">. </w:t>
            </w:r>
            <w:r w:rsidRPr="007B1472">
              <w:rPr>
                <w:color w:val="000000"/>
                <w:sz w:val="20"/>
                <w:rPrChange w:id="2406" w:author="Gonzalo Franetovic" w:date="2023-08-10T16:49:00Z">
                  <w:rPr/>
                </w:rPrChange>
              </w:rPr>
              <w:fldChar w:fldCharType="begin"/>
            </w:r>
            <w:r w:rsidRPr="007B1472">
              <w:rPr>
                <w:color w:val="000000"/>
                <w:sz w:val="20"/>
                <w:rPrChange w:id="2407" w:author="Gonzalo Franetovic" w:date="2023-08-10T16:49:00Z">
                  <w:rPr/>
                </w:rPrChange>
              </w:rPr>
              <w:instrText>HYPERLINK "https://doi.org/10.2307/2073280"</w:instrText>
            </w:r>
            <w:r w:rsidRPr="007B1472">
              <w:rPr>
                <w:color w:val="000000"/>
                <w:sz w:val="20"/>
                <w:rPrChange w:id="2408" w:author="Gonzalo Franetovic" w:date="2023-08-10T16:49:00Z">
                  <w:rPr/>
                </w:rPrChange>
              </w:rPr>
            </w:r>
            <w:r w:rsidRPr="007B1472">
              <w:rPr>
                <w:color w:val="000000"/>
                <w:sz w:val="20"/>
                <w:rPrChange w:id="2409" w:author="Gonzalo Franetovic" w:date="2023-08-10T16:49:00Z">
                  <w:rPr/>
                </w:rPrChange>
              </w:rPr>
              <w:fldChar w:fldCharType="separate"/>
            </w:r>
            <w:r w:rsidRPr="007B1472">
              <w:rPr>
                <w:rStyle w:val="Hipervnculo"/>
                <w:color w:val="000000"/>
                <w:sz w:val="20"/>
                <w:rPrChange w:id="2410" w:author="Gonzalo Franetovic" w:date="2023-08-10T16:49:00Z">
                  <w:rPr>
                    <w:rStyle w:val="Hipervnculo"/>
                  </w:rPr>
                </w:rPrChange>
              </w:rPr>
              <w:t>https://doi.org/10.2307/2073280</w:t>
            </w:r>
            <w:r w:rsidRPr="007B1472">
              <w:rPr>
                <w:color w:val="000000"/>
                <w:sz w:val="20"/>
                <w:rPrChange w:id="2411" w:author="Gonzalo Franetovic" w:date="2023-08-10T16:49:00Z">
                  <w:rPr/>
                </w:rPrChange>
              </w:rPr>
              <w:fldChar w:fldCharType="end"/>
            </w:r>
          </w:ins>
        </w:p>
        <w:p w14:paraId="64C2D3F1" w14:textId="77777777" w:rsidR="007B1472" w:rsidRPr="007B1472" w:rsidRDefault="007B1472">
          <w:pPr>
            <w:pStyle w:val="bibliography"/>
            <w:ind w:left="300" w:hanging="300"/>
            <w:divId w:val="2055737988"/>
            <w:rPr>
              <w:ins w:id="2412" w:author="Gonzalo Franetovic" w:date="2023-08-10T16:49:00Z"/>
              <w:color w:val="000000"/>
              <w:sz w:val="20"/>
              <w:rPrChange w:id="2413" w:author="Gonzalo Franetovic" w:date="2023-08-10T16:49:00Z">
                <w:rPr>
                  <w:ins w:id="2414" w:author="Gonzalo Franetovic" w:date="2023-08-10T16:49:00Z"/>
                </w:rPr>
              </w:rPrChange>
            </w:rPr>
          </w:pPr>
          <w:proofErr w:type="spellStart"/>
          <w:ins w:id="2415" w:author="Gonzalo Franetovic" w:date="2023-08-10T16:49:00Z">
            <w:r w:rsidRPr="007B1472">
              <w:rPr>
                <w:color w:val="000000"/>
                <w:sz w:val="20"/>
                <w:rPrChange w:id="2416" w:author="Gonzalo Franetovic" w:date="2023-08-10T16:49:00Z">
                  <w:rPr/>
                </w:rPrChange>
              </w:rPr>
              <w:t>Torche</w:t>
            </w:r>
            <w:proofErr w:type="spellEnd"/>
            <w:r w:rsidRPr="007B1472">
              <w:rPr>
                <w:color w:val="000000"/>
                <w:sz w:val="20"/>
                <w:rPrChange w:id="2417" w:author="Gonzalo Franetovic" w:date="2023-08-10T16:49:00Z">
                  <w:rPr/>
                </w:rPrChange>
              </w:rPr>
              <w:t xml:space="preserve">, F. (2005). Unequal But Fluid: Social Mobility in Chile in Comparative Perspective. </w:t>
            </w:r>
            <w:r w:rsidRPr="007B1472">
              <w:rPr>
                <w:i/>
                <w:iCs/>
                <w:color w:val="000000"/>
                <w:sz w:val="20"/>
                <w:rPrChange w:id="2418" w:author="Gonzalo Franetovic" w:date="2023-08-10T16:49:00Z">
                  <w:rPr>
                    <w:i/>
                    <w:iCs/>
                  </w:rPr>
                </w:rPrChange>
              </w:rPr>
              <w:t>American Sociological Review</w:t>
            </w:r>
            <w:r w:rsidRPr="007B1472">
              <w:rPr>
                <w:color w:val="000000"/>
                <w:sz w:val="20"/>
                <w:rPrChange w:id="2419" w:author="Gonzalo Franetovic" w:date="2023-08-10T16:49:00Z">
                  <w:rPr/>
                </w:rPrChange>
              </w:rPr>
              <w:t xml:space="preserve">, </w:t>
            </w:r>
            <w:r w:rsidRPr="007B1472">
              <w:rPr>
                <w:i/>
                <w:iCs/>
                <w:color w:val="000000"/>
                <w:sz w:val="20"/>
                <w:rPrChange w:id="2420" w:author="Gonzalo Franetovic" w:date="2023-08-10T16:49:00Z">
                  <w:rPr>
                    <w:i/>
                    <w:iCs/>
                  </w:rPr>
                </w:rPrChange>
              </w:rPr>
              <w:t>70</w:t>
            </w:r>
            <w:r w:rsidRPr="007B1472">
              <w:rPr>
                <w:color w:val="000000"/>
                <w:sz w:val="20"/>
                <w:rPrChange w:id="2421" w:author="Gonzalo Franetovic" w:date="2023-08-10T16:49:00Z">
                  <w:rPr/>
                </w:rPrChange>
              </w:rPr>
              <w:t xml:space="preserve">(3), 422–450. </w:t>
            </w:r>
            <w:r w:rsidRPr="007B1472">
              <w:rPr>
                <w:color w:val="000000"/>
                <w:sz w:val="20"/>
                <w:rPrChange w:id="2422" w:author="Gonzalo Franetovic" w:date="2023-08-10T16:49:00Z">
                  <w:rPr/>
                </w:rPrChange>
              </w:rPr>
              <w:fldChar w:fldCharType="begin"/>
            </w:r>
            <w:r w:rsidRPr="007B1472">
              <w:rPr>
                <w:color w:val="000000"/>
                <w:sz w:val="20"/>
                <w:rPrChange w:id="2423" w:author="Gonzalo Franetovic" w:date="2023-08-10T16:49:00Z">
                  <w:rPr/>
                </w:rPrChange>
              </w:rPr>
              <w:instrText>HYPERLINK "https://doi.org/10.1177/000312240507000304"</w:instrText>
            </w:r>
            <w:r w:rsidRPr="007B1472">
              <w:rPr>
                <w:color w:val="000000"/>
                <w:sz w:val="20"/>
                <w:rPrChange w:id="2424" w:author="Gonzalo Franetovic" w:date="2023-08-10T16:49:00Z">
                  <w:rPr/>
                </w:rPrChange>
              </w:rPr>
            </w:r>
            <w:r w:rsidRPr="007B1472">
              <w:rPr>
                <w:color w:val="000000"/>
                <w:sz w:val="20"/>
                <w:rPrChange w:id="2425" w:author="Gonzalo Franetovic" w:date="2023-08-10T16:49:00Z">
                  <w:rPr/>
                </w:rPrChange>
              </w:rPr>
              <w:fldChar w:fldCharType="separate"/>
            </w:r>
            <w:r w:rsidRPr="007B1472">
              <w:rPr>
                <w:rStyle w:val="Hipervnculo"/>
                <w:color w:val="000000"/>
                <w:sz w:val="20"/>
                <w:rPrChange w:id="2426" w:author="Gonzalo Franetovic" w:date="2023-08-10T16:49:00Z">
                  <w:rPr>
                    <w:rStyle w:val="Hipervnculo"/>
                  </w:rPr>
                </w:rPrChange>
              </w:rPr>
              <w:t>https://doi.org/10.1177/000312240507000304</w:t>
            </w:r>
            <w:r w:rsidRPr="007B1472">
              <w:rPr>
                <w:color w:val="000000"/>
                <w:sz w:val="20"/>
                <w:rPrChange w:id="2427" w:author="Gonzalo Franetovic" w:date="2023-08-10T16:49:00Z">
                  <w:rPr/>
                </w:rPrChange>
              </w:rPr>
              <w:fldChar w:fldCharType="end"/>
            </w:r>
          </w:ins>
        </w:p>
        <w:p w14:paraId="2149A30A" w14:textId="77777777" w:rsidR="007B1472" w:rsidRPr="007B1472" w:rsidRDefault="007B1472">
          <w:pPr>
            <w:pStyle w:val="bibliography"/>
            <w:ind w:left="300" w:hanging="300"/>
            <w:divId w:val="2055737988"/>
            <w:rPr>
              <w:ins w:id="2428" w:author="Gonzalo Franetovic" w:date="2023-08-10T16:49:00Z"/>
              <w:color w:val="000000"/>
              <w:sz w:val="20"/>
              <w:rPrChange w:id="2429" w:author="Gonzalo Franetovic" w:date="2023-08-10T16:49:00Z">
                <w:rPr>
                  <w:ins w:id="2430" w:author="Gonzalo Franetovic" w:date="2023-08-10T16:49:00Z"/>
                </w:rPr>
              </w:rPrChange>
            </w:rPr>
          </w:pPr>
          <w:ins w:id="2431" w:author="Gonzalo Franetovic" w:date="2023-08-10T16:49:00Z">
            <w:r w:rsidRPr="007B1472">
              <w:rPr>
                <w:color w:val="000000"/>
                <w:sz w:val="20"/>
                <w:rPrChange w:id="2432" w:author="Gonzalo Franetovic" w:date="2023-08-10T16:49:00Z">
                  <w:rPr/>
                </w:rPrChange>
              </w:rPr>
              <w:t xml:space="preserve">Trump, K. (2023). Income inequality is unrelated to perceived inequality and support for redistribution. </w:t>
            </w:r>
            <w:r w:rsidRPr="007B1472">
              <w:rPr>
                <w:i/>
                <w:iCs/>
                <w:color w:val="000000"/>
                <w:sz w:val="20"/>
                <w:rPrChange w:id="2433" w:author="Gonzalo Franetovic" w:date="2023-08-10T16:49:00Z">
                  <w:rPr>
                    <w:i/>
                    <w:iCs/>
                  </w:rPr>
                </w:rPrChange>
              </w:rPr>
              <w:t>Social Science Quarterly</w:t>
            </w:r>
            <w:r w:rsidRPr="007B1472">
              <w:rPr>
                <w:color w:val="000000"/>
                <w:sz w:val="20"/>
                <w:rPrChange w:id="2434" w:author="Gonzalo Franetovic" w:date="2023-08-10T16:49:00Z">
                  <w:rPr/>
                </w:rPrChange>
              </w:rPr>
              <w:t xml:space="preserve">. </w:t>
            </w:r>
            <w:r w:rsidRPr="007B1472">
              <w:rPr>
                <w:color w:val="000000"/>
                <w:sz w:val="20"/>
                <w:rPrChange w:id="2435" w:author="Gonzalo Franetovic" w:date="2023-08-10T16:49:00Z">
                  <w:rPr/>
                </w:rPrChange>
              </w:rPr>
              <w:fldChar w:fldCharType="begin"/>
            </w:r>
            <w:r w:rsidRPr="007B1472">
              <w:rPr>
                <w:color w:val="000000"/>
                <w:sz w:val="20"/>
                <w:rPrChange w:id="2436" w:author="Gonzalo Franetovic" w:date="2023-08-10T16:49:00Z">
                  <w:rPr/>
                </w:rPrChange>
              </w:rPr>
              <w:instrText>HYPERLINK "https://doi.org/10.1111/ssqu.13269"</w:instrText>
            </w:r>
            <w:r w:rsidRPr="007B1472">
              <w:rPr>
                <w:color w:val="000000"/>
                <w:sz w:val="20"/>
                <w:rPrChange w:id="2437" w:author="Gonzalo Franetovic" w:date="2023-08-10T16:49:00Z">
                  <w:rPr/>
                </w:rPrChange>
              </w:rPr>
            </w:r>
            <w:r w:rsidRPr="007B1472">
              <w:rPr>
                <w:color w:val="000000"/>
                <w:sz w:val="20"/>
                <w:rPrChange w:id="2438" w:author="Gonzalo Franetovic" w:date="2023-08-10T16:49:00Z">
                  <w:rPr/>
                </w:rPrChange>
              </w:rPr>
              <w:fldChar w:fldCharType="separate"/>
            </w:r>
            <w:r w:rsidRPr="007B1472">
              <w:rPr>
                <w:rStyle w:val="Hipervnculo"/>
                <w:color w:val="000000"/>
                <w:sz w:val="20"/>
                <w:rPrChange w:id="2439" w:author="Gonzalo Franetovic" w:date="2023-08-10T16:49:00Z">
                  <w:rPr>
                    <w:rStyle w:val="Hipervnculo"/>
                  </w:rPr>
                </w:rPrChange>
              </w:rPr>
              <w:t>https://doi.org/10.1111/ssqu.13269</w:t>
            </w:r>
            <w:r w:rsidRPr="007B1472">
              <w:rPr>
                <w:color w:val="000000"/>
                <w:sz w:val="20"/>
                <w:rPrChange w:id="2440" w:author="Gonzalo Franetovic" w:date="2023-08-10T16:49:00Z">
                  <w:rPr/>
                </w:rPrChange>
              </w:rPr>
              <w:fldChar w:fldCharType="end"/>
            </w:r>
          </w:ins>
        </w:p>
        <w:p w14:paraId="21006BFC" w14:textId="77777777" w:rsidR="007B1472" w:rsidRPr="007B1472" w:rsidRDefault="007B1472">
          <w:pPr>
            <w:pStyle w:val="bibliography"/>
            <w:ind w:left="300" w:hanging="300"/>
            <w:divId w:val="2055737988"/>
            <w:rPr>
              <w:ins w:id="2441" w:author="Gonzalo Franetovic" w:date="2023-08-10T16:49:00Z"/>
              <w:color w:val="000000"/>
              <w:sz w:val="20"/>
              <w:rPrChange w:id="2442" w:author="Gonzalo Franetovic" w:date="2023-08-10T16:49:00Z">
                <w:rPr>
                  <w:ins w:id="2443" w:author="Gonzalo Franetovic" w:date="2023-08-10T16:49:00Z"/>
                </w:rPr>
              </w:rPrChange>
            </w:rPr>
          </w:pPr>
          <w:ins w:id="2444" w:author="Gonzalo Franetovic" w:date="2023-08-10T16:49:00Z">
            <w:r w:rsidRPr="007B1472">
              <w:rPr>
                <w:color w:val="000000"/>
                <w:sz w:val="20"/>
                <w:rPrChange w:id="2445" w:author="Gonzalo Franetovic" w:date="2023-08-10T16:49:00Z">
                  <w:rPr/>
                </w:rPrChange>
              </w:rPr>
              <w:t xml:space="preserve">UNDP. (2023). </w:t>
            </w:r>
            <w:r w:rsidRPr="007B1472">
              <w:rPr>
                <w:i/>
                <w:iCs/>
                <w:color w:val="000000"/>
                <w:sz w:val="20"/>
                <w:rPrChange w:id="2446" w:author="Gonzalo Franetovic" w:date="2023-08-10T16:49:00Z">
                  <w:rPr>
                    <w:i/>
                    <w:iCs/>
                  </w:rPr>
                </w:rPrChange>
              </w:rPr>
              <w:t>Trapped: High Inequality and Low Growth in Latin America and the Caribbean</w:t>
            </w:r>
            <w:r w:rsidRPr="007B1472">
              <w:rPr>
                <w:color w:val="000000"/>
                <w:sz w:val="20"/>
                <w:rPrChange w:id="2447" w:author="Gonzalo Franetovic" w:date="2023-08-10T16:49:00Z">
                  <w:rPr/>
                </w:rPrChange>
              </w:rPr>
              <w:t xml:space="preserve">. 96–135. </w:t>
            </w:r>
            <w:r w:rsidRPr="007B1472">
              <w:rPr>
                <w:color w:val="000000"/>
                <w:sz w:val="20"/>
                <w:rPrChange w:id="2448" w:author="Gonzalo Franetovic" w:date="2023-08-10T16:49:00Z">
                  <w:rPr/>
                </w:rPrChange>
              </w:rPr>
              <w:fldChar w:fldCharType="begin"/>
            </w:r>
            <w:r w:rsidRPr="007B1472">
              <w:rPr>
                <w:color w:val="000000"/>
                <w:sz w:val="20"/>
                <w:rPrChange w:id="2449" w:author="Gonzalo Franetovic" w:date="2023-08-10T16:49:00Z">
                  <w:rPr/>
                </w:rPrChange>
              </w:rPr>
              <w:instrText>HYPERLINK "https://doi.org/10.18356/9789210057844c005"</w:instrText>
            </w:r>
            <w:r w:rsidRPr="007B1472">
              <w:rPr>
                <w:color w:val="000000"/>
                <w:sz w:val="20"/>
                <w:rPrChange w:id="2450" w:author="Gonzalo Franetovic" w:date="2023-08-10T16:49:00Z">
                  <w:rPr/>
                </w:rPrChange>
              </w:rPr>
            </w:r>
            <w:r w:rsidRPr="007B1472">
              <w:rPr>
                <w:color w:val="000000"/>
                <w:sz w:val="20"/>
                <w:rPrChange w:id="2451" w:author="Gonzalo Franetovic" w:date="2023-08-10T16:49:00Z">
                  <w:rPr/>
                </w:rPrChange>
              </w:rPr>
              <w:fldChar w:fldCharType="separate"/>
            </w:r>
            <w:r w:rsidRPr="007B1472">
              <w:rPr>
                <w:rStyle w:val="Hipervnculo"/>
                <w:color w:val="000000"/>
                <w:sz w:val="20"/>
                <w:rPrChange w:id="2452" w:author="Gonzalo Franetovic" w:date="2023-08-10T16:49:00Z">
                  <w:rPr>
                    <w:rStyle w:val="Hipervnculo"/>
                  </w:rPr>
                </w:rPrChange>
              </w:rPr>
              <w:t>https://doi.org/10.18356/9789210057844c005</w:t>
            </w:r>
            <w:r w:rsidRPr="007B1472">
              <w:rPr>
                <w:color w:val="000000"/>
                <w:sz w:val="20"/>
                <w:rPrChange w:id="2453" w:author="Gonzalo Franetovic" w:date="2023-08-10T16:49:00Z">
                  <w:rPr/>
                </w:rPrChange>
              </w:rPr>
              <w:fldChar w:fldCharType="end"/>
            </w:r>
          </w:ins>
        </w:p>
        <w:p w14:paraId="7C29E01D" w14:textId="283B629D" w:rsidR="00D24CF1" w:rsidRDefault="007B1472">
          <w:pPr>
            <w:widowControl w:val="0"/>
            <w:pBdr>
              <w:top w:val="nil"/>
              <w:left w:val="nil"/>
              <w:bottom w:val="nil"/>
              <w:right w:val="nil"/>
              <w:between w:val="nil"/>
            </w:pBdr>
            <w:spacing w:after="200" w:line="276" w:lineRule="auto"/>
            <w:jc w:val="left"/>
            <w:rPr>
              <w:color w:val="000000"/>
            </w:rPr>
          </w:pPr>
          <w:ins w:id="2454" w:author="Gonzalo Franetovic" w:date="2023-08-10T16:49:00Z">
            <w:r w:rsidRPr="007B1472">
              <w:rPr>
                <w:color w:val="000000"/>
                <w:rPrChange w:id="2455" w:author="Gonzalo Franetovic" w:date="2023-08-10T16:49:00Z">
                  <w:rPr/>
                </w:rPrChange>
              </w:rPr>
              <w:t> </w:t>
            </w:r>
          </w:ins>
        </w:p>
        <w:customXmlInsRangeStart w:id="2456" w:author="Gonzalo Franetovic" w:date="2023-08-04T17:58:00Z"/>
      </w:sdtContent>
    </w:sdt>
    <w:customXmlInsRangeEnd w:id="2456"/>
    <w:sectPr w:rsidR="00D24CF1">
      <w:headerReference w:type="default" r:id="rId418"/>
      <w:footerReference w:type="default" r:id="rId419"/>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48" w:author="Gonzalo Franetovic" w:date="2023-08-09T17:05:00Z" w:initials="GF">
    <w:p w14:paraId="751EFF8A" w14:textId="77777777" w:rsidR="00267B41" w:rsidRDefault="00267B41" w:rsidP="00494925">
      <w:pPr>
        <w:pStyle w:val="Textocomentario"/>
        <w:jc w:val="left"/>
      </w:pPr>
      <w:r>
        <w:rPr>
          <w:rStyle w:val="Refdecomentario"/>
        </w:rPr>
        <w:annotationRef/>
      </w:r>
      <w:r>
        <w:rPr>
          <w:lang w:val="es-CL"/>
        </w:rPr>
        <w:t>Non rimane molto chiaro fratellino :/</w:t>
      </w:r>
    </w:p>
  </w:comment>
  <w:comment w:id="959" w:author="Arturo Bertero" w:date="2023-08-02T14:24:00Z" w:initials="AB">
    <w:p w14:paraId="1E162814" w14:textId="40F96116" w:rsidR="001C0715" w:rsidRDefault="001C0715" w:rsidP="00BD16ED">
      <w:pPr>
        <w:jc w:val="left"/>
      </w:pPr>
      <w:r>
        <w:rPr>
          <w:rStyle w:val="Refdecomentario"/>
        </w:rPr>
        <w:annotationRef/>
      </w:r>
      <w:r>
        <w:t>Srinivas Durvasula, J. Craig Andrews &amp; Richard G. Netemeyer (1997) A Cross-Cultural Comparison of Consumer Ethnocentrism in the United States and Russia, Journal of International Consumer Marketing, 9:4, 73-93, DOI: 10.1300/J046v09n04_05</w:t>
      </w:r>
    </w:p>
  </w:comment>
  <w:comment w:id="960" w:author="Arturo Bertero" w:date="2023-08-02T14:26:00Z" w:initials="AB">
    <w:p w14:paraId="14FD74B8" w14:textId="77777777" w:rsidR="001C0715" w:rsidRDefault="001C0715" w:rsidP="00F81F77">
      <w:pPr>
        <w:jc w:val="left"/>
      </w:pPr>
      <w:r>
        <w:rPr>
          <w:rStyle w:val="Refdecomentario"/>
        </w:rPr>
        <w:annotationRef/>
      </w:r>
      <w:r>
        <w:t>Jan-Benedict E. M. Steenkamp , Hans Baumgartner, Assessing Measurement Invariance in Cross-National Consumer Research, Journal of Consumer Research, Volume 25, Issue 1, June 1998, Pages 78–90, https://doi.org/10.1086/209528</w:t>
      </w:r>
    </w:p>
  </w:comment>
  <w:comment w:id="1078" w:author="Gonzalo Franetovic" w:date="2023-08-10T13:53:00Z" w:initials="GF">
    <w:p w14:paraId="28A54BDE" w14:textId="77777777" w:rsidR="00197188" w:rsidRDefault="00197188" w:rsidP="00ED4E7C">
      <w:pPr>
        <w:pStyle w:val="Textocomentario"/>
        <w:jc w:val="left"/>
      </w:pPr>
      <w:r>
        <w:rPr>
          <w:rStyle w:val="Refdecomentario"/>
        </w:rPr>
        <w:annotationRef/>
      </w:r>
      <w:r>
        <w:rPr>
          <w:lang w:val="es-CL"/>
        </w:rPr>
        <w:t>Mi fa rumore il fatto che non siano con Belief in progressive taxation.</w:t>
      </w:r>
    </w:p>
  </w:comment>
  <w:comment w:id="1578" w:author="Gonzalo Franetovic" w:date="2023-08-09T17:47:00Z" w:initials="GF">
    <w:p w14:paraId="399A7EB2" w14:textId="0CC32DF6" w:rsidR="00EB45CD" w:rsidRDefault="00EB45CD" w:rsidP="00A7002A">
      <w:pPr>
        <w:pStyle w:val="Textocomentario"/>
        <w:jc w:val="left"/>
      </w:pPr>
      <w:r>
        <w:rPr>
          <w:rStyle w:val="Refdecomentario"/>
        </w:rPr>
        <w:annotationRef/>
      </w:r>
      <w:r>
        <w:rPr>
          <w:lang w:val="es-CL"/>
        </w:rPr>
        <w:t>Statistical significant?</w:t>
      </w:r>
    </w:p>
  </w:comment>
  <w:comment w:id="1589" w:author="Gonzalo Franetovic" w:date="2023-08-10T17:35:00Z" w:initials="GF">
    <w:p w14:paraId="1F742691" w14:textId="77777777" w:rsidR="009A1B06" w:rsidRDefault="009A1B06" w:rsidP="00FD1D0B">
      <w:pPr>
        <w:pStyle w:val="Textocomentario"/>
        <w:jc w:val="left"/>
      </w:pPr>
      <w:r>
        <w:rPr>
          <w:rStyle w:val="Refdecomentario"/>
        </w:rPr>
        <w:annotationRef/>
      </w:r>
      <w:r>
        <w:rPr>
          <w:lang w:val="es-CL"/>
        </w:rPr>
        <w:t>Cosi meglio con z-scores?</w:t>
      </w:r>
    </w:p>
  </w:comment>
  <w:comment w:id="1599" w:author="Gonzalo Franetovic" w:date="2023-08-09T17:47:00Z" w:initials="GF">
    <w:p w14:paraId="19E85A53" w14:textId="5BFC52ED" w:rsidR="00EB45CD" w:rsidRDefault="00EB45CD" w:rsidP="00C6196C">
      <w:pPr>
        <w:pStyle w:val="Textocomentario"/>
        <w:jc w:val="left"/>
      </w:pPr>
      <w:r>
        <w:rPr>
          <w:rStyle w:val="Refdecomentario"/>
        </w:rPr>
        <w:annotationRef/>
      </w:r>
      <w:r>
        <w:rPr>
          <w:lang w:val="es-CL"/>
        </w:rPr>
        <w:t>Statistical significant?</w:t>
      </w:r>
    </w:p>
  </w:comment>
  <w:comment w:id="1614" w:author="Gonzalo Franetovic" w:date="2023-08-10T12:27:00Z" w:initials="GF">
    <w:p w14:paraId="403BAA5D" w14:textId="77777777" w:rsidR="001B2E7A" w:rsidRDefault="001B2E7A" w:rsidP="00EE005C">
      <w:pPr>
        <w:pStyle w:val="Textocomentario"/>
        <w:jc w:val="left"/>
      </w:pPr>
      <w:r>
        <w:rPr>
          <w:rStyle w:val="Refdecomentario"/>
        </w:rPr>
        <w:annotationRef/>
      </w:r>
      <w:r>
        <w:rPr>
          <w:lang w:val="es-CL"/>
        </w:rPr>
        <w:t xml:space="preserve">Network: </w:t>
      </w:r>
      <w:r>
        <w:rPr>
          <w:color w:val="323B4A"/>
          <w:highlight w:val="white"/>
          <w:lang w:val="es-CL"/>
        </w:rPr>
        <w:t>Synthesis</w:t>
      </w:r>
    </w:p>
  </w:comment>
  <w:comment w:id="1659" w:author="Gonzalo Franetovic" w:date="2023-08-10T15:39:00Z" w:initials="GF">
    <w:p w14:paraId="621ED874" w14:textId="77777777" w:rsidR="004C705C" w:rsidRDefault="004C705C" w:rsidP="001D3947">
      <w:pPr>
        <w:pStyle w:val="Textocomentario"/>
        <w:jc w:val="left"/>
      </w:pPr>
      <w:r>
        <w:rPr>
          <w:rStyle w:val="Refdecomentario"/>
        </w:rPr>
        <w:annotationRef/>
      </w:r>
      <w:r>
        <w:t xml:space="preserve">Future analysis can use graphical methods focusing just on explanations of inequality and across a wide range of countries to check if this mainstream dichotomy is stable or not in contemporary societies. </w:t>
      </w:r>
    </w:p>
  </w:comment>
  <w:comment w:id="1697" w:author="Gonzalo Franetovic" w:date="2023-08-10T15:39:00Z" w:initials="GF">
    <w:p w14:paraId="3792CAEE" w14:textId="58F40A0C" w:rsidR="004C705C" w:rsidRDefault="004C705C" w:rsidP="007172B7">
      <w:pPr>
        <w:pStyle w:val="Textocomentario"/>
        <w:jc w:val="left"/>
      </w:pPr>
      <w:r>
        <w:rPr>
          <w:rStyle w:val="Refdecomentario"/>
        </w:rPr>
        <w:annotationRef/>
      </w:r>
      <w:r>
        <w:t xml:space="preserve">The same occurs with justice ideologies, where all pay allocation criteria are positively associated, but they constitute a single dimension. Nonetheless, it is clear how items expressing individualism in justice ideologies tend to relate more -such as merit, responsibility, and training- while the egalitarian one, need, is more detached in the network </w:t>
      </w:r>
    </w:p>
  </w:comment>
  <w:comment w:id="1645" w:author="Gonzalo Franetovic" w:date="2023-08-10T17:00:00Z" w:initials="GF">
    <w:p w14:paraId="0D330C44" w14:textId="77777777" w:rsidR="00913B54" w:rsidRDefault="00913B54" w:rsidP="00CD6892">
      <w:pPr>
        <w:pStyle w:val="Textocomentario"/>
        <w:jc w:val="left"/>
      </w:pPr>
      <w:r>
        <w:rPr>
          <w:rStyle w:val="Refdecomentario"/>
        </w:rPr>
        <w:annotationRef/>
      </w:r>
      <w:r>
        <w:rPr>
          <w:lang w:val="es-CL"/>
        </w:rPr>
        <w:t>Network: Social justice discussion</w:t>
      </w:r>
    </w:p>
  </w:comment>
  <w:comment w:id="1731" w:author="Gonzalo Franetovic" w:date="2023-08-10T14:10:00Z" w:initials="GF">
    <w:p w14:paraId="06998130" w14:textId="6177E12A" w:rsidR="00FE0339" w:rsidRDefault="00FE0339" w:rsidP="00C8758C">
      <w:pPr>
        <w:pStyle w:val="Textocomentario"/>
        <w:jc w:val="left"/>
      </w:pPr>
      <w:r>
        <w:rPr>
          <w:rStyle w:val="Refdecomentario"/>
        </w:rPr>
        <w:annotationRef/>
      </w:r>
      <w:r>
        <w:rPr>
          <w:lang w:val="es-CL"/>
        </w:rPr>
        <w:t xml:space="preserve">Network: </w:t>
      </w:r>
      <w:r>
        <w:rPr>
          <w:color w:val="323B4A"/>
          <w:highlight w:val="white"/>
          <w:lang w:val="es-CL"/>
        </w:rPr>
        <w:t>Social justice discussion.</w:t>
      </w:r>
    </w:p>
  </w:comment>
  <w:comment w:id="1749" w:author="Gonzalo Franetovic" w:date="2023-08-10T12:27:00Z" w:initials="GF">
    <w:p w14:paraId="02DFEA3A" w14:textId="09CE58F4" w:rsidR="001B2E7A" w:rsidRDefault="001B2E7A" w:rsidP="004C55CA">
      <w:pPr>
        <w:pStyle w:val="Textocomentario"/>
        <w:jc w:val="left"/>
      </w:pPr>
      <w:r>
        <w:rPr>
          <w:rStyle w:val="Refdecomentario"/>
        </w:rPr>
        <w:annotationRef/>
      </w:r>
      <w:r>
        <w:rPr>
          <w:lang w:val="es-CL"/>
        </w:rPr>
        <w:t xml:space="preserve">Network: </w:t>
      </w:r>
      <w:r>
        <w:rPr>
          <w:color w:val="323B4A"/>
          <w:highlight w:val="white"/>
          <w:lang w:val="es-CL"/>
        </w:rPr>
        <w:t>Attitude network discussion.</w:t>
      </w:r>
    </w:p>
  </w:comment>
  <w:comment w:id="1762" w:author="Gonzalo Franetovic" w:date="2023-08-10T13:52:00Z" w:initials="GF">
    <w:p w14:paraId="45C49821" w14:textId="77777777" w:rsidR="00197188" w:rsidRDefault="00197188">
      <w:pPr>
        <w:pStyle w:val="Textocomentario"/>
        <w:jc w:val="left"/>
      </w:pPr>
      <w:r>
        <w:rPr>
          <w:rStyle w:val="Refdecomentario"/>
        </w:rPr>
        <w:annotationRef/>
      </w:r>
      <w:r>
        <w:rPr>
          <w:lang w:val="es-CL"/>
        </w:rPr>
        <w:t>Paragrafo eliminato. Poco rilevante ai fini della discussione.</w:t>
      </w:r>
    </w:p>
    <w:p w14:paraId="220D052E" w14:textId="77777777" w:rsidR="00197188" w:rsidRDefault="00197188">
      <w:pPr>
        <w:pStyle w:val="Textocomentario"/>
        <w:jc w:val="left"/>
      </w:pPr>
    </w:p>
    <w:p w14:paraId="3432ED19" w14:textId="77777777" w:rsidR="00197188" w:rsidRDefault="00197188" w:rsidP="00826C57">
      <w:pPr>
        <w:pStyle w:val="Textocomentario"/>
        <w:jc w:val="left"/>
      </w:pPr>
      <w:r>
        <w:t>"Remarkably, the association between belief in public and in market redistribution is weaker among highly educated individuals, and the positive association between the allocation of wages based on need and merit disappears. In the low-income sample, the perception of giving bribes as a determinant for getting ahead in life is negatively linked to the belief on merit as a principle determining wages, whereas they are conditionally independent in the high-income sample. Moreover, low-income individuals show a stronger relationship between the perceived importance of a wealthy family and giving bribes as a source of unequal outcomes. This also accounts for the membership of the importance of coming from a wealthy family</w:t>
      </w:r>
      <w:r>
        <w:rPr>
          <w:i/>
          <w:iCs/>
        </w:rPr>
        <w:t xml:space="preserve">, </w:t>
      </w:r>
      <w:r>
        <w:t xml:space="preserve">which is considered a structuralist explanation of inequality in the low-income sample, and an individualist one in the high-income network. Finally, people from high class tend to detach the individualist explanations pointing at education and hard work form the rest of other ones, whereas in the lower-class sample they are firmly integrated in the individualistic cluster. Additionally, perception of large income inequality is strongly related with belief in public and market redistribution, but only in the low-class sample. These differences are also balanced by some stable patterns across all social status groups. For example, the triads composed by (i) </w:t>
      </w:r>
      <w:r>
        <w:rPr>
          <w:i/>
          <w:iCs/>
        </w:rPr>
        <w:t>race, relig, sex</w:t>
      </w:r>
      <w:r>
        <w:t xml:space="preserve">, and (ii) </w:t>
      </w:r>
      <w:r>
        <w:rPr>
          <w:i/>
          <w:iCs/>
        </w:rPr>
        <w:t>resp, merit, train</w:t>
      </w:r>
      <w:r>
        <w:t xml:space="preserve"> are always densely connected cliques, regardless of the stratification measure. "</w:t>
      </w:r>
    </w:p>
  </w:comment>
  <w:comment w:id="1752" w:author="Gonzalo Franetovic" w:date="2023-08-10T17:01:00Z" w:initials="GF">
    <w:p w14:paraId="3677B8F5" w14:textId="77777777" w:rsidR="00913B54" w:rsidRDefault="00913B54" w:rsidP="006C5BE0">
      <w:pPr>
        <w:pStyle w:val="Textocomentario"/>
        <w:jc w:val="left"/>
      </w:pPr>
      <w:r>
        <w:rPr>
          <w:rStyle w:val="Refdecomentario"/>
        </w:rPr>
        <w:annotationRef/>
      </w:r>
      <w:r>
        <w:rPr>
          <w:lang w:val="es-CL"/>
        </w:rPr>
        <w:t>Social status 1</w:t>
      </w:r>
    </w:p>
  </w:comment>
  <w:comment w:id="1795" w:author="Gonzalo Franetovic" w:date="2023-08-10T17:01:00Z" w:initials="GF">
    <w:p w14:paraId="3C65C14E" w14:textId="77777777" w:rsidR="00913B54" w:rsidRDefault="00913B54" w:rsidP="005A45AD">
      <w:pPr>
        <w:pStyle w:val="Textocomentario"/>
        <w:jc w:val="left"/>
      </w:pPr>
      <w:r>
        <w:rPr>
          <w:rStyle w:val="Refdecomentario"/>
        </w:rPr>
        <w:annotationRef/>
      </w:r>
      <w:r>
        <w:rPr>
          <w:lang w:val="es-CL"/>
        </w:rPr>
        <w:t>Social status 2</w:t>
      </w:r>
    </w:p>
  </w:comment>
  <w:comment w:id="1837" w:author="Gonzalo Franetovic" w:date="2023-08-10T12:28:00Z" w:initials="GF">
    <w:p w14:paraId="4F5842FA" w14:textId="77777777" w:rsidR="001B2E7A" w:rsidRDefault="001B2E7A" w:rsidP="00F76609">
      <w:pPr>
        <w:pStyle w:val="Textocomentario"/>
        <w:jc w:val="left"/>
      </w:pPr>
      <w:r>
        <w:rPr>
          <w:rStyle w:val="Refdecomentario"/>
        </w:rPr>
        <w:annotationRef/>
      </w:r>
      <w:r>
        <w:rPr>
          <w:lang w:val="es-CL"/>
        </w:rPr>
        <w:t>Limitations</w:t>
      </w:r>
    </w:p>
  </w:comment>
  <w:comment w:id="1849" w:author="Gonzalo Franetovic" w:date="2023-08-10T12:28:00Z" w:initials="GF">
    <w:p w14:paraId="067CBBB2" w14:textId="77777777" w:rsidR="001B2E7A" w:rsidRDefault="001B2E7A" w:rsidP="00141D8E">
      <w:pPr>
        <w:pStyle w:val="Textocomentario"/>
        <w:jc w:val="left"/>
      </w:pPr>
      <w:r>
        <w:rPr>
          <w:rStyle w:val="Refdecomentario"/>
        </w:rPr>
        <w:annotationRef/>
      </w:r>
      <w:r>
        <w:rPr>
          <w:lang w:val="es-CL"/>
        </w:rPr>
        <w:t>Contributions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1EFF8A" w15:done="0"/>
  <w15:commentEx w15:paraId="1E162814" w15:done="0"/>
  <w15:commentEx w15:paraId="14FD74B8" w15:done="0"/>
  <w15:commentEx w15:paraId="28A54BDE" w15:done="0"/>
  <w15:commentEx w15:paraId="399A7EB2" w15:done="0"/>
  <w15:commentEx w15:paraId="1F742691" w15:done="0"/>
  <w15:commentEx w15:paraId="19E85A53" w15:done="0"/>
  <w15:commentEx w15:paraId="403BAA5D" w15:done="0"/>
  <w15:commentEx w15:paraId="621ED874" w15:done="0"/>
  <w15:commentEx w15:paraId="3792CAEE" w15:done="0"/>
  <w15:commentEx w15:paraId="0D330C44" w15:done="0"/>
  <w15:commentEx w15:paraId="06998130" w15:done="0"/>
  <w15:commentEx w15:paraId="02DFEA3A" w15:done="0"/>
  <w15:commentEx w15:paraId="3432ED19" w15:done="0"/>
  <w15:commentEx w15:paraId="3677B8F5" w15:done="0"/>
  <w15:commentEx w15:paraId="3C65C14E" w15:done="0"/>
  <w15:commentEx w15:paraId="4F5842FA" w15:done="0"/>
  <w15:commentEx w15:paraId="067CBB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7E45DF" w16cex:dateUtc="2023-08-09T15:05:00Z"/>
  <w16cex:commentExtensible w16cex:durableId="2874E5B4" w16cex:dateUtc="2023-08-02T12:24:00Z"/>
  <w16cex:commentExtensible w16cex:durableId="2874E608" w16cex:dateUtc="2023-08-02T12:26:00Z"/>
  <w16cex:commentExtensible w16cex:durableId="287F6A6B" w16cex:dateUtc="2023-08-10T11:53:00Z"/>
  <w16cex:commentExtensible w16cex:durableId="287E4FAB" w16cex:dateUtc="2023-08-09T15:47:00Z"/>
  <w16cex:commentExtensible w16cex:durableId="287F9E44" w16cex:dateUtc="2023-08-10T15:35:00Z"/>
  <w16cex:commentExtensible w16cex:durableId="287E4FB4" w16cex:dateUtc="2023-08-09T15:47:00Z"/>
  <w16cex:commentExtensible w16cex:durableId="287F5620" w16cex:dateUtc="2023-08-10T10:27:00Z"/>
  <w16cex:commentExtensible w16cex:durableId="287F833B" w16cex:dateUtc="2023-08-10T13:39:00Z"/>
  <w16cex:commentExtensible w16cex:durableId="287F8329" w16cex:dateUtc="2023-08-10T13:39:00Z"/>
  <w16cex:commentExtensible w16cex:durableId="287F9618" w16cex:dateUtc="2023-08-10T15:00:00Z"/>
  <w16cex:commentExtensible w16cex:durableId="287F6E5E" w16cex:dateUtc="2023-08-10T12:10:00Z"/>
  <w16cex:commentExtensible w16cex:durableId="287F5645" w16cex:dateUtc="2023-08-10T10:27:00Z"/>
  <w16cex:commentExtensible w16cex:durableId="287F6A22" w16cex:dateUtc="2023-08-10T11:52:00Z"/>
  <w16cex:commentExtensible w16cex:durableId="287F966A" w16cex:dateUtc="2023-08-10T15:01:00Z"/>
  <w16cex:commentExtensible w16cex:durableId="287F967C" w16cex:dateUtc="2023-08-10T15:01:00Z"/>
  <w16cex:commentExtensible w16cex:durableId="287F565F" w16cex:dateUtc="2023-08-10T10:28:00Z"/>
  <w16cex:commentExtensible w16cex:durableId="287F5669" w16cex:dateUtc="2023-08-10T10: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1EFF8A" w16cid:durableId="287E45DF"/>
  <w16cid:commentId w16cid:paraId="1E162814" w16cid:durableId="2874E5B4"/>
  <w16cid:commentId w16cid:paraId="14FD74B8" w16cid:durableId="2874E608"/>
  <w16cid:commentId w16cid:paraId="28A54BDE" w16cid:durableId="287F6A6B"/>
  <w16cid:commentId w16cid:paraId="399A7EB2" w16cid:durableId="287E4FAB"/>
  <w16cid:commentId w16cid:paraId="1F742691" w16cid:durableId="287F9E44"/>
  <w16cid:commentId w16cid:paraId="19E85A53" w16cid:durableId="287E4FB4"/>
  <w16cid:commentId w16cid:paraId="403BAA5D" w16cid:durableId="287F5620"/>
  <w16cid:commentId w16cid:paraId="621ED874" w16cid:durableId="287F833B"/>
  <w16cid:commentId w16cid:paraId="3792CAEE" w16cid:durableId="287F8329"/>
  <w16cid:commentId w16cid:paraId="0D330C44" w16cid:durableId="287F9618"/>
  <w16cid:commentId w16cid:paraId="06998130" w16cid:durableId="287F6E5E"/>
  <w16cid:commentId w16cid:paraId="02DFEA3A" w16cid:durableId="287F5645"/>
  <w16cid:commentId w16cid:paraId="3432ED19" w16cid:durableId="287F6A22"/>
  <w16cid:commentId w16cid:paraId="3677B8F5" w16cid:durableId="287F966A"/>
  <w16cid:commentId w16cid:paraId="3C65C14E" w16cid:durableId="287F967C"/>
  <w16cid:commentId w16cid:paraId="4F5842FA" w16cid:durableId="287F565F"/>
  <w16cid:commentId w16cid:paraId="067CBBB2" w16cid:durableId="287F56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9FC5BC" w14:textId="77777777" w:rsidR="00053EB0" w:rsidRDefault="00053EB0">
      <w:pPr>
        <w:spacing w:before="0" w:line="240" w:lineRule="auto"/>
      </w:pPr>
      <w:r>
        <w:separator/>
      </w:r>
    </w:p>
  </w:endnote>
  <w:endnote w:type="continuationSeparator" w:id="0">
    <w:p w14:paraId="03A2D5AA" w14:textId="77777777" w:rsidR="00053EB0" w:rsidRDefault="00053EB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DCD50" w14:textId="77777777" w:rsidR="00D24CF1" w:rsidRDefault="00000000">
    <w:pPr>
      <w:jc w:val="right"/>
    </w:pPr>
    <w:r>
      <w:fldChar w:fldCharType="begin"/>
    </w:r>
    <w:r>
      <w:instrText>PAGE</w:instrText>
    </w:r>
    <w:r>
      <w:fldChar w:fldCharType="separate"/>
    </w:r>
    <w:r w:rsidR="00A52B9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96B34" w14:textId="77777777" w:rsidR="00053EB0" w:rsidRDefault="00053EB0">
      <w:pPr>
        <w:spacing w:before="0" w:line="240" w:lineRule="auto"/>
      </w:pPr>
      <w:r>
        <w:separator/>
      </w:r>
    </w:p>
  </w:footnote>
  <w:footnote w:type="continuationSeparator" w:id="0">
    <w:p w14:paraId="176C2C2B" w14:textId="77777777" w:rsidR="00053EB0" w:rsidRDefault="00053EB0">
      <w:pPr>
        <w:spacing w:before="0" w:line="240" w:lineRule="auto"/>
      </w:pPr>
      <w:r>
        <w:continuationSeparator/>
      </w:r>
    </w:p>
  </w:footnote>
  <w:footnote w:id="1">
    <w:p w14:paraId="1CA817B8" w14:textId="77777777" w:rsidR="00D24CF1" w:rsidRDefault="00000000">
      <w:pPr>
        <w:spacing w:before="0" w:line="240" w:lineRule="auto"/>
      </w:pPr>
      <w:r>
        <w:rPr>
          <w:vertAlign w:val="superscript"/>
        </w:rPr>
        <w:footnoteRef/>
      </w:r>
      <w:r>
        <w:t xml:space="preserve"> Table 1 collocates the variables that are analysed in this article in </w:t>
      </w:r>
      <w:proofErr w:type="spellStart"/>
      <w:r>
        <w:t>Jaanmat’s</w:t>
      </w:r>
      <w:proofErr w:type="spellEnd"/>
      <w:r>
        <w:t xml:space="preserve"> typology. Note that this work did not include judgments on principles governing inequality, and that this cell is empty even in </w:t>
      </w:r>
      <w:proofErr w:type="spellStart"/>
      <w:r>
        <w:t>Jaanmat’s</w:t>
      </w:r>
      <w:proofErr w:type="spellEnd"/>
      <w:r>
        <w:t xml:space="preserve"> systematic review. This is due to the lack of survey questions and research dealing with this topic </w:t>
      </w:r>
      <w:hyperlink r:id="rId1">
        <w:r>
          <w:rPr>
            <w:color w:val="000000"/>
          </w:rPr>
          <w:t>(Janmaat, 2013)</w:t>
        </w:r>
      </w:hyperlink>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2758C" w14:textId="77777777" w:rsidR="00D24CF1" w:rsidRDefault="00D24CF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A259AE"/>
    <w:multiLevelType w:val="multilevel"/>
    <w:tmpl w:val="45BEE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7446868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onzalo Franetovic">
    <w15:presenceInfo w15:providerId="Windows Live" w15:userId="7c2c6d748bd1f4c1"/>
  </w15:person>
  <w15:person w15:author="Arturo Bertero">
    <w15:presenceInfo w15:providerId="AD" w15:userId="S::arturo.bertero@unimi.it::7836ddc6-36bd-4156-a779-35d8605884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UzNjI3MjUyMDCyMDBS0lEKTi0uzszPAykwrQUAk8DalCwAAAA="/>
  </w:docVars>
  <w:rsids>
    <w:rsidRoot w:val="00D24CF1"/>
    <w:rsid w:val="0001350C"/>
    <w:rsid w:val="000210C7"/>
    <w:rsid w:val="00031342"/>
    <w:rsid w:val="00046D7E"/>
    <w:rsid w:val="000533CC"/>
    <w:rsid w:val="00053EB0"/>
    <w:rsid w:val="00076255"/>
    <w:rsid w:val="000A1C56"/>
    <w:rsid w:val="000B759B"/>
    <w:rsid w:val="000D08F8"/>
    <w:rsid w:val="000D0EF3"/>
    <w:rsid w:val="000D240A"/>
    <w:rsid w:val="000D46FE"/>
    <w:rsid w:val="000D4859"/>
    <w:rsid w:val="000D6369"/>
    <w:rsid w:val="000F46DB"/>
    <w:rsid w:val="00111EE9"/>
    <w:rsid w:val="00121244"/>
    <w:rsid w:val="00135765"/>
    <w:rsid w:val="00163958"/>
    <w:rsid w:val="00165D20"/>
    <w:rsid w:val="00195D1E"/>
    <w:rsid w:val="00197188"/>
    <w:rsid w:val="001B0909"/>
    <w:rsid w:val="001B2E7A"/>
    <w:rsid w:val="001B2F69"/>
    <w:rsid w:val="001B7A1D"/>
    <w:rsid w:val="001B7B46"/>
    <w:rsid w:val="001C0715"/>
    <w:rsid w:val="001D2F0E"/>
    <w:rsid w:val="001E4946"/>
    <w:rsid w:val="00203F9F"/>
    <w:rsid w:val="002048CB"/>
    <w:rsid w:val="00205BAC"/>
    <w:rsid w:val="00213760"/>
    <w:rsid w:val="00233890"/>
    <w:rsid w:val="00235201"/>
    <w:rsid w:val="00240828"/>
    <w:rsid w:val="002430A2"/>
    <w:rsid w:val="00253C24"/>
    <w:rsid w:val="00267B41"/>
    <w:rsid w:val="002A599E"/>
    <w:rsid w:val="002B17D1"/>
    <w:rsid w:val="002B6485"/>
    <w:rsid w:val="002F3C06"/>
    <w:rsid w:val="003105DB"/>
    <w:rsid w:val="003164DB"/>
    <w:rsid w:val="00343BD7"/>
    <w:rsid w:val="00353E8F"/>
    <w:rsid w:val="00357908"/>
    <w:rsid w:val="0037697C"/>
    <w:rsid w:val="00397382"/>
    <w:rsid w:val="003B0C7D"/>
    <w:rsid w:val="003C1539"/>
    <w:rsid w:val="00410729"/>
    <w:rsid w:val="00431029"/>
    <w:rsid w:val="00452379"/>
    <w:rsid w:val="0045300C"/>
    <w:rsid w:val="00457C39"/>
    <w:rsid w:val="004620D7"/>
    <w:rsid w:val="00463207"/>
    <w:rsid w:val="00466A79"/>
    <w:rsid w:val="00466D21"/>
    <w:rsid w:val="00485E06"/>
    <w:rsid w:val="004901B8"/>
    <w:rsid w:val="004A40E2"/>
    <w:rsid w:val="004A6560"/>
    <w:rsid w:val="004A6ED2"/>
    <w:rsid w:val="004C705C"/>
    <w:rsid w:val="005018AD"/>
    <w:rsid w:val="00532644"/>
    <w:rsid w:val="005360EB"/>
    <w:rsid w:val="00542027"/>
    <w:rsid w:val="0054455B"/>
    <w:rsid w:val="0055477B"/>
    <w:rsid w:val="00562C30"/>
    <w:rsid w:val="0058685C"/>
    <w:rsid w:val="00597DCF"/>
    <w:rsid w:val="005A7215"/>
    <w:rsid w:val="005A7288"/>
    <w:rsid w:val="005B23CD"/>
    <w:rsid w:val="005E264C"/>
    <w:rsid w:val="005F13D1"/>
    <w:rsid w:val="006057EA"/>
    <w:rsid w:val="006211E7"/>
    <w:rsid w:val="00634EF7"/>
    <w:rsid w:val="006353E1"/>
    <w:rsid w:val="0064038C"/>
    <w:rsid w:val="006E40FF"/>
    <w:rsid w:val="006E66C8"/>
    <w:rsid w:val="006F5078"/>
    <w:rsid w:val="007033CC"/>
    <w:rsid w:val="00703F59"/>
    <w:rsid w:val="00741962"/>
    <w:rsid w:val="00750A65"/>
    <w:rsid w:val="0075156B"/>
    <w:rsid w:val="00754105"/>
    <w:rsid w:val="007551A3"/>
    <w:rsid w:val="00760A07"/>
    <w:rsid w:val="00761EB2"/>
    <w:rsid w:val="00766D9B"/>
    <w:rsid w:val="00771013"/>
    <w:rsid w:val="0077296E"/>
    <w:rsid w:val="007821F8"/>
    <w:rsid w:val="007859EC"/>
    <w:rsid w:val="007872EA"/>
    <w:rsid w:val="007A30A0"/>
    <w:rsid w:val="007A493A"/>
    <w:rsid w:val="007A73FA"/>
    <w:rsid w:val="007B1472"/>
    <w:rsid w:val="007B3451"/>
    <w:rsid w:val="007D148A"/>
    <w:rsid w:val="007D563D"/>
    <w:rsid w:val="00801BE1"/>
    <w:rsid w:val="0082165D"/>
    <w:rsid w:val="00836AA0"/>
    <w:rsid w:val="0084016D"/>
    <w:rsid w:val="0084115D"/>
    <w:rsid w:val="00845960"/>
    <w:rsid w:val="00865999"/>
    <w:rsid w:val="00894F16"/>
    <w:rsid w:val="008B28A0"/>
    <w:rsid w:val="008D18C2"/>
    <w:rsid w:val="008D5EA7"/>
    <w:rsid w:val="00906B1A"/>
    <w:rsid w:val="00913B54"/>
    <w:rsid w:val="009757AD"/>
    <w:rsid w:val="00980773"/>
    <w:rsid w:val="009A0592"/>
    <w:rsid w:val="009A1B06"/>
    <w:rsid w:val="009B2F99"/>
    <w:rsid w:val="009C479B"/>
    <w:rsid w:val="009D6C24"/>
    <w:rsid w:val="009D7771"/>
    <w:rsid w:val="009E5AFC"/>
    <w:rsid w:val="00A1288F"/>
    <w:rsid w:val="00A51A47"/>
    <w:rsid w:val="00A52B96"/>
    <w:rsid w:val="00AB54EC"/>
    <w:rsid w:val="00AC0C44"/>
    <w:rsid w:val="00AC0DF2"/>
    <w:rsid w:val="00AD13B2"/>
    <w:rsid w:val="00AD1D25"/>
    <w:rsid w:val="00AD2E36"/>
    <w:rsid w:val="00B235DD"/>
    <w:rsid w:val="00B5433D"/>
    <w:rsid w:val="00B71886"/>
    <w:rsid w:val="00BD77AD"/>
    <w:rsid w:val="00BE2D1E"/>
    <w:rsid w:val="00BF6130"/>
    <w:rsid w:val="00C232E8"/>
    <w:rsid w:val="00C26C13"/>
    <w:rsid w:val="00C4121E"/>
    <w:rsid w:val="00C50885"/>
    <w:rsid w:val="00C74A1B"/>
    <w:rsid w:val="00C76638"/>
    <w:rsid w:val="00C77F09"/>
    <w:rsid w:val="00C81BA5"/>
    <w:rsid w:val="00C90269"/>
    <w:rsid w:val="00CA286C"/>
    <w:rsid w:val="00CA70FF"/>
    <w:rsid w:val="00CD5BF0"/>
    <w:rsid w:val="00CE23F4"/>
    <w:rsid w:val="00CF404C"/>
    <w:rsid w:val="00D01E63"/>
    <w:rsid w:val="00D24CF1"/>
    <w:rsid w:val="00D27336"/>
    <w:rsid w:val="00D34F4E"/>
    <w:rsid w:val="00D556EE"/>
    <w:rsid w:val="00D6108A"/>
    <w:rsid w:val="00D828E3"/>
    <w:rsid w:val="00D86032"/>
    <w:rsid w:val="00D93EB9"/>
    <w:rsid w:val="00D948B6"/>
    <w:rsid w:val="00DD64D5"/>
    <w:rsid w:val="00DE4A60"/>
    <w:rsid w:val="00E154C9"/>
    <w:rsid w:val="00E30C0E"/>
    <w:rsid w:val="00E40DCA"/>
    <w:rsid w:val="00E549FD"/>
    <w:rsid w:val="00E62B47"/>
    <w:rsid w:val="00E62D33"/>
    <w:rsid w:val="00EA0EA9"/>
    <w:rsid w:val="00EB45CD"/>
    <w:rsid w:val="00EC27B7"/>
    <w:rsid w:val="00EE271C"/>
    <w:rsid w:val="00EE70A5"/>
    <w:rsid w:val="00F05861"/>
    <w:rsid w:val="00F10EE7"/>
    <w:rsid w:val="00F309D9"/>
    <w:rsid w:val="00F30BE8"/>
    <w:rsid w:val="00F41E46"/>
    <w:rsid w:val="00F4216D"/>
    <w:rsid w:val="00F55824"/>
    <w:rsid w:val="00F62439"/>
    <w:rsid w:val="00F658EC"/>
    <w:rsid w:val="00F6707B"/>
    <w:rsid w:val="00F70D6A"/>
    <w:rsid w:val="00F77C85"/>
    <w:rsid w:val="00F8175C"/>
    <w:rsid w:val="00F9323C"/>
    <w:rsid w:val="00F9534E"/>
    <w:rsid w:val="00FC4B0F"/>
    <w:rsid w:val="00FD1AE3"/>
    <w:rsid w:val="00FE0339"/>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FF4A4"/>
  <w15:docId w15:val="{4671E559-5B66-4BA2-898D-05BDBD3A8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pPr>
        <w:spacing w:before="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hd w:val="clear" w:color="auto" w:fill="FFFFFF"/>
      <w:spacing w:before="400" w:after="120"/>
      <w:ind w:left="720" w:hanging="360"/>
      <w:outlineLvl w:val="0"/>
    </w:pPr>
    <w:rPr>
      <w:sz w:val="40"/>
      <w:szCs w:val="40"/>
    </w:rPr>
  </w:style>
  <w:style w:type="paragraph" w:styleId="Ttulo2">
    <w:name w:val="heading 2"/>
    <w:basedOn w:val="Normal"/>
    <w:next w:val="Normal"/>
    <w:uiPriority w:val="9"/>
    <w:unhideWhenUsed/>
    <w:qFormat/>
    <w:rsid w:val="00F8175C"/>
    <w:pPr>
      <w:keepNext/>
      <w:keepLines/>
      <w:spacing w:before="240" w:after="120"/>
      <w:outlineLvl w:val="1"/>
    </w:pPr>
    <w:rPr>
      <w:sz w:val="32"/>
      <w:szCs w:val="32"/>
    </w:rPr>
  </w:style>
  <w:style w:type="paragraph" w:styleId="Ttulo3">
    <w:name w:val="heading 3"/>
    <w:basedOn w:val="Normal"/>
    <w:next w:val="Normal"/>
    <w:uiPriority w:val="9"/>
    <w:unhideWhenUsed/>
    <w:qFormat/>
    <w:pPr>
      <w:keepNext/>
      <w:keepLines/>
      <w:spacing w:line="276" w:lineRule="auto"/>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before="0" w:after="60"/>
    </w:pPr>
    <w:rPr>
      <w:sz w:val="52"/>
      <w:szCs w:val="52"/>
    </w:rPr>
  </w:style>
  <w:style w:type="paragraph" w:styleId="Subttulo">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character" w:styleId="Refdecomentario">
    <w:name w:val="annotation reference"/>
    <w:basedOn w:val="Fuentedeprrafopredeter"/>
    <w:uiPriority w:val="99"/>
    <w:semiHidden/>
    <w:unhideWhenUsed/>
    <w:rsid w:val="00BF6130"/>
    <w:rPr>
      <w:sz w:val="16"/>
      <w:szCs w:val="16"/>
    </w:rPr>
  </w:style>
  <w:style w:type="paragraph" w:styleId="Textocomentario">
    <w:name w:val="annotation text"/>
    <w:basedOn w:val="Normal"/>
    <w:link w:val="TextocomentarioCar"/>
    <w:uiPriority w:val="99"/>
    <w:unhideWhenUsed/>
    <w:rsid w:val="00BF6130"/>
    <w:pPr>
      <w:spacing w:line="240" w:lineRule="auto"/>
    </w:pPr>
  </w:style>
  <w:style w:type="character" w:customStyle="1" w:styleId="TextocomentarioCar">
    <w:name w:val="Texto comentario Car"/>
    <w:basedOn w:val="Fuentedeprrafopredeter"/>
    <w:link w:val="Textocomentario"/>
    <w:uiPriority w:val="99"/>
    <w:rsid w:val="00BF6130"/>
  </w:style>
  <w:style w:type="paragraph" w:styleId="Asuntodelcomentario">
    <w:name w:val="annotation subject"/>
    <w:basedOn w:val="Textocomentario"/>
    <w:next w:val="Textocomentario"/>
    <w:link w:val="AsuntodelcomentarioCar"/>
    <w:uiPriority w:val="99"/>
    <w:semiHidden/>
    <w:unhideWhenUsed/>
    <w:rsid w:val="00BF6130"/>
    <w:rPr>
      <w:b/>
      <w:bCs/>
    </w:rPr>
  </w:style>
  <w:style w:type="character" w:customStyle="1" w:styleId="AsuntodelcomentarioCar">
    <w:name w:val="Asunto del comentario Car"/>
    <w:basedOn w:val="TextocomentarioCar"/>
    <w:link w:val="Asuntodelcomentario"/>
    <w:uiPriority w:val="99"/>
    <w:semiHidden/>
    <w:rsid w:val="00BF6130"/>
    <w:rPr>
      <w:b/>
      <w:bCs/>
    </w:rPr>
  </w:style>
  <w:style w:type="paragraph" w:styleId="Revisin">
    <w:name w:val="Revision"/>
    <w:hidden/>
    <w:uiPriority w:val="99"/>
    <w:semiHidden/>
    <w:rsid w:val="007859EC"/>
    <w:pPr>
      <w:spacing w:before="0" w:line="240" w:lineRule="auto"/>
      <w:jc w:val="left"/>
    </w:pPr>
  </w:style>
  <w:style w:type="character" w:styleId="Textodelmarcadordeposicin">
    <w:name w:val="Placeholder Text"/>
    <w:basedOn w:val="Fuentedeprrafopredeter"/>
    <w:uiPriority w:val="99"/>
    <w:semiHidden/>
    <w:rsid w:val="00F70D6A"/>
    <w:rPr>
      <w:color w:val="808080"/>
    </w:rPr>
  </w:style>
  <w:style w:type="paragraph" w:customStyle="1" w:styleId="Bibliografa1">
    <w:name w:val="Bibliografía1"/>
    <w:basedOn w:val="Normal"/>
    <w:rsid w:val="00F70D6A"/>
    <w:pPr>
      <w:spacing w:before="100" w:beforeAutospacing="1" w:after="100" w:afterAutospacing="1" w:line="240" w:lineRule="auto"/>
      <w:jc w:val="left"/>
    </w:pPr>
    <w:rPr>
      <w:rFonts w:eastAsiaTheme="minorEastAsia"/>
      <w:sz w:val="24"/>
      <w:szCs w:val="24"/>
      <w:lang w:val="en-150" w:eastAsia="en-150"/>
    </w:rPr>
  </w:style>
  <w:style w:type="character" w:styleId="Hipervnculo">
    <w:name w:val="Hyperlink"/>
    <w:basedOn w:val="Fuentedeprrafopredeter"/>
    <w:uiPriority w:val="99"/>
    <w:semiHidden/>
    <w:unhideWhenUsed/>
    <w:rsid w:val="00F70D6A"/>
    <w:rPr>
      <w:color w:val="0000FF"/>
      <w:u w:val="single"/>
    </w:rPr>
  </w:style>
  <w:style w:type="paragraph" w:customStyle="1" w:styleId="Bibliografa2">
    <w:name w:val="Bibliografía2"/>
    <w:basedOn w:val="Normal"/>
    <w:rsid w:val="00EE271C"/>
    <w:pPr>
      <w:spacing w:before="100" w:beforeAutospacing="1" w:after="100" w:afterAutospacing="1" w:line="240" w:lineRule="auto"/>
      <w:jc w:val="left"/>
    </w:pPr>
    <w:rPr>
      <w:rFonts w:eastAsiaTheme="minorEastAsia"/>
      <w:sz w:val="24"/>
      <w:szCs w:val="24"/>
      <w:lang w:val="en-150" w:eastAsia="en-150"/>
    </w:rPr>
  </w:style>
  <w:style w:type="paragraph" w:customStyle="1" w:styleId="Bibliografa3">
    <w:name w:val="Bibliografía3"/>
    <w:basedOn w:val="Normal"/>
    <w:rsid w:val="007033CC"/>
    <w:pPr>
      <w:spacing w:before="100" w:beforeAutospacing="1" w:after="100" w:afterAutospacing="1" w:line="240" w:lineRule="auto"/>
      <w:jc w:val="left"/>
    </w:pPr>
    <w:rPr>
      <w:rFonts w:eastAsiaTheme="minorEastAsia"/>
      <w:sz w:val="24"/>
      <w:szCs w:val="24"/>
      <w:lang w:val="en-US" w:eastAsia="en-US"/>
    </w:rPr>
  </w:style>
  <w:style w:type="paragraph" w:customStyle="1" w:styleId="bibliography">
    <w:name w:val="bibliography"/>
    <w:basedOn w:val="Normal"/>
    <w:rsid w:val="005A7288"/>
    <w:pPr>
      <w:spacing w:before="100" w:beforeAutospacing="1" w:after="100" w:afterAutospacing="1" w:line="240" w:lineRule="auto"/>
      <w:jc w:val="left"/>
    </w:pPr>
    <w:rPr>
      <w:rFonts w:eastAsiaTheme="minorEastAsia"/>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6522">
      <w:bodyDiv w:val="1"/>
      <w:marLeft w:val="0"/>
      <w:marRight w:val="0"/>
      <w:marTop w:val="0"/>
      <w:marBottom w:val="0"/>
      <w:divBdr>
        <w:top w:val="none" w:sz="0" w:space="0" w:color="auto"/>
        <w:left w:val="none" w:sz="0" w:space="0" w:color="auto"/>
        <w:bottom w:val="none" w:sz="0" w:space="0" w:color="auto"/>
        <w:right w:val="none" w:sz="0" w:space="0" w:color="auto"/>
      </w:divBdr>
    </w:div>
    <w:div w:id="4019227">
      <w:bodyDiv w:val="1"/>
      <w:marLeft w:val="0"/>
      <w:marRight w:val="0"/>
      <w:marTop w:val="0"/>
      <w:marBottom w:val="0"/>
      <w:divBdr>
        <w:top w:val="none" w:sz="0" w:space="0" w:color="auto"/>
        <w:left w:val="none" w:sz="0" w:space="0" w:color="auto"/>
        <w:bottom w:val="none" w:sz="0" w:space="0" w:color="auto"/>
        <w:right w:val="none" w:sz="0" w:space="0" w:color="auto"/>
      </w:divBdr>
    </w:div>
    <w:div w:id="5134312">
      <w:bodyDiv w:val="1"/>
      <w:marLeft w:val="0"/>
      <w:marRight w:val="0"/>
      <w:marTop w:val="0"/>
      <w:marBottom w:val="0"/>
      <w:divBdr>
        <w:top w:val="none" w:sz="0" w:space="0" w:color="auto"/>
        <w:left w:val="none" w:sz="0" w:space="0" w:color="auto"/>
        <w:bottom w:val="none" w:sz="0" w:space="0" w:color="auto"/>
        <w:right w:val="none" w:sz="0" w:space="0" w:color="auto"/>
      </w:divBdr>
    </w:div>
    <w:div w:id="9181303">
      <w:bodyDiv w:val="1"/>
      <w:marLeft w:val="0"/>
      <w:marRight w:val="0"/>
      <w:marTop w:val="0"/>
      <w:marBottom w:val="0"/>
      <w:divBdr>
        <w:top w:val="none" w:sz="0" w:space="0" w:color="auto"/>
        <w:left w:val="none" w:sz="0" w:space="0" w:color="auto"/>
        <w:bottom w:val="none" w:sz="0" w:space="0" w:color="auto"/>
        <w:right w:val="none" w:sz="0" w:space="0" w:color="auto"/>
      </w:divBdr>
    </w:div>
    <w:div w:id="9767998">
      <w:bodyDiv w:val="1"/>
      <w:marLeft w:val="0"/>
      <w:marRight w:val="0"/>
      <w:marTop w:val="0"/>
      <w:marBottom w:val="0"/>
      <w:divBdr>
        <w:top w:val="none" w:sz="0" w:space="0" w:color="auto"/>
        <w:left w:val="none" w:sz="0" w:space="0" w:color="auto"/>
        <w:bottom w:val="none" w:sz="0" w:space="0" w:color="auto"/>
        <w:right w:val="none" w:sz="0" w:space="0" w:color="auto"/>
      </w:divBdr>
    </w:div>
    <w:div w:id="11759813">
      <w:bodyDiv w:val="1"/>
      <w:marLeft w:val="0"/>
      <w:marRight w:val="0"/>
      <w:marTop w:val="0"/>
      <w:marBottom w:val="0"/>
      <w:divBdr>
        <w:top w:val="none" w:sz="0" w:space="0" w:color="auto"/>
        <w:left w:val="none" w:sz="0" w:space="0" w:color="auto"/>
        <w:bottom w:val="none" w:sz="0" w:space="0" w:color="auto"/>
        <w:right w:val="none" w:sz="0" w:space="0" w:color="auto"/>
      </w:divBdr>
    </w:div>
    <w:div w:id="15543042">
      <w:bodyDiv w:val="1"/>
      <w:marLeft w:val="0"/>
      <w:marRight w:val="0"/>
      <w:marTop w:val="0"/>
      <w:marBottom w:val="0"/>
      <w:divBdr>
        <w:top w:val="none" w:sz="0" w:space="0" w:color="auto"/>
        <w:left w:val="none" w:sz="0" w:space="0" w:color="auto"/>
        <w:bottom w:val="none" w:sz="0" w:space="0" w:color="auto"/>
        <w:right w:val="none" w:sz="0" w:space="0" w:color="auto"/>
      </w:divBdr>
    </w:div>
    <w:div w:id="16279133">
      <w:bodyDiv w:val="1"/>
      <w:marLeft w:val="0"/>
      <w:marRight w:val="0"/>
      <w:marTop w:val="0"/>
      <w:marBottom w:val="0"/>
      <w:divBdr>
        <w:top w:val="none" w:sz="0" w:space="0" w:color="auto"/>
        <w:left w:val="none" w:sz="0" w:space="0" w:color="auto"/>
        <w:bottom w:val="none" w:sz="0" w:space="0" w:color="auto"/>
        <w:right w:val="none" w:sz="0" w:space="0" w:color="auto"/>
      </w:divBdr>
    </w:div>
    <w:div w:id="16662426">
      <w:bodyDiv w:val="1"/>
      <w:marLeft w:val="0"/>
      <w:marRight w:val="0"/>
      <w:marTop w:val="0"/>
      <w:marBottom w:val="0"/>
      <w:divBdr>
        <w:top w:val="none" w:sz="0" w:space="0" w:color="auto"/>
        <w:left w:val="none" w:sz="0" w:space="0" w:color="auto"/>
        <w:bottom w:val="none" w:sz="0" w:space="0" w:color="auto"/>
        <w:right w:val="none" w:sz="0" w:space="0" w:color="auto"/>
      </w:divBdr>
    </w:div>
    <w:div w:id="18628670">
      <w:bodyDiv w:val="1"/>
      <w:marLeft w:val="0"/>
      <w:marRight w:val="0"/>
      <w:marTop w:val="0"/>
      <w:marBottom w:val="0"/>
      <w:divBdr>
        <w:top w:val="none" w:sz="0" w:space="0" w:color="auto"/>
        <w:left w:val="none" w:sz="0" w:space="0" w:color="auto"/>
        <w:bottom w:val="none" w:sz="0" w:space="0" w:color="auto"/>
        <w:right w:val="none" w:sz="0" w:space="0" w:color="auto"/>
      </w:divBdr>
    </w:div>
    <w:div w:id="22903459">
      <w:bodyDiv w:val="1"/>
      <w:marLeft w:val="0"/>
      <w:marRight w:val="0"/>
      <w:marTop w:val="0"/>
      <w:marBottom w:val="0"/>
      <w:divBdr>
        <w:top w:val="none" w:sz="0" w:space="0" w:color="auto"/>
        <w:left w:val="none" w:sz="0" w:space="0" w:color="auto"/>
        <w:bottom w:val="none" w:sz="0" w:space="0" w:color="auto"/>
        <w:right w:val="none" w:sz="0" w:space="0" w:color="auto"/>
      </w:divBdr>
    </w:div>
    <w:div w:id="23406625">
      <w:bodyDiv w:val="1"/>
      <w:marLeft w:val="0"/>
      <w:marRight w:val="0"/>
      <w:marTop w:val="0"/>
      <w:marBottom w:val="0"/>
      <w:divBdr>
        <w:top w:val="none" w:sz="0" w:space="0" w:color="auto"/>
        <w:left w:val="none" w:sz="0" w:space="0" w:color="auto"/>
        <w:bottom w:val="none" w:sz="0" w:space="0" w:color="auto"/>
        <w:right w:val="none" w:sz="0" w:space="0" w:color="auto"/>
      </w:divBdr>
    </w:div>
    <w:div w:id="26761114">
      <w:bodyDiv w:val="1"/>
      <w:marLeft w:val="0"/>
      <w:marRight w:val="0"/>
      <w:marTop w:val="0"/>
      <w:marBottom w:val="0"/>
      <w:divBdr>
        <w:top w:val="none" w:sz="0" w:space="0" w:color="auto"/>
        <w:left w:val="none" w:sz="0" w:space="0" w:color="auto"/>
        <w:bottom w:val="none" w:sz="0" w:space="0" w:color="auto"/>
        <w:right w:val="none" w:sz="0" w:space="0" w:color="auto"/>
      </w:divBdr>
    </w:div>
    <w:div w:id="26949106">
      <w:bodyDiv w:val="1"/>
      <w:marLeft w:val="0"/>
      <w:marRight w:val="0"/>
      <w:marTop w:val="0"/>
      <w:marBottom w:val="0"/>
      <w:divBdr>
        <w:top w:val="none" w:sz="0" w:space="0" w:color="auto"/>
        <w:left w:val="none" w:sz="0" w:space="0" w:color="auto"/>
        <w:bottom w:val="none" w:sz="0" w:space="0" w:color="auto"/>
        <w:right w:val="none" w:sz="0" w:space="0" w:color="auto"/>
      </w:divBdr>
    </w:div>
    <w:div w:id="28802328">
      <w:bodyDiv w:val="1"/>
      <w:marLeft w:val="0"/>
      <w:marRight w:val="0"/>
      <w:marTop w:val="0"/>
      <w:marBottom w:val="0"/>
      <w:divBdr>
        <w:top w:val="none" w:sz="0" w:space="0" w:color="auto"/>
        <w:left w:val="none" w:sz="0" w:space="0" w:color="auto"/>
        <w:bottom w:val="none" w:sz="0" w:space="0" w:color="auto"/>
        <w:right w:val="none" w:sz="0" w:space="0" w:color="auto"/>
      </w:divBdr>
    </w:div>
    <w:div w:id="33505699">
      <w:bodyDiv w:val="1"/>
      <w:marLeft w:val="0"/>
      <w:marRight w:val="0"/>
      <w:marTop w:val="0"/>
      <w:marBottom w:val="0"/>
      <w:divBdr>
        <w:top w:val="none" w:sz="0" w:space="0" w:color="auto"/>
        <w:left w:val="none" w:sz="0" w:space="0" w:color="auto"/>
        <w:bottom w:val="none" w:sz="0" w:space="0" w:color="auto"/>
        <w:right w:val="none" w:sz="0" w:space="0" w:color="auto"/>
      </w:divBdr>
    </w:div>
    <w:div w:id="39522824">
      <w:bodyDiv w:val="1"/>
      <w:marLeft w:val="0"/>
      <w:marRight w:val="0"/>
      <w:marTop w:val="0"/>
      <w:marBottom w:val="0"/>
      <w:divBdr>
        <w:top w:val="none" w:sz="0" w:space="0" w:color="auto"/>
        <w:left w:val="none" w:sz="0" w:space="0" w:color="auto"/>
        <w:bottom w:val="none" w:sz="0" w:space="0" w:color="auto"/>
        <w:right w:val="none" w:sz="0" w:space="0" w:color="auto"/>
      </w:divBdr>
    </w:div>
    <w:div w:id="39718578">
      <w:bodyDiv w:val="1"/>
      <w:marLeft w:val="0"/>
      <w:marRight w:val="0"/>
      <w:marTop w:val="0"/>
      <w:marBottom w:val="0"/>
      <w:divBdr>
        <w:top w:val="none" w:sz="0" w:space="0" w:color="auto"/>
        <w:left w:val="none" w:sz="0" w:space="0" w:color="auto"/>
        <w:bottom w:val="none" w:sz="0" w:space="0" w:color="auto"/>
        <w:right w:val="none" w:sz="0" w:space="0" w:color="auto"/>
      </w:divBdr>
    </w:div>
    <w:div w:id="40322671">
      <w:bodyDiv w:val="1"/>
      <w:marLeft w:val="0"/>
      <w:marRight w:val="0"/>
      <w:marTop w:val="0"/>
      <w:marBottom w:val="0"/>
      <w:divBdr>
        <w:top w:val="none" w:sz="0" w:space="0" w:color="auto"/>
        <w:left w:val="none" w:sz="0" w:space="0" w:color="auto"/>
        <w:bottom w:val="none" w:sz="0" w:space="0" w:color="auto"/>
        <w:right w:val="none" w:sz="0" w:space="0" w:color="auto"/>
      </w:divBdr>
    </w:div>
    <w:div w:id="41098043">
      <w:bodyDiv w:val="1"/>
      <w:marLeft w:val="0"/>
      <w:marRight w:val="0"/>
      <w:marTop w:val="0"/>
      <w:marBottom w:val="0"/>
      <w:divBdr>
        <w:top w:val="none" w:sz="0" w:space="0" w:color="auto"/>
        <w:left w:val="none" w:sz="0" w:space="0" w:color="auto"/>
        <w:bottom w:val="none" w:sz="0" w:space="0" w:color="auto"/>
        <w:right w:val="none" w:sz="0" w:space="0" w:color="auto"/>
      </w:divBdr>
    </w:div>
    <w:div w:id="41828012">
      <w:bodyDiv w:val="1"/>
      <w:marLeft w:val="0"/>
      <w:marRight w:val="0"/>
      <w:marTop w:val="0"/>
      <w:marBottom w:val="0"/>
      <w:divBdr>
        <w:top w:val="none" w:sz="0" w:space="0" w:color="auto"/>
        <w:left w:val="none" w:sz="0" w:space="0" w:color="auto"/>
        <w:bottom w:val="none" w:sz="0" w:space="0" w:color="auto"/>
        <w:right w:val="none" w:sz="0" w:space="0" w:color="auto"/>
      </w:divBdr>
    </w:div>
    <w:div w:id="42336490">
      <w:bodyDiv w:val="1"/>
      <w:marLeft w:val="0"/>
      <w:marRight w:val="0"/>
      <w:marTop w:val="0"/>
      <w:marBottom w:val="0"/>
      <w:divBdr>
        <w:top w:val="none" w:sz="0" w:space="0" w:color="auto"/>
        <w:left w:val="none" w:sz="0" w:space="0" w:color="auto"/>
        <w:bottom w:val="none" w:sz="0" w:space="0" w:color="auto"/>
        <w:right w:val="none" w:sz="0" w:space="0" w:color="auto"/>
      </w:divBdr>
    </w:div>
    <w:div w:id="45183497">
      <w:bodyDiv w:val="1"/>
      <w:marLeft w:val="0"/>
      <w:marRight w:val="0"/>
      <w:marTop w:val="0"/>
      <w:marBottom w:val="0"/>
      <w:divBdr>
        <w:top w:val="none" w:sz="0" w:space="0" w:color="auto"/>
        <w:left w:val="none" w:sz="0" w:space="0" w:color="auto"/>
        <w:bottom w:val="none" w:sz="0" w:space="0" w:color="auto"/>
        <w:right w:val="none" w:sz="0" w:space="0" w:color="auto"/>
      </w:divBdr>
    </w:div>
    <w:div w:id="49619045">
      <w:bodyDiv w:val="1"/>
      <w:marLeft w:val="0"/>
      <w:marRight w:val="0"/>
      <w:marTop w:val="0"/>
      <w:marBottom w:val="0"/>
      <w:divBdr>
        <w:top w:val="none" w:sz="0" w:space="0" w:color="auto"/>
        <w:left w:val="none" w:sz="0" w:space="0" w:color="auto"/>
        <w:bottom w:val="none" w:sz="0" w:space="0" w:color="auto"/>
        <w:right w:val="none" w:sz="0" w:space="0" w:color="auto"/>
      </w:divBdr>
    </w:div>
    <w:div w:id="50232713">
      <w:bodyDiv w:val="1"/>
      <w:marLeft w:val="0"/>
      <w:marRight w:val="0"/>
      <w:marTop w:val="0"/>
      <w:marBottom w:val="0"/>
      <w:divBdr>
        <w:top w:val="none" w:sz="0" w:space="0" w:color="auto"/>
        <w:left w:val="none" w:sz="0" w:space="0" w:color="auto"/>
        <w:bottom w:val="none" w:sz="0" w:space="0" w:color="auto"/>
        <w:right w:val="none" w:sz="0" w:space="0" w:color="auto"/>
      </w:divBdr>
    </w:div>
    <w:div w:id="52586958">
      <w:bodyDiv w:val="1"/>
      <w:marLeft w:val="0"/>
      <w:marRight w:val="0"/>
      <w:marTop w:val="0"/>
      <w:marBottom w:val="0"/>
      <w:divBdr>
        <w:top w:val="none" w:sz="0" w:space="0" w:color="auto"/>
        <w:left w:val="none" w:sz="0" w:space="0" w:color="auto"/>
        <w:bottom w:val="none" w:sz="0" w:space="0" w:color="auto"/>
        <w:right w:val="none" w:sz="0" w:space="0" w:color="auto"/>
      </w:divBdr>
    </w:div>
    <w:div w:id="52777690">
      <w:bodyDiv w:val="1"/>
      <w:marLeft w:val="0"/>
      <w:marRight w:val="0"/>
      <w:marTop w:val="0"/>
      <w:marBottom w:val="0"/>
      <w:divBdr>
        <w:top w:val="none" w:sz="0" w:space="0" w:color="auto"/>
        <w:left w:val="none" w:sz="0" w:space="0" w:color="auto"/>
        <w:bottom w:val="none" w:sz="0" w:space="0" w:color="auto"/>
        <w:right w:val="none" w:sz="0" w:space="0" w:color="auto"/>
      </w:divBdr>
    </w:div>
    <w:div w:id="55975096">
      <w:bodyDiv w:val="1"/>
      <w:marLeft w:val="0"/>
      <w:marRight w:val="0"/>
      <w:marTop w:val="0"/>
      <w:marBottom w:val="0"/>
      <w:divBdr>
        <w:top w:val="none" w:sz="0" w:space="0" w:color="auto"/>
        <w:left w:val="none" w:sz="0" w:space="0" w:color="auto"/>
        <w:bottom w:val="none" w:sz="0" w:space="0" w:color="auto"/>
        <w:right w:val="none" w:sz="0" w:space="0" w:color="auto"/>
      </w:divBdr>
    </w:div>
    <w:div w:id="58328566">
      <w:bodyDiv w:val="1"/>
      <w:marLeft w:val="0"/>
      <w:marRight w:val="0"/>
      <w:marTop w:val="0"/>
      <w:marBottom w:val="0"/>
      <w:divBdr>
        <w:top w:val="none" w:sz="0" w:space="0" w:color="auto"/>
        <w:left w:val="none" w:sz="0" w:space="0" w:color="auto"/>
        <w:bottom w:val="none" w:sz="0" w:space="0" w:color="auto"/>
        <w:right w:val="none" w:sz="0" w:space="0" w:color="auto"/>
      </w:divBdr>
    </w:div>
    <w:div w:id="74595137">
      <w:bodyDiv w:val="1"/>
      <w:marLeft w:val="0"/>
      <w:marRight w:val="0"/>
      <w:marTop w:val="0"/>
      <w:marBottom w:val="0"/>
      <w:divBdr>
        <w:top w:val="none" w:sz="0" w:space="0" w:color="auto"/>
        <w:left w:val="none" w:sz="0" w:space="0" w:color="auto"/>
        <w:bottom w:val="none" w:sz="0" w:space="0" w:color="auto"/>
        <w:right w:val="none" w:sz="0" w:space="0" w:color="auto"/>
      </w:divBdr>
    </w:div>
    <w:div w:id="76638046">
      <w:bodyDiv w:val="1"/>
      <w:marLeft w:val="0"/>
      <w:marRight w:val="0"/>
      <w:marTop w:val="0"/>
      <w:marBottom w:val="0"/>
      <w:divBdr>
        <w:top w:val="none" w:sz="0" w:space="0" w:color="auto"/>
        <w:left w:val="none" w:sz="0" w:space="0" w:color="auto"/>
        <w:bottom w:val="none" w:sz="0" w:space="0" w:color="auto"/>
        <w:right w:val="none" w:sz="0" w:space="0" w:color="auto"/>
      </w:divBdr>
    </w:div>
    <w:div w:id="77019678">
      <w:bodyDiv w:val="1"/>
      <w:marLeft w:val="0"/>
      <w:marRight w:val="0"/>
      <w:marTop w:val="0"/>
      <w:marBottom w:val="0"/>
      <w:divBdr>
        <w:top w:val="none" w:sz="0" w:space="0" w:color="auto"/>
        <w:left w:val="none" w:sz="0" w:space="0" w:color="auto"/>
        <w:bottom w:val="none" w:sz="0" w:space="0" w:color="auto"/>
        <w:right w:val="none" w:sz="0" w:space="0" w:color="auto"/>
      </w:divBdr>
    </w:div>
    <w:div w:id="77140521">
      <w:bodyDiv w:val="1"/>
      <w:marLeft w:val="0"/>
      <w:marRight w:val="0"/>
      <w:marTop w:val="0"/>
      <w:marBottom w:val="0"/>
      <w:divBdr>
        <w:top w:val="none" w:sz="0" w:space="0" w:color="auto"/>
        <w:left w:val="none" w:sz="0" w:space="0" w:color="auto"/>
        <w:bottom w:val="none" w:sz="0" w:space="0" w:color="auto"/>
        <w:right w:val="none" w:sz="0" w:space="0" w:color="auto"/>
      </w:divBdr>
    </w:div>
    <w:div w:id="85662280">
      <w:bodyDiv w:val="1"/>
      <w:marLeft w:val="0"/>
      <w:marRight w:val="0"/>
      <w:marTop w:val="0"/>
      <w:marBottom w:val="0"/>
      <w:divBdr>
        <w:top w:val="none" w:sz="0" w:space="0" w:color="auto"/>
        <w:left w:val="none" w:sz="0" w:space="0" w:color="auto"/>
        <w:bottom w:val="none" w:sz="0" w:space="0" w:color="auto"/>
        <w:right w:val="none" w:sz="0" w:space="0" w:color="auto"/>
      </w:divBdr>
    </w:div>
    <w:div w:id="86855372">
      <w:bodyDiv w:val="1"/>
      <w:marLeft w:val="0"/>
      <w:marRight w:val="0"/>
      <w:marTop w:val="0"/>
      <w:marBottom w:val="0"/>
      <w:divBdr>
        <w:top w:val="none" w:sz="0" w:space="0" w:color="auto"/>
        <w:left w:val="none" w:sz="0" w:space="0" w:color="auto"/>
        <w:bottom w:val="none" w:sz="0" w:space="0" w:color="auto"/>
        <w:right w:val="none" w:sz="0" w:space="0" w:color="auto"/>
      </w:divBdr>
    </w:div>
    <w:div w:id="94985330">
      <w:bodyDiv w:val="1"/>
      <w:marLeft w:val="0"/>
      <w:marRight w:val="0"/>
      <w:marTop w:val="0"/>
      <w:marBottom w:val="0"/>
      <w:divBdr>
        <w:top w:val="none" w:sz="0" w:space="0" w:color="auto"/>
        <w:left w:val="none" w:sz="0" w:space="0" w:color="auto"/>
        <w:bottom w:val="none" w:sz="0" w:space="0" w:color="auto"/>
        <w:right w:val="none" w:sz="0" w:space="0" w:color="auto"/>
      </w:divBdr>
    </w:div>
    <w:div w:id="99491749">
      <w:bodyDiv w:val="1"/>
      <w:marLeft w:val="0"/>
      <w:marRight w:val="0"/>
      <w:marTop w:val="0"/>
      <w:marBottom w:val="0"/>
      <w:divBdr>
        <w:top w:val="none" w:sz="0" w:space="0" w:color="auto"/>
        <w:left w:val="none" w:sz="0" w:space="0" w:color="auto"/>
        <w:bottom w:val="none" w:sz="0" w:space="0" w:color="auto"/>
        <w:right w:val="none" w:sz="0" w:space="0" w:color="auto"/>
      </w:divBdr>
    </w:div>
    <w:div w:id="101077195">
      <w:bodyDiv w:val="1"/>
      <w:marLeft w:val="0"/>
      <w:marRight w:val="0"/>
      <w:marTop w:val="0"/>
      <w:marBottom w:val="0"/>
      <w:divBdr>
        <w:top w:val="none" w:sz="0" w:space="0" w:color="auto"/>
        <w:left w:val="none" w:sz="0" w:space="0" w:color="auto"/>
        <w:bottom w:val="none" w:sz="0" w:space="0" w:color="auto"/>
        <w:right w:val="none" w:sz="0" w:space="0" w:color="auto"/>
      </w:divBdr>
    </w:div>
    <w:div w:id="101650233">
      <w:bodyDiv w:val="1"/>
      <w:marLeft w:val="0"/>
      <w:marRight w:val="0"/>
      <w:marTop w:val="0"/>
      <w:marBottom w:val="0"/>
      <w:divBdr>
        <w:top w:val="none" w:sz="0" w:space="0" w:color="auto"/>
        <w:left w:val="none" w:sz="0" w:space="0" w:color="auto"/>
        <w:bottom w:val="none" w:sz="0" w:space="0" w:color="auto"/>
        <w:right w:val="none" w:sz="0" w:space="0" w:color="auto"/>
      </w:divBdr>
    </w:div>
    <w:div w:id="103042297">
      <w:bodyDiv w:val="1"/>
      <w:marLeft w:val="0"/>
      <w:marRight w:val="0"/>
      <w:marTop w:val="0"/>
      <w:marBottom w:val="0"/>
      <w:divBdr>
        <w:top w:val="none" w:sz="0" w:space="0" w:color="auto"/>
        <w:left w:val="none" w:sz="0" w:space="0" w:color="auto"/>
        <w:bottom w:val="none" w:sz="0" w:space="0" w:color="auto"/>
        <w:right w:val="none" w:sz="0" w:space="0" w:color="auto"/>
      </w:divBdr>
    </w:div>
    <w:div w:id="103966763">
      <w:bodyDiv w:val="1"/>
      <w:marLeft w:val="0"/>
      <w:marRight w:val="0"/>
      <w:marTop w:val="0"/>
      <w:marBottom w:val="0"/>
      <w:divBdr>
        <w:top w:val="none" w:sz="0" w:space="0" w:color="auto"/>
        <w:left w:val="none" w:sz="0" w:space="0" w:color="auto"/>
        <w:bottom w:val="none" w:sz="0" w:space="0" w:color="auto"/>
        <w:right w:val="none" w:sz="0" w:space="0" w:color="auto"/>
      </w:divBdr>
    </w:div>
    <w:div w:id="107625633">
      <w:bodyDiv w:val="1"/>
      <w:marLeft w:val="0"/>
      <w:marRight w:val="0"/>
      <w:marTop w:val="0"/>
      <w:marBottom w:val="0"/>
      <w:divBdr>
        <w:top w:val="none" w:sz="0" w:space="0" w:color="auto"/>
        <w:left w:val="none" w:sz="0" w:space="0" w:color="auto"/>
        <w:bottom w:val="none" w:sz="0" w:space="0" w:color="auto"/>
        <w:right w:val="none" w:sz="0" w:space="0" w:color="auto"/>
      </w:divBdr>
    </w:div>
    <w:div w:id="108473223">
      <w:bodyDiv w:val="1"/>
      <w:marLeft w:val="0"/>
      <w:marRight w:val="0"/>
      <w:marTop w:val="0"/>
      <w:marBottom w:val="0"/>
      <w:divBdr>
        <w:top w:val="none" w:sz="0" w:space="0" w:color="auto"/>
        <w:left w:val="none" w:sz="0" w:space="0" w:color="auto"/>
        <w:bottom w:val="none" w:sz="0" w:space="0" w:color="auto"/>
        <w:right w:val="none" w:sz="0" w:space="0" w:color="auto"/>
      </w:divBdr>
    </w:div>
    <w:div w:id="109015346">
      <w:bodyDiv w:val="1"/>
      <w:marLeft w:val="0"/>
      <w:marRight w:val="0"/>
      <w:marTop w:val="0"/>
      <w:marBottom w:val="0"/>
      <w:divBdr>
        <w:top w:val="none" w:sz="0" w:space="0" w:color="auto"/>
        <w:left w:val="none" w:sz="0" w:space="0" w:color="auto"/>
        <w:bottom w:val="none" w:sz="0" w:space="0" w:color="auto"/>
        <w:right w:val="none" w:sz="0" w:space="0" w:color="auto"/>
      </w:divBdr>
    </w:div>
    <w:div w:id="112408191">
      <w:bodyDiv w:val="1"/>
      <w:marLeft w:val="0"/>
      <w:marRight w:val="0"/>
      <w:marTop w:val="0"/>
      <w:marBottom w:val="0"/>
      <w:divBdr>
        <w:top w:val="none" w:sz="0" w:space="0" w:color="auto"/>
        <w:left w:val="none" w:sz="0" w:space="0" w:color="auto"/>
        <w:bottom w:val="none" w:sz="0" w:space="0" w:color="auto"/>
        <w:right w:val="none" w:sz="0" w:space="0" w:color="auto"/>
      </w:divBdr>
    </w:div>
    <w:div w:id="113377800">
      <w:bodyDiv w:val="1"/>
      <w:marLeft w:val="0"/>
      <w:marRight w:val="0"/>
      <w:marTop w:val="0"/>
      <w:marBottom w:val="0"/>
      <w:divBdr>
        <w:top w:val="none" w:sz="0" w:space="0" w:color="auto"/>
        <w:left w:val="none" w:sz="0" w:space="0" w:color="auto"/>
        <w:bottom w:val="none" w:sz="0" w:space="0" w:color="auto"/>
        <w:right w:val="none" w:sz="0" w:space="0" w:color="auto"/>
      </w:divBdr>
    </w:div>
    <w:div w:id="113407323">
      <w:bodyDiv w:val="1"/>
      <w:marLeft w:val="0"/>
      <w:marRight w:val="0"/>
      <w:marTop w:val="0"/>
      <w:marBottom w:val="0"/>
      <w:divBdr>
        <w:top w:val="none" w:sz="0" w:space="0" w:color="auto"/>
        <w:left w:val="none" w:sz="0" w:space="0" w:color="auto"/>
        <w:bottom w:val="none" w:sz="0" w:space="0" w:color="auto"/>
        <w:right w:val="none" w:sz="0" w:space="0" w:color="auto"/>
      </w:divBdr>
    </w:div>
    <w:div w:id="113987065">
      <w:bodyDiv w:val="1"/>
      <w:marLeft w:val="0"/>
      <w:marRight w:val="0"/>
      <w:marTop w:val="0"/>
      <w:marBottom w:val="0"/>
      <w:divBdr>
        <w:top w:val="none" w:sz="0" w:space="0" w:color="auto"/>
        <w:left w:val="none" w:sz="0" w:space="0" w:color="auto"/>
        <w:bottom w:val="none" w:sz="0" w:space="0" w:color="auto"/>
        <w:right w:val="none" w:sz="0" w:space="0" w:color="auto"/>
      </w:divBdr>
    </w:div>
    <w:div w:id="116024416">
      <w:bodyDiv w:val="1"/>
      <w:marLeft w:val="0"/>
      <w:marRight w:val="0"/>
      <w:marTop w:val="0"/>
      <w:marBottom w:val="0"/>
      <w:divBdr>
        <w:top w:val="none" w:sz="0" w:space="0" w:color="auto"/>
        <w:left w:val="none" w:sz="0" w:space="0" w:color="auto"/>
        <w:bottom w:val="none" w:sz="0" w:space="0" w:color="auto"/>
        <w:right w:val="none" w:sz="0" w:space="0" w:color="auto"/>
      </w:divBdr>
    </w:div>
    <w:div w:id="116262766">
      <w:bodyDiv w:val="1"/>
      <w:marLeft w:val="0"/>
      <w:marRight w:val="0"/>
      <w:marTop w:val="0"/>
      <w:marBottom w:val="0"/>
      <w:divBdr>
        <w:top w:val="none" w:sz="0" w:space="0" w:color="auto"/>
        <w:left w:val="none" w:sz="0" w:space="0" w:color="auto"/>
        <w:bottom w:val="none" w:sz="0" w:space="0" w:color="auto"/>
        <w:right w:val="none" w:sz="0" w:space="0" w:color="auto"/>
      </w:divBdr>
    </w:div>
    <w:div w:id="116604714">
      <w:bodyDiv w:val="1"/>
      <w:marLeft w:val="0"/>
      <w:marRight w:val="0"/>
      <w:marTop w:val="0"/>
      <w:marBottom w:val="0"/>
      <w:divBdr>
        <w:top w:val="none" w:sz="0" w:space="0" w:color="auto"/>
        <w:left w:val="none" w:sz="0" w:space="0" w:color="auto"/>
        <w:bottom w:val="none" w:sz="0" w:space="0" w:color="auto"/>
        <w:right w:val="none" w:sz="0" w:space="0" w:color="auto"/>
      </w:divBdr>
    </w:div>
    <w:div w:id="117577797">
      <w:bodyDiv w:val="1"/>
      <w:marLeft w:val="0"/>
      <w:marRight w:val="0"/>
      <w:marTop w:val="0"/>
      <w:marBottom w:val="0"/>
      <w:divBdr>
        <w:top w:val="none" w:sz="0" w:space="0" w:color="auto"/>
        <w:left w:val="none" w:sz="0" w:space="0" w:color="auto"/>
        <w:bottom w:val="none" w:sz="0" w:space="0" w:color="auto"/>
        <w:right w:val="none" w:sz="0" w:space="0" w:color="auto"/>
      </w:divBdr>
    </w:div>
    <w:div w:id="119496721">
      <w:bodyDiv w:val="1"/>
      <w:marLeft w:val="0"/>
      <w:marRight w:val="0"/>
      <w:marTop w:val="0"/>
      <w:marBottom w:val="0"/>
      <w:divBdr>
        <w:top w:val="none" w:sz="0" w:space="0" w:color="auto"/>
        <w:left w:val="none" w:sz="0" w:space="0" w:color="auto"/>
        <w:bottom w:val="none" w:sz="0" w:space="0" w:color="auto"/>
        <w:right w:val="none" w:sz="0" w:space="0" w:color="auto"/>
      </w:divBdr>
    </w:div>
    <w:div w:id="122043592">
      <w:bodyDiv w:val="1"/>
      <w:marLeft w:val="0"/>
      <w:marRight w:val="0"/>
      <w:marTop w:val="0"/>
      <w:marBottom w:val="0"/>
      <w:divBdr>
        <w:top w:val="none" w:sz="0" w:space="0" w:color="auto"/>
        <w:left w:val="none" w:sz="0" w:space="0" w:color="auto"/>
        <w:bottom w:val="none" w:sz="0" w:space="0" w:color="auto"/>
        <w:right w:val="none" w:sz="0" w:space="0" w:color="auto"/>
      </w:divBdr>
    </w:div>
    <w:div w:id="125855015">
      <w:bodyDiv w:val="1"/>
      <w:marLeft w:val="0"/>
      <w:marRight w:val="0"/>
      <w:marTop w:val="0"/>
      <w:marBottom w:val="0"/>
      <w:divBdr>
        <w:top w:val="none" w:sz="0" w:space="0" w:color="auto"/>
        <w:left w:val="none" w:sz="0" w:space="0" w:color="auto"/>
        <w:bottom w:val="none" w:sz="0" w:space="0" w:color="auto"/>
        <w:right w:val="none" w:sz="0" w:space="0" w:color="auto"/>
      </w:divBdr>
    </w:div>
    <w:div w:id="128596245">
      <w:bodyDiv w:val="1"/>
      <w:marLeft w:val="0"/>
      <w:marRight w:val="0"/>
      <w:marTop w:val="0"/>
      <w:marBottom w:val="0"/>
      <w:divBdr>
        <w:top w:val="none" w:sz="0" w:space="0" w:color="auto"/>
        <w:left w:val="none" w:sz="0" w:space="0" w:color="auto"/>
        <w:bottom w:val="none" w:sz="0" w:space="0" w:color="auto"/>
        <w:right w:val="none" w:sz="0" w:space="0" w:color="auto"/>
      </w:divBdr>
    </w:div>
    <w:div w:id="129052564">
      <w:bodyDiv w:val="1"/>
      <w:marLeft w:val="0"/>
      <w:marRight w:val="0"/>
      <w:marTop w:val="0"/>
      <w:marBottom w:val="0"/>
      <w:divBdr>
        <w:top w:val="none" w:sz="0" w:space="0" w:color="auto"/>
        <w:left w:val="none" w:sz="0" w:space="0" w:color="auto"/>
        <w:bottom w:val="none" w:sz="0" w:space="0" w:color="auto"/>
        <w:right w:val="none" w:sz="0" w:space="0" w:color="auto"/>
      </w:divBdr>
    </w:div>
    <w:div w:id="129446120">
      <w:bodyDiv w:val="1"/>
      <w:marLeft w:val="0"/>
      <w:marRight w:val="0"/>
      <w:marTop w:val="0"/>
      <w:marBottom w:val="0"/>
      <w:divBdr>
        <w:top w:val="none" w:sz="0" w:space="0" w:color="auto"/>
        <w:left w:val="none" w:sz="0" w:space="0" w:color="auto"/>
        <w:bottom w:val="none" w:sz="0" w:space="0" w:color="auto"/>
        <w:right w:val="none" w:sz="0" w:space="0" w:color="auto"/>
      </w:divBdr>
    </w:div>
    <w:div w:id="133331237">
      <w:bodyDiv w:val="1"/>
      <w:marLeft w:val="0"/>
      <w:marRight w:val="0"/>
      <w:marTop w:val="0"/>
      <w:marBottom w:val="0"/>
      <w:divBdr>
        <w:top w:val="none" w:sz="0" w:space="0" w:color="auto"/>
        <w:left w:val="none" w:sz="0" w:space="0" w:color="auto"/>
        <w:bottom w:val="none" w:sz="0" w:space="0" w:color="auto"/>
        <w:right w:val="none" w:sz="0" w:space="0" w:color="auto"/>
      </w:divBdr>
    </w:div>
    <w:div w:id="133911107">
      <w:bodyDiv w:val="1"/>
      <w:marLeft w:val="0"/>
      <w:marRight w:val="0"/>
      <w:marTop w:val="0"/>
      <w:marBottom w:val="0"/>
      <w:divBdr>
        <w:top w:val="none" w:sz="0" w:space="0" w:color="auto"/>
        <w:left w:val="none" w:sz="0" w:space="0" w:color="auto"/>
        <w:bottom w:val="none" w:sz="0" w:space="0" w:color="auto"/>
        <w:right w:val="none" w:sz="0" w:space="0" w:color="auto"/>
      </w:divBdr>
    </w:div>
    <w:div w:id="135488481">
      <w:bodyDiv w:val="1"/>
      <w:marLeft w:val="0"/>
      <w:marRight w:val="0"/>
      <w:marTop w:val="0"/>
      <w:marBottom w:val="0"/>
      <w:divBdr>
        <w:top w:val="none" w:sz="0" w:space="0" w:color="auto"/>
        <w:left w:val="none" w:sz="0" w:space="0" w:color="auto"/>
        <w:bottom w:val="none" w:sz="0" w:space="0" w:color="auto"/>
        <w:right w:val="none" w:sz="0" w:space="0" w:color="auto"/>
      </w:divBdr>
    </w:div>
    <w:div w:id="135883366">
      <w:bodyDiv w:val="1"/>
      <w:marLeft w:val="0"/>
      <w:marRight w:val="0"/>
      <w:marTop w:val="0"/>
      <w:marBottom w:val="0"/>
      <w:divBdr>
        <w:top w:val="none" w:sz="0" w:space="0" w:color="auto"/>
        <w:left w:val="none" w:sz="0" w:space="0" w:color="auto"/>
        <w:bottom w:val="none" w:sz="0" w:space="0" w:color="auto"/>
        <w:right w:val="none" w:sz="0" w:space="0" w:color="auto"/>
      </w:divBdr>
    </w:div>
    <w:div w:id="136579302">
      <w:bodyDiv w:val="1"/>
      <w:marLeft w:val="0"/>
      <w:marRight w:val="0"/>
      <w:marTop w:val="0"/>
      <w:marBottom w:val="0"/>
      <w:divBdr>
        <w:top w:val="none" w:sz="0" w:space="0" w:color="auto"/>
        <w:left w:val="none" w:sz="0" w:space="0" w:color="auto"/>
        <w:bottom w:val="none" w:sz="0" w:space="0" w:color="auto"/>
        <w:right w:val="none" w:sz="0" w:space="0" w:color="auto"/>
      </w:divBdr>
    </w:div>
    <w:div w:id="138350443">
      <w:bodyDiv w:val="1"/>
      <w:marLeft w:val="0"/>
      <w:marRight w:val="0"/>
      <w:marTop w:val="0"/>
      <w:marBottom w:val="0"/>
      <w:divBdr>
        <w:top w:val="none" w:sz="0" w:space="0" w:color="auto"/>
        <w:left w:val="none" w:sz="0" w:space="0" w:color="auto"/>
        <w:bottom w:val="none" w:sz="0" w:space="0" w:color="auto"/>
        <w:right w:val="none" w:sz="0" w:space="0" w:color="auto"/>
      </w:divBdr>
    </w:div>
    <w:div w:id="138963272">
      <w:bodyDiv w:val="1"/>
      <w:marLeft w:val="0"/>
      <w:marRight w:val="0"/>
      <w:marTop w:val="0"/>
      <w:marBottom w:val="0"/>
      <w:divBdr>
        <w:top w:val="none" w:sz="0" w:space="0" w:color="auto"/>
        <w:left w:val="none" w:sz="0" w:space="0" w:color="auto"/>
        <w:bottom w:val="none" w:sz="0" w:space="0" w:color="auto"/>
        <w:right w:val="none" w:sz="0" w:space="0" w:color="auto"/>
      </w:divBdr>
    </w:div>
    <w:div w:id="143545081">
      <w:bodyDiv w:val="1"/>
      <w:marLeft w:val="0"/>
      <w:marRight w:val="0"/>
      <w:marTop w:val="0"/>
      <w:marBottom w:val="0"/>
      <w:divBdr>
        <w:top w:val="none" w:sz="0" w:space="0" w:color="auto"/>
        <w:left w:val="none" w:sz="0" w:space="0" w:color="auto"/>
        <w:bottom w:val="none" w:sz="0" w:space="0" w:color="auto"/>
        <w:right w:val="none" w:sz="0" w:space="0" w:color="auto"/>
      </w:divBdr>
    </w:div>
    <w:div w:id="146018058">
      <w:bodyDiv w:val="1"/>
      <w:marLeft w:val="0"/>
      <w:marRight w:val="0"/>
      <w:marTop w:val="0"/>
      <w:marBottom w:val="0"/>
      <w:divBdr>
        <w:top w:val="none" w:sz="0" w:space="0" w:color="auto"/>
        <w:left w:val="none" w:sz="0" w:space="0" w:color="auto"/>
        <w:bottom w:val="none" w:sz="0" w:space="0" w:color="auto"/>
        <w:right w:val="none" w:sz="0" w:space="0" w:color="auto"/>
      </w:divBdr>
    </w:div>
    <w:div w:id="146945688">
      <w:bodyDiv w:val="1"/>
      <w:marLeft w:val="0"/>
      <w:marRight w:val="0"/>
      <w:marTop w:val="0"/>
      <w:marBottom w:val="0"/>
      <w:divBdr>
        <w:top w:val="none" w:sz="0" w:space="0" w:color="auto"/>
        <w:left w:val="none" w:sz="0" w:space="0" w:color="auto"/>
        <w:bottom w:val="none" w:sz="0" w:space="0" w:color="auto"/>
        <w:right w:val="none" w:sz="0" w:space="0" w:color="auto"/>
      </w:divBdr>
    </w:div>
    <w:div w:id="148640646">
      <w:bodyDiv w:val="1"/>
      <w:marLeft w:val="0"/>
      <w:marRight w:val="0"/>
      <w:marTop w:val="0"/>
      <w:marBottom w:val="0"/>
      <w:divBdr>
        <w:top w:val="none" w:sz="0" w:space="0" w:color="auto"/>
        <w:left w:val="none" w:sz="0" w:space="0" w:color="auto"/>
        <w:bottom w:val="none" w:sz="0" w:space="0" w:color="auto"/>
        <w:right w:val="none" w:sz="0" w:space="0" w:color="auto"/>
      </w:divBdr>
    </w:div>
    <w:div w:id="151683004">
      <w:bodyDiv w:val="1"/>
      <w:marLeft w:val="0"/>
      <w:marRight w:val="0"/>
      <w:marTop w:val="0"/>
      <w:marBottom w:val="0"/>
      <w:divBdr>
        <w:top w:val="none" w:sz="0" w:space="0" w:color="auto"/>
        <w:left w:val="none" w:sz="0" w:space="0" w:color="auto"/>
        <w:bottom w:val="none" w:sz="0" w:space="0" w:color="auto"/>
        <w:right w:val="none" w:sz="0" w:space="0" w:color="auto"/>
      </w:divBdr>
    </w:div>
    <w:div w:id="153423377">
      <w:bodyDiv w:val="1"/>
      <w:marLeft w:val="0"/>
      <w:marRight w:val="0"/>
      <w:marTop w:val="0"/>
      <w:marBottom w:val="0"/>
      <w:divBdr>
        <w:top w:val="none" w:sz="0" w:space="0" w:color="auto"/>
        <w:left w:val="none" w:sz="0" w:space="0" w:color="auto"/>
        <w:bottom w:val="none" w:sz="0" w:space="0" w:color="auto"/>
        <w:right w:val="none" w:sz="0" w:space="0" w:color="auto"/>
      </w:divBdr>
    </w:div>
    <w:div w:id="153497129">
      <w:bodyDiv w:val="1"/>
      <w:marLeft w:val="0"/>
      <w:marRight w:val="0"/>
      <w:marTop w:val="0"/>
      <w:marBottom w:val="0"/>
      <w:divBdr>
        <w:top w:val="none" w:sz="0" w:space="0" w:color="auto"/>
        <w:left w:val="none" w:sz="0" w:space="0" w:color="auto"/>
        <w:bottom w:val="none" w:sz="0" w:space="0" w:color="auto"/>
        <w:right w:val="none" w:sz="0" w:space="0" w:color="auto"/>
      </w:divBdr>
    </w:div>
    <w:div w:id="153838821">
      <w:bodyDiv w:val="1"/>
      <w:marLeft w:val="0"/>
      <w:marRight w:val="0"/>
      <w:marTop w:val="0"/>
      <w:marBottom w:val="0"/>
      <w:divBdr>
        <w:top w:val="none" w:sz="0" w:space="0" w:color="auto"/>
        <w:left w:val="none" w:sz="0" w:space="0" w:color="auto"/>
        <w:bottom w:val="none" w:sz="0" w:space="0" w:color="auto"/>
        <w:right w:val="none" w:sz="0" w:space="0" w:color="auto"/>
      </w:divBdr>
    </w:div>
    <w:div w:id="155809898">
      <w:bodyDiv w:val="1"/>
      <w:marLeft w:val="0"/>
      <w:marRight w:val="0"/>
      <w:marTop w:val="0"/>
      <w:marBottom w:val="0"/>
      <w:divBdr>
        <w:top w:val="none" w:sz="0" w:space="0" w:color="auto"/>
        <w:left w:val="none" w:sz="0" w:space="0" w:color="auto"/>
        <w:bottom w:val="none" w:sz="0" w:space="0" w:color="auto"/>
        <w:right w:val="none" w:sz="0" w:space="0" w:color="auto"/>
      </w:divBdr>
    </w:div>
    <w:div w:id="161043803">
      <w:bodyDiv w:val="1"/>
      <w:marLeft w:val="0"/>
      <w:marRight w:val="0"/>
      <w:marTop w:val="0"/>
      <w:marBottom w:val="0"/>
      <w:divBdr>
        <w:top w:val="none" w:sz="0" w:space="0" w:color="auto"/>
        <w:left w:val="none" w:sz="0" w:space="0" w:color="auto"/>
        <w:bottom w:val="none" w:sz="0" w:space="0" w:color="auto"/>
        <w:right w:val="none" w:sz="0" w:space="0" w:color="auto"/>
      </w:divBdr>
    </w:div>
    <w:div w:id="162165742">
      <w:bodyDiv w:val="1"/>
      <w:marLeft w:val="0"/>
      <w:marRight w:val="0"/>
      <w:marTop w:val="0"/>
      <w:marBottom w:val="0"/>
      <w:divBdr>
        <w:top w:val="none" w:sz="0" w:space="0" w:color="auto"/>
        <w:left w:val="none" w:sz="0" w:space="0" w:color="auto"/>
        <w:bottom w:val="none" w:sz="0" w:space="0" w:color="auto"/>
        <w:right w:val="none" w:sz="0" w:space="0" w:color="auto"/>
      </w:divBdr>
    </w:div>
    <w:div w:id="165171601">
      <w:bodyDiv w:val="1"/>
      <w:marLeft w:val="0"/>
      <w:marRight w:val="0"/>
      <w:marTop w:val="0"/>
      <w:marBottom w:val="0"/>
      <w:divBdr>
        <w:top w:val="none" w:sz="0" w:space="0" w:color="auto"/>
        <w:left w:val="none" w:sz="0" w:space="0" w:color="auto"/>
        <w:bottom w:val="none" w:sz="0" w:space="0" w:color="auto"/>
        <w:right w:val="none" w:sz="0" w:space="0" w:color="auto"/>
      </w:divBdr>
    </w:div>
    <w:div w:id="168371544">
      <w:bodyDiv w:val="1"/>
      <w:marLeft w:val="0"/>
      <w:marRight w:val="0"/>
      <w:marTop w:val="0"/>
      <w:marBottom w:val="0"/>
      <w:divBdr>
        <w:top w:val="none" w:sz="0" w:space="0" w:color="auto"/>
        <w:left w:val="none" w:sz="0" w:space="0" w:color="auto"/>
        <w:bottom w:val="none" w:sz="0" w:space="0" w:color="auto"/>
        <w:right w:val="none" w:sz="0" w:space="0" w:color="auto"/>
      </w:divBdr>
    </w:div>
    <w:div w:id="173157944">
      <w:bodyDiv w:val="1"/>
      <w:marLeft w:val="0"/>
      <w:marRight w:val="0"/>
      <w:marTop w:val="0"/>
      <w:marBottom w:val="0"/>
      <w:divBdr>
        <w:top w:val="none" w:sz="0" w:space="0" w:color="auto"/>
        <w:left w:val="none" w:sz="0" w:space="0" w:color="auto"/>
        <w:bottom w:val="none" w:sz="0" w:space="0" w:color="auto"/>
        <w:right w:val="none" w:sz="0" w:space="0" w:color="auto"/>
      </w:divBdr>
    </w:div>
    <w:div w:id="175778949">
      <w:bodyDiv w:val="1"/>
      <w:marLeft w:val="0"/>
      <w:marRight w:val="0"/>
      <w:marTop w:val="0"/>
      <w:marBottom w:val="0"/>
      <w:divBdr>
        <w:top w:val="none" w:sz="0" w:space="0" w:color="auto"/>
        <w:left w:val="none" w:sz="0" w:space="0" w:color="auto"/>
        <w:bottom w:val="none" w:sz="0" w:space="0" w:color="auto"/>
        <w:right w:val="none" w:sz="0" w:space="0" w:color="auto"/>
      </w:divBdr>
    </w:div>
    <w:div w:id="177040537">
      <w:bodyDiv w:val="1"/>
      <w:marLeft w:val="0"/>
      <w:marRight w:val="0"/>
      <w:marTop w:val="0"/>
      <w:marBottom w:val="0"/>
      <w:divBdr>
        <w:top w:val="none" w:sz="0" w:space="0" w:color="auto"/>
        <w:left w:val="none" w:sz="0" w:space="0" w:color="auto"/>
        <w:bottom w:val="none" w:sz="0" w:space="0" w:color="auto"/>
        <w:right w:val="none" w:sz="0" w:space="0" w:color="auto"/>
      </w:divBdr>
    </w:div>
    <w:div w:id="182978954">
      <w:bodyDiv w:val="1"/>
      <w:marLeft w:val="0"/>
      <w:marRight w:val="0"/>
      <w:marTop w:val="0"/>
      <w:marBottom w:val="0"/>
      <w:divBdr>
        <w:top w:val="none" w:sz="0" w:space="0" w:color="auto"/>
        <w:left w:val="none" w:sz="0" w:space="0" w:color="auto"/>
        <w:bottom w:val="none" w:sz="0" w:space="0" w:color="auto"/>
        <w:right w:val="none" w:sz="0" w:space="0" w:color="auto"/>
      </w:divBdr>
    </w:div>
    <w:div w:id="182984153">
      <w:bodyDiv w:val="1"/>
      <w:marLeft w:val="0"/>
      <w:marRight w:val="0"/>
      <w:marTop w:val="0"/>
      <w:marBottom w:val="0"/>
      <w:divBdr>
        <w:top w:val="none" w:sz="0" w:space="0" w:color="auto"/>
        <w:left w:val="none" w:sz="0" w:space="0" w:color="auto"/>
        <w:bottom w:val="none" w:sz="0" w:space="0" w:color="auto"/>
        <w:right w:val="none" w:sz="0" w:space="0" w:color="auto"/>
      </w:divBdr>
    </w:div>
    <w:div w:id="183717109">
      <w:bodyDiv w:val="1"/>
      <w:marLeft w:val="0"/>
      <w:marRight w:val="0"/>
      <w:marTop w:val="0"/>
      <w:marBottom w:val="0"/>
      <w:divBdr>
        <w:top w:val="none" w:sz="0" w:space="0" w:color="auto"/>
        <w:left w:val="none" w:sz="0" w:space="0" w:color="auto"/>
        <w:bottom w:val="none" w:sz="0" w:space="0" w:color="auto"/>
        <w:right w:val="none" w:sz="0" w:space="0" w:color="auto"/>
      </w:divBdr>
    </w:div>
    <w:div w:id="183860657">
      <w:bodyDiv w:val="1"/>
      <w:marLeft w:val="0"/>
      <w:marRight w:val="0"/>
      <w:marTop w:val="0"/>
      <w:marBottom w:val="0"/>
      <w:divBdr>
        <w:top w:val="none" w:sz="0" w:space="0" w:color="auto"/>
        <w:left w:val="none" w:sz="0" w:space="0" w:color="auto"/>
        <w:bottom w:val="none" w:sz="0" w:space="0" w:color="auto"/>
        <w:right w:val="none" w:sz="0" w:space="0" w:color="auto"/>
      </w:divBdr>
    </w:div>
    <w:div w:id="184713047">
      <w:bodyDiv w:val="1"/>
      <w:marLeft w:val="0"/>
      <w:marRight w:val="0"/>
      <w:marTop w:val="0"/>
      <w:marBottom w:val="0"/>
      <w:divBdr>
        <w:top w:val="none" w:sz="0" w:space="0" w:color="auto"/>
        <w:left w:val="none" w:sz="0" w:space="0" w:color="auto"/>
        <w:bottom w:val="none" w:sz="0" w:space="0" w:color="auto"/>
        <w:right w:val="none" w:sz="0" w:space="0" w:color="auto"/>
      </w:divBdr>
    </w:div>
    <w:div w:id="195586559">
      <w:bodyDiv w:val="1"/>
      <w:marLeft w:val="0"/>
      <w:marRight w:val="0"/>
      <w:marTop w:val="0"/>
      <w:marBottom w:val="0"/>
      <w:divBdr>
        <w:top w:val="none" w:sz="0" w:space="0" w:color="auto"/>
        <w:left w:val="none" w:sz="0" w:space="0" w:color="auto"/>
        <w:bottom w:val="none" w:sz="0" w:space="0" w:color="auto"/>
        <w:right w:val="none" w:sz="0" w:space="0" w:color="auto"/>
      </w:divBdr>
    </w:div>
    <w:div w:id="197403387">
      <w:bodyDiv w:val="1"/>
      <w:marLeft w:val="0"/>
      <w:marRight w:val="0"/>
      <w:marTop w:val="0"/>
      <w:marBottom w:val="0"/>
      <w:divBdr>
        <w:top w:val="none" w:sz="0" w:space="0" w:color="auto"/>
        <w:left w:val="none" w:sz="0" w:space="0" w:color="auto"/>
        <w:bottom w:val="none" w:sz="0" w:space="0" w:color="auto"/>
        <w:right w:val="none" w:sz="0" w:space="0" w:color="auto"/>
      </w:divBdr>
    </w:div>
    <w:div w:id="199169141">
      <w:bodyDiv w:val="1"/>
      <w:marLeft w:val="0"/>
      <w:marRight w:val="0"/>
      <w:marTop w:val="0"/>
      <w:marBottom w:val="0"/>
      <w:divBdr>
        <w:top w:val="none" w:sz="0" w:space="0" w:color="auto"/>
        <w:left w:val="none" w:sz="0" w:space="0" w:color="auto"/>
        <w:bottom w:val="none" w:sz="0" w:space="0" w:color="auto"/>
        <w:right w:val="none" w:sz="0" w:space="0" w:color="auto"/>
      </w:divBdr>
    </w:div>
    <w:div w:id="207492759">
      <w:bodyDiv w:val="1"/>
      <w:marLeft w:val="0"/>
      <w:marRight w:val="0"/>
      <w:marTop w:val="0"/>
      <w:marBottom w:val="0"/>
      <w:divBdr>
        <w:top w:val="none" w:sz="0" w:space="0" w:color="auto"/>
        <w:left w:val="none" w:sz="0" w:space="0" w:color="auto"/>
        <w:bottom w:val="none" w:sz="0" w:space="0" w:color="auto"/>
        <w:right w:val="none" w:sz="0" w:space="0" w:color="auto"/>
      </w:divBdr>
    </w:div>
    <w:div w:id="207956147">
      <w:bodyDiv w:val="1"/>
      <w:marLeft w:val="0"/>
      <w:marRight w:val="0"/>
      <w:marTop w:val="0"/>
      <w:marBottom w:val="0"/>
      <w:divBdr>
        <w:top w:val="none" w:sz="0" w:space="0" w:color="auto"/>
        <w:left w:val="none" w:sz="0" w:space="0" w:color="auto"/>
        <w:bottom w:val="none" w:sz="0" w:space="0" w:color="auto"/>
        <w:right w:val="none" w:sz="0" w:space="0" w:color="auto"/>
      </w:divBdr>
    </w:div>
    <w:div w:id="209999646">
      <w:bodyDiv w:val="1"/>
      <w:marLeft w:val="0"/>
      <w:marRight w:val="0"/>
      <w:marTop w:val="0"/>
      <w:marBottom w:val="0"/>
      <w:divBdr>
        <w:top w:val="none" w:sz="0" w:space="0" w:color="auto"/>
        <w:left w:val="none" w:sz="0" w:space="0" w:color="auto"/>
        <w:bottom w:val="none" w:sz="0" w:space="0" w:color="auto"/>
        <w:right w:val="none" w:sz="0" w:space="0" w:color="auto"/>
      </w:divBdr>
    </w:div>
    <w:div w:id="210656932">
      <w:bodyDiv w:val="1"/>
      <w:marLeft w:val="0"/>
      <w:marRight w:val="0"/>
      <w:marTop w:val="0"/>
      <w:marBottom w:val="0"/>
      <w:divBdr>
        <w:top w:val="none" w:sz="0" w:space="0" w:color="auto"/>
        <w:left w:val="none" w:sz="0" w:space="0" w:color="auto"/>
        <w:bottom w:val="none" w:sz="0" w:space="0" w:color="auto"/>
        <w:right w:val="none" w:sz="0" w:space="0" w:color="auto"/>
      </w:divBdr>
    </w:div>
    <w:div w:id="213809626">
      <w:bodyDiv w:val="1"/>
      <w:marLeft w:val="0"/>
      <w:marRight w:val="0"/>
      <w:marTop w:val="0"/>
      <w:marBottom w:val="0"/>
      <w:divBdr>
        <w:top w:val="none" w:sz="0" w:space="0" w:color="auto"/>
        <w:left w:val="none" w:sz="0" w:space="0" w:color="auto"/>
        <w:bottom w:val="none" w:sz="0" w:space="0" w:color="auto"/>
        <w:right w:val="none" w:sz="0" w:space="0" w:color="auto"/>
      </w:divBdr>
    </w:div>
    <w:div w:id="214006654">
      <w:bodyDiv w:val="1"/>
      <w:marLeft w:val="0"/>
      <w:marRight w:val="0"/>
      <w:marTop w:val="0"/>
      <w:marBottom w:val="0"/>
      <w:divBdr>
        <w:top w:val="none" w:sz="0" w:space="0" w:color="auto"/>
        <w:left w:val="none" w:sz="0" w:space="0" w:color="auto"/>
        <w:bottom w:val="none" w:sz="0" w:space="0" w:color="auto"/>
        <w:right w:val="none" w:sz="0" w:space="0" w:color="auto"/>
      </w:divBdr>
    </w:div>
    <w:div w:id="214127091">
      <w:bodyDiv w:val="1"/>
      <w:marLeft w:val="0"/>
      <w:marRight w:val="0"/>
      <w:marTop w:val="0"/>
      <w:marBottom w:val="0"/>
      <w:divBdr>
        <w:top w:val="none" w:sz="0" w:space="0" w:color="auto"/>
        <w:left w:val="none" w:sz="0" w:space="0" w:color="auto"/>
        <w:bottom w:val="none" w:sz="0" w:space="0" w:color="auto"/>
        <w:right w:val="none" w:sz="0" w:space="0" w:color="auto"/>
      </w:divBdr>
    </w:div>
    <w:div w:id="214708959">
      <w:bodyDiv w:val="1"/>
      <w:marLeft w:val="0"/>
      <w:marRight w:val="0"/>
      <w:marTop w:val="0"/>
      <w:marBottom w:val="0"/>
      <w:divBdr>
        <w:top w:val="none" w:sz="0" w:space="0" w:color="auto"/>
        <w:left w:val="none" w:sz="0" w:space="0" w:color="auto"/>
        <w:bottom w:val="none" w:sz="0" w:space="0" w:color="auto"/>
        <w:right w:val="none" w:sz="0" w:space="0" w:color="auto"/>
      </w:divBdr>
    </w:div>
    <w:div w:id="219023907">
      <w:bodyDiv w:val="1"/>
      <w:marLeft w:val="0"/>
      <w:marRight w:val="0"/>
      <w:marTop w:val="0"/>
      <w:marBottom w:val="0"/>
      <w:divBdr>
        <w:top w:val="none" w:sz="0" w:space="0" w:color="auto"/>
        <w:left w:val="none" w:sz="0" w:space="0" w:color="auto"/>
        <w:bottom w:val="none" w:sz="0" w:space="0" w:color="auto"/>
        <w:right w:val="none" w:sz="0" w:space="0" w:color="auto"/>
      </w:divBdr>
    </w:div>
    <w:div w:id="219561546">
      <w:bodyDiv w:val="1"/>
      <w:marLeft w:val="0"/>
      <w:marRight w:val="0"/>
      <w:marTop w:val="0"/>
      <w:marBottom w:val="0"/>
      <w:divBdr>
        <w:top w:val="none" w:sz="0" w:space="0" w:color="auto"/>
        <w:left w:val="none" w:sz="0" w:space="0" w:color="auto"/>
        <w:bottom w:val="none" w:sz="0" w:space="0" w:color="auto"/>
        <w:right w:val="none" w:sz="0" w:space="0" w:color="auto"/>
      </w:divBdr>
    </w:div>
    <w:div w:id="221412443">
      <w:bodyDiv w:val="1"/>
      <w:marLeft w:val="0"/>
      <w:marRight w:val="0"/>
      <w:marTop w:val="0"/>
      <w:marBottom w:val="0"/>
      <w:divBdr>
        <w:top w:val="none" w:sz="0" w:space="0" w:color="auto"/>
        <w:left w:val="none" w:sz="0" w:space="0" w:color="auto"/>
        <w:bottom w:val="none" w:sz="0" w:space="0" w:color="auto"/>
        <w:right w:val="none" w:sz="0" w:space="0" w:color="auto"/>
      </w:divBdr>
    </w:div>
    <w:div w:id="221525134">
      <w:bodyDiv w:val="1"/>
      <w:marLeft w:val="0"/>
      <w:marRight w:val="0"/>
      <w:marTop w:val="0"/>
      <w:marBottom w:val="0"/>
      <w:divBdr>
        <w:top w:val="none" w:sz="0" w:space="0" w:color="auto"/>
        <w:left w:val="none" w:sz="0" w:space="0" w:color="auto"/>
        <w:bottom w:val="none" w:sz="0" w:space="0" w:color="auto"/>
        <w:right w:val="none" w:sz="0" w:space="0" w:color="auto"/>
      </w:divBdr>
    </w:div>
    <w:div w:id="224342370">
      <w:bodyDiv w:val="1"/>
      <w:marLeft w:val="0"/>
      <w:marRight w:val="0"/>
      <w:marTop w:val="0"/>
      <w:marBottom w:val="0"/>
      <w:divBdr>
        <w:top w:val="none" w:sz="0" w:space="0" w:color="auto"/>
        <w:left w:val="none" w:sz="0" w:space="0" w:color="auto"/>
        <w:bottom w:val="none" w:sz="0" w:space="0" w:color="auto"/>
        <w:right w:val="none" w:sz="0" w:space="0" w:color="auto"/>
      </w:divBdr>
    </w:div>
    <w:div w:id="225840490">
      <w:bodyDiv w:val="1"/>
      <w:marLeft w:val="0"/>
      <w:marRight w:val="0"/>
      <w:marTop w:val="0"/>
      <w:marBottom w:val="0"/>
      <w:divBdr>
        <w:top w:val="none" w:sz="0" w:space="0" w:color="auto"/>
        <w:left w:val="none" w:sz="0" w:space="0" w:color="auto"/>
        <w:bottom w:val="none" w:sz="0" w:space="0" w:color="auto"/>
        <w:right w:val="none" w:sz="0" w:space="0" w:color="auto"/>
      </w:divBdr>
    </w:div>
    <w:div w:id="226575998">
      <w:bodyDiv w:val="1"/>
      <w:marLeft w:val="0"/>
      <w:marRight w:val="0"/>
      <w:marTop w:val="0"/>
      <w:marBottom w:val="0"/>
      <w:divBdr>
        <w:top w:val="none" w:sz="0" w:space="0" w:color="auto"/>
        <w:left w:val="none" w:sz="0" w:space="0" w:color="auto"/>
        <w:bottom w:val="none" w:sz="0" w:space="0" w:color="auto"/>
        <w:right w:val="none" w:sz="0" w:space="0" w:color="auto"/>
      </w:divBdr>
    </w:div>
    <w:div w:id="226963954">
      <w:bodyDiv w:val="1"/>
      <w:marLeft w:val="0"/>
      <w:marRight w:val="0"/>
      <w:marTop w:val="0"/>
      <w:marBottom w:val="0"/>
      <w:divBdr>
        <w:top w:val="none" w:sz="0" w:space="0" w:color="auto"/>
        <w:left w:val="none" w:sz="0" w:space="0" w:color="auto"/>
        <w:bottom w:val="none" w:sz="0" w:space="0" w:color="auto"/>
        <w:right w:val="none" w:sz="0" w:space="0" w:color="auto"/>
      </w:divBdr>
    </w:div>
    <w:div w:id="227613485">
      <w:bodyDiv w:val="1"/>
      <w:marLeft w:val="0"/>
      <w:marRight w:val="0"/>
      <w:marTop w:val="0"/>
      <w:marBottom w:val="0"/>
      <w:divBdr>
        <w:top w:val="none" w:sz="0" w:space="0" w:color="auto"/>
        <w:left w:val="none" w:sz="0" w:space="0" w:color="auto"/>
        <w:bottom w:val="none" w:sz="0" w:space="0" w:color="auto"/>
        <w:right w:val="none" w:sz="0" w:space="0" w:color="auto"/>
      </w:divBdr>
    </w:div>
    <w:div w:id="230311859">
      <w:bodyDiv w:val="1"/>
      <w:marLeft w:val="0"/>
      <w:marRight w:val="0"/>
      <w:marTop w:val="0"/>
      <w:marBottom w:val="0"/>
      <w:divBdr>
        <w:top w:val="none" w:sz="0" w:space="0" w:color="auto"/>
        <w:left w:val="none" w:sz="0" w:space="0" w:color="auto"/>
        <w:bottom w:val="none" w:sz="0" w:space="0" w:color="auto"/>
        <w:right w:val="none" w:sz="0" w:space="0" w:color="auto"/>
      </w:divBdr>
    </w:div>
    <w:div w:id="232550222">
      <w:bodyDiv w:val="1"/>
      <w:marLeft w:val="0"/>
      <w:marRight w:val="0"/>
      <w:marTop w:val="0"/>
      <w:marBottom w:val="0"/>
      <w:divBdr>
        <w:top w:val="none" w:sz="0" w:space="0" w:color="auto"/>
        <w:left w:val="none" w:sz="0" w:space="0" w:color="auto"/>
        <w:bottom w:val="none" w:sz="0" w:space="0" w:color="auto"/>
        <w:right w:val="none" w:sz="0" w:space="0" w:color="auto"/>
      </w:divBdr>
    </w:div>
    <w:div w:id="233469201">
      <w:bodyDiv w:val="1"/>
      <w:marLeft w:val="0"/>
      <w:marRight w:val="0"/>
      <w:marTop w:val="0"/>
      <w:marBottom w:val="0"/>
      <w:divBdr>
        <w:top w:val="none" w:sz="0" w:space="0" w:color="auto"/>
        <w:left w:val="none" w:sz="0" w:space="0" w:color="auto"/>
        <w:bottom w:val="none" w:sz="0" w:space="0" w:color="auto"/>
        <w:right w:val="none" w:sz="0" w:space="0" w:color="auto"/>
      </w:divBdr>
    </w:div>
    <w:div w:id="238487788">
      <w:bodyDiv w:val="1"/>
      <w:marLeft w:val="0"/>
      <w:marRight w:val="0"/>
      <w:marTop w:val="0"/>
      <w:marBottom w:val="0"/>
      <w:divBdr>
        <w:top w:val="none" w:sz="0" w:space="0" w:color="auto"/>
        <w:left w:val="none" w:sz="0" w:space="0" w:color="auto"/>
        <w:bottom w:val="none" w:sz="0" w:space="0" w:color="auto"/>
        <w:right w:val="none" w:sz="0" w:space="0" w:color="auto"/>
      </w:divBdr>
    </w:div>
    <w:div w:id="240528370">
      <w:bodyDiv w:val="1"/>
      <w:marLeft w:val="0"/>
      <w:marRight w:val="0"/>
      <w:marTop w:val="0"/>
      <w:marBottom w:val="0"/>
      <w:divBdr>
        <w:top w:val="none" w:sz="0" w:space="0" w:color="auto"/>
        <w:left w:val="none" w:sz="0" w:space="0" w:color="auto"/>
        <w:bottom w:val="none" w:sz="0" w:space="0" w:color="auto"/>
        <w:right w:val="none" w:sz="0" w:space="0" w:color="auto"/>
      </w:divBdr>
    </w:div>
    <w:div w:id="241763540">
      <w:bodyDiv w:val="1"/>
      <w:marLeft w:val="0"/>
      <w:marRight w:val="0"/>
      <w:marTop w:val="0"/>
      <w:marBottom w:val="0"/>
      <w:divBdr>
        <w:top w:val="none" w:sz="0" w:space="0" w:color="auto"/>
        <w:left w:val="none" w:sz="0" w:space="0" w:color="auto"/>
        <w:bottom w:val="none" w:sz="0" w:space="0" w:color="auto"/>
        <w:right w:val="none" w:sz="0" w:space="0" w:color="auto"/>
      </w:divBdr>
    </w:div>
    <w:div w:id="244843524">
      <w:bodyDiv w:val="1"/>
      <w:marLeft w:val="0"/>
      <w:marRight w:val="0"/>
      <w:marTop w:val="0"/>
      <w:marBottom w:val="0"/>
      <w:divBdr>
        <w:top w:val="none" w:sz="0" w:space="0" w:color="auto"/>
        <w:left w:val="none" w:sz="0" w:space="0" w:color="auto"/>
        <w:bottom w:val="none" w:sz="0" w:space="0" w:color="auto"/>
        <w:right w:val="none" w:sz="0" w:space="0" w:color="auto"/>
      </w:divBdr>
    </w:div>
    <w:div w:id="245498977">
      <w:bodyDiv w:val="1"/>
      <w:marLeft w:val="0"/>
      <w:marRight w:val="0"/>
      <w:marTop w:val="0"/>
      <w:marBottom w:val="0"/>
      <w:divBdr>
        <w:top w:val="none" w:sz="0" w:space="0" w:color="auto"/>
        <w:left w:val="none" w:sz="0" w:space="0" w:color="auto"/>
        <w:bottom w:val="none" w:sz="0" w:space="0" w:color="auto"/>
        <w:right w:val="none" w:sz="0" w:space="0" w:color="auto"/>
      </w:divBdr>
    </w:div>
    <w:div w:id="245499506">
      <w:bodyDiv w:val="1"/>
      <w:marLeft w:val="0"/>
      <w:marRight w:val="0"/>
      <w:marTop w:val="0"/>
      <w:marBottom w:val="0"/>
      <w:divBdr>
        <w:top w:val="none" w:sz="0" w:space="0" w:color="auto"/>
        <w:left w:val="none" w:sz="0" w:space="0" w:color="auto"/>
        <w:bottom w:val="none" w:sz="0" w:space="0" w:color="auto"/>
        <w:right w:val="none" w:sz="0" w:space="0" w:color="auto"/>
      </w:divBdr>
    </w:div>
    <w:div w:id="246349865">
      <w:bodyDiv w:val="1"/>
      <w:marLeft w:val="0"/>
      <w:marRight w:val="0"/>
      <w:marTop w:val="0"/>
      <w:marBottom w:val="0"/>
      <w:divBdr>
        <w:top w:val="none" w:sz="0" w:space="0" w:color="auto"/>
        <w:left w:val="none" w:sz="0" w:space="0" w:color="auto"/>
        <w:bottom w:val="none" w:sz="0" w:space="0" w:color="auto"/>
        <w:right w:val="none" w:sz="0" w:space="0" w:color="auto"/>
      </w:divBdr>
    </w:div>
    <w:div w:id="250550572">
      <w:bodyDiv w:val="1"/>
      <w:marLeft w:val="0"/>
      <w:marRight w:val="0"/>
      <w:marTop w:val="0"/>
      <w:marBottom w:val="0"/>
      <w:divBdr>
        <w:top w:val="none" w:sz="0" w:space="0" w:color="auto"/>
        <w:left w:val="none" w:sz="0" w:space="0" w:color="auto"/>
        <w:bottom w:val="none" w:sz="0" w:space="0" w:color="auto"/>
        <w:right w:val="none" w:sz="0" w:space="0" w:color="auto"/>
      </w:divBdr>
    </w:div>
    <w:div w:id="250623396">
      <w:bodyDiv w:val="1"/>
      <w:marLeft w:val="0"/>
      <w:marRight w:val="0"/>
      <w:marTop w:val="0"/>
      <w:marBottom w:val="0"/>
      <w:divBdr>
        <w:top w:val="none" w:sz="0" w:space="0" w:color="auto"/>
        <w:left w:val="none" w:sz="0" w:space="0" w:color="auto"/>
        <w:bottom w:val="none" w:sz="0" w:space="0" w:color="auto"/>
        <w:right w:val="none" w:sz="0" w:space="0" w:color="auto"/>
      </w:divBdr>
    </w:div>
    <w:div w:id="251162055">
      <w:bodyDiv w:val="1"/>
      <w:marLeft w:val="0"/>
      <w:marRight w:val="0"/>
      <w:marTop w:val="0"/>
      <w:marBottom w:val="0"/>
      <w:divBdr>
        <w:top w:val="none" w:sz="0" w:space="0" w:color="auto"/>
        <w:left w:val="none" w:sz="0" w:space="0" w:color="auto"/>
        <w:bottom w:val="none" w:sz="0" w:space="0" w:color="auto"/>
        <w:right w:val="none" w:sz="0" w:space="0" w:color="auto"/>
      </w:divBdr>
    </w:div>
    <w:div w:id="253589653">
      <w:bodyDiv w:val="1"/>
      <w:marLeft w:val="0"/>
      <w:marRight w:val="0"/>
      <w:marTop w:val="0"/>
      <w:marBottom w:val="0"/>
      <w:divBdr>
        <w:top w:val="none" w:sz="0" w:space="0" w:color="auto"/>
        <w:left w:val="none" w:sz="0" w:space="0" w:color="auto"/>
        <w:bottom w:val="none" w:sz="0" w:space="0" w:color="auto"/>
        <w:right w:val="none" w:sz="0" w:space="0" w:color="auto"/>
      </w:divBdr>
    </w:div>
    <w:div w:id="254290371">
      <w:bodyDiv w:val="1"/>
      <w:marLeft w:val="0"/>
      <w:marRight w:val="0"/>
      <w:marTop w:val="0"/>
      <w:marBottom w:val="0"/>
      <w:divBdr>
        <w:top w:val="none" w:sz="0" w:space="0" w:color="auto"/>
        <w:left w:val="none" w:sz="0" w:space="0" w:color="auto"/>
        <w:bottom w:val="none" w:sz="0" w:space="0" w:color="auto"/>
        <w:right w:val="none" w:sz="0" w:space="0" w:color="auto"/>
      </w:divBdr>
    </w:div>
    <w:div w:id="254747443">
      <w:bodyDiv w:val="1"/>
      <w:marLeft w:val="0"/>
      <w:marRight w:val="0"/>
      <w:marTop w:val="0"/>
      <w:marBottom w:val="0"/>
      <w:divBdr>
        <w:top w:val="none" w:sz="0" w:space="0" w:color="auto"/>
        <w:left w:val="none" w:sz="0" w:space="0" w:color="auto"/>
        <w:bottom w:val="none" w:sz="0" w:space="0" w:color="auto"/>
        <w:right w:val="none" w:sz="0" w:space="0" w:color="auto"/>
      </w:divBdr>
    </w:div>
    <w:div w:id="255094547">
      <w:bodyDiv w:val="1"/>
      <w:marLeft w:val="0"/>
      <w:marRight w:val="0"/>
      <w:marTop w:val="0"/>
      <w:marBottom w:val="0"/>
      <w:divBdr>
        <w:top w:val="none" w:sz="0" w:space="0" w:color="auto"/>
        <w:left w:val="none" w:sz="0" w:space="0" w:color="auto"/>
        <w:bottom w:val="none" w:sz="0" w:space="0" w:color="auto"/>
        <w:right w:val="none" w:sz="0" w:space="0" w:color="auto"/>
      </w:divBdr>
    </w:div>
    <w:div w:id="262030675">
      <w:bodyDiv w:val="1"/>
      <w:marLeft w:val="0"/>
      <w:marRight w:val="0"/>
      <w:marTop w:val="0"/>
      <w:marBottom w:val="0"/>
      <w:divBdr>
        <w:top w:val="none" w:sz="0" w:space="0" w:color="auto"/>
        <w:left w:val="none" w:sz="0" w:space="0" w:color="auto"/>
        <w:bottom w:val="none" w:sz="0" w:space="0" w:color="auto"/>
        <w:right w:val="none" w:sz="0" w:space="0" w:color="auto"/>
      </w:divBdr>
    </w:div>
    <w:div w:id="262149648">
      <w:bodyDiv w:val="1"/>
      <w:marLeft w:val="0"/>
      <w:marRight w:val="0"/>
      <w:marTop w:val="0"/>
      <w:marBottom w:val="0"/>
      <w:divBdr>
        <w:top w:val="none" w:sz="0" w:space="0" w:color="auto"/>
        <w:left w:val="none" w:sz="0" w:space="0" w:color="auto"/>
        <w:bottom w:val="none" w:sz="0" w:space="0" w:color="auto"/>
        <w:right w:val="none" w:sz="0" w:space="0" w:color="auto"/>
      </w:divBdr>
    </w:div>
    <w:div w:id="264534325">
      <w:bodyDiv w:val="1"/>
      <w:marLeft w:val="0"/>
      <w:marRight w:val="0"/>
      <w:marTop w:val="0"/>
      <w:marBottom w:val="0"/>
      <w:divBdr>
        <w:top w:val="none" w:sz="0" w:space="0" w:color="auto"/>
        <w:left w:val="none" w:sz="0" w:space="0" w:color="auto"/>
        <w:bottom w:val="none" w:sz="0" w:space="0" w:color="auto"/>
        <w:right w:val="none" w:sz="0" w:space="0" w:color="auto"/>
      </w:divBdr>
    </w:div>
    <w:div w:id="267735965">
      <w:bodyDiv w:val="1"/>
      <w:marLeft w:val="0"/>
      <w:marRight w:val="0"/>
      <w:marTop w:val="0"/>
      <w:marBottom w:val="0"/>
      <w:divBdr>
        <w:top w:val="none" w:sz="0" w:space="0" w:color="auto"/>
        <w:left w:val="none" w:sz="0" w:space="0" w:color="auto"/>
        <w:bottom w:val="none" w:sz="0" w:space="0" w:color="auto"/>
        <w:right w:val="none" w:sz="0" w:space="0" w:color="auto"/>
      </w:divBdr>
    </w:div>
    <w:div w:id="273371755">
      <w:bodyDiv w:val="1"/>
      <w:marLeft w:val="0"/>
      <w:marRight w:val="0"/>
      <w:marTop w:val="0"/>
      <w:marBottom w:val="0"/>
      <w:divBdr>
        <w:top w:val="none" w:sz="0" w:space="0" w:color="auto"/>
        <w:left w:val="none" w:sz="0" w:space="0" w:color="auto"/>
        <w:bottom w:val="none" w:sz="0" w:space="0" w:color="auto"/>
        <w:right w:val="none" w:sz="0" w:space="0" w:color="auto"/>
      </w:divBdr>
    </w:div>
    <w:div w:id="275984398">
      <w:bodyDiv w:val="1"/>
      <w:marLeft w:val="0"/>
      <w:marRight w:val="0"/>
      <w:marTop w:val="0"/>
      <w:marBottom w:val="0"/>
      <w:divBdr>
        <w:top w:val="none" w:sz="0" w:space="0" w:color="auto"/>
        <w:left w:val="none" w:sz="0" w:space="0" w:color="auto"/>
        <w:bottom w:val="none" w:sz="0" w:space="0" w:color="auto"/>
        <w:right w:val="none" w:sz="0" w:space="0" w:color="auto"/>
      </w:divBdr>
    </w:div>
    <w:div w:id="277877987">
      <w:bodyDiv w:val="1"/>
      <w:marLeft w:val="0"/>
      <w:marRight w:val="0"/>
      <w:marTop w:val="0"/>
      <w:marBottom w:val="0"/>
      <w:divBdr>
        <w:top w:val="none" w:sz="0" w:space="0" w:color="auto"/>
        <w:left w:val="none" w:sz="0" w:space="0" w:color="auto"/>
        <w:bottom w:val="none" w:sz="0" w:space="0" w:color="auto"/>
        <w:right w:val="none" w:sz="0" w:space="0" w:color="auto"/>
      </w:divBdr>
    </w:div>
    <w:div w:id="279142363">
      <w:bodyDiv w:val="1"/>
      <w:marLeft w:val="0"/>
      <w:marRight w:val="0"/>
      <w:marTop w:val="0"/>
      <w:marBottom w:val="0"/>
      <w:divBdr>
        <w:top w:val="none" w:sz="0" w:space="0" w:color="auto"/>
        <w:left w:val="none" w:sz="0" w:space="0" w:color="auto"/>
        <w:bottom w:val="none" w:sz="0" w:space="0" w:color="auto"/>
        <w:right w:val="none" w:sz="0" w:space="0" w:color="auto"/>
      </w:divBdr>
    </w:div>
    <w:div w:id="280383861">
      <w:bodyDiv w:val="1"/>
      <w:marLeft w:val="0"/>
      <w:marRight w:val="0"/>
      <w:marTop w:val="0"/>
      <w:marBottom w:val="0"/>
      <w:divBdr>
        <w:top w:val="none" w:sz="0" w:space="0" w:color="auto"/>
        <w:left w:val="none" w:sz="0" w:space="0" w:color="auto"/>
        <w:bottom w:val="none" w:sz="0" w:space="0" w:color="auto"/>
        <w:right w:val="none" w:sz="0" w:space="0" w:color="auto"/>
      </w:divBdr>
    </w:div>
    <w:div w:id="281112606">
      <w:bodyDiv w:val="1"/>
      <w:marLeft w:val="0"/>
      <w:marRight w:val="0"/>
      <w:marTop w:val="0"/>
      <w:marBottom w:val="0"/>
      <w:divBdr>
        <w:top w:val="none" w:sz="0" w:space="0" w:color="auto"/>
        <w:left w:val="none" w:sz="0" w:space="0" w:color="auto"/>
        <w:bottom w:val="none" w:sz="0" w:space="0" w:color="auto"/>
        <w:right w:val="none" w:sz="0" w:space="0" w:color="auto"/>
      </w:divBdr>
    </w:div>
    <w:div w:id="283000026">
      <w:bodyDiv w:val="1"/>
      <w:marLeft w:val="0"/>
      <w:marRight w:val="0"/>
      <w:marTop w:val="0"/>
      <w:marBottom w:val="0"/>
      <w:divBdr>
        <w:top w:val="none" w:sz="0" w:space="0" w:color="auto"/>
        <w:left w:val="none" w:sz="0" w:space="0" w:color="auto"/>
        <w:bottom w:val="none" w:sz="0" w:space="0" w:color="auto"/>
        <w:right w:val="none" w:sz="0" w:space="0" w:color="auto"/>
      </w:divBdr>
    </w:div>
    <w:div w:id="298077995">
      <w:bodyDiv w:val="1"/>
      <w:marLeft w:val="0"/>
      <w:marRight w:val="0"/>
      <w:marTop w:val="0"/>
      <w:marBottom w:val="0"/>
      <w:divBdr>
        <w:top w:val="none" w:sz="0" w:space="0" w:color="auto"/>
        <w:left w:val="none" w:sz="0" w:space="0" w:color="auto"/>
        <w:bottom w:val="none" w:sz="0" w:space="0" w:color="auto"/>
        <w:right w:val="none" w:sz="0" w:space="0" w:color="auto"/>
      </w:divBdr>
    </w:div>
    <w:div w:id="307827073">
      <w:bodyDiv w:val="1"/>
      <w:marLeft w:val="0"/>
      <w:marRight w:val="0"/>
      <w:marTop w:val="0"/>
      <w:marBottom w:val="0"/>
      <w:divBdr>
        <w:top w:val="none" w:sz="0" w:space="0" w:color="auto"/>
        <w:left w:val="none" w:sz="0" w:space="0" w:color="auto"/>
        <w:bottom w:val="none" w:sz="0" w:space="0" w:color="auto"/>
        <w:right w:val="none" w:sz="0" w:space="0" w:color="auto"/>
      </w:divBdr>
    </w:div>
    <w:div w:id="309478608">
      <w:bodyDiv w:val="1"/>
      <w:marLeft w:val="0"/>
      <w:marRight w:val="0"/>
      <w:marTop w:val="0"/>
      <w:marBottom w:val="0"/>
      <w:divBdr>
        <w:top w:val="none" w:sz="0" w:space="0" w:color="auto"/>
        <w:left w:val="none" w:sz="0" w:space="0" w:color="auto"/>
        <w:bottom w:val="none" w:sz="0" w:space="0" w:color="auto"/>
        <w:right w:val="none" w:sz="0" w:space="0" w:color="auto"/>
      </w:divBdr>
    </w:div>
    <w:div w:id="309558342">
      <w:bodyDiv w:val="1"/>
      <w:marLeft w:val="0"/>
      <w:marRight w:val="0"/>
      <w:marTop w:val="0"/>
      <w:marBottom w:val="0"/>
      <w:divBdr>
        <w:top w:val="none" w:sz="0" w:space="0" w:color="auto"/>
        <w:left w:val="none" w:sz="0" w:space="0" w:color="auto"/>
        <w:bottom w:val="none" w:sz="0" w:space="0" w:color="auto"/>
        <w:right w:val="none" w:sz="0" w:space="0" w:color="auto"/>
      </w:divBdr>
    </w:div>
    <w:div w:id="309559285">
      <w:bodyDiv w:val="1"/>
      <w:marLeft w:val="0"/>
      <w:marRight w:val="0"/>
      <w:marTop w:val="0"/>
      <w:marBottom w:val="0"/>
      <w:divBdr>
        <w:top w:val="none" w:sz="0" w:space="0" w:color="auto"/>
        <w:left w:val="none" w:sz="0" w:space="0" w:color="auto"/>
        <w:bottom w:val="none" w:sz="0" w:space="0" w:color="auto"/>
        <w:right w:val="none" w:sz="0" w:space="0" w:color="auto"/>
      </w:divBdr>
    </w:div>
    <w:div w:id="312372508">
      <w:bodyDiv w:val="1"/>
      <w:marLeft w:val="0"/>
      <w:marRight w:val="0"/>
      <w:marTop w:val="0"/>
      <w:marBottom w:val="0"/>
      <w:divBdr>
        <w:top w:val="none" w:sz="0" w:space="0" w:color="auto"/>
        <w:left w:val="none" w:sz="0" w:space="0" w:color="auto"/>
        <w:bottom w:val="none" w:sz="0" w:space="0" w:color="auto"/>
        <w:right w:val="none" w:sz="0" w:space="0" w:color="auto"/>
      </w:divBdr>
    </w:div>
    <w:div w:id="316153660">
      <w:bodyDiv w:val="1"/>
      <w:marLeft w:val="0"/>
      <w:marRight w:val="0"/>
      <w:marTop w:val="0"/>
      <w:marBottom w:val="0"/>
      <w:divBdr>
        <w:top w:val="none" w:sz="0" w:space="0" w:color="auto"/>
        <w:left w:val="none" w:sz="0" w:space="0" w:color="auto"/>
        <w:bottom w:val="none" w:sz="0" w:space="0" w:color="auto"/>
        <w:right w:val="none" w:sz="0" w:space="0" w:color="auto"/>
      </w:divBdr>
    </w:div>
    <w:div w:id="316348479">
      <w:bodyDiv w:val="1"/>
      <w:marLeft w:val="0"/>
      <w:marRight w:val="0"/>
      <w:marTop w:val="0"/>
      <w:marBottom w:val="0"/>
      <w:divBdr>
        <w:top w:val="none" w:sz="0" w:space="0" w:color="auto"/>
        <w:left w:val="none" w:sz="0" w:space="0" w:color="auto"/>
        <w:bottom w:val="none" w:sz="0" w:space="0" w:color="auto"/>
        <w:right w:val="none" w:sz="0" w:space="0" w:color="auto"/>
      </w:divBdr>
    </w:div>
    <w:div w:id="316496922">
      <w:bodyDiv w:val="1"/>
      <w:marLeft w:val="0"/>
      <w:marRight w:val="0"/>
      <w:marTop w:val="0"/>
      <w:marBottom w:val="0"/>
      <w:divBdr>
        <w:top w:val="none" w:sz="0" w:space="0" w:color="auto"/>
        <w:left w:val="none" w:sz="0" w:space="0" w:color="auto"/>
        <w:bottom w:val="none" w:sz="0" w:space="0" w:color="auto"/>
        <w:right w:val="none" w:sz="0" w:space="0" w:color="auto"/>
      </w:divBdr>
    </w:div>
    <w:div w:id="317998799">
      <w:bodyDiv w:val="1"/>
      <w:marLeft w:val="0"/>
      <w:marRight w:val="0"/>
      <w:marTop w:val="0"/>
      <w:marBottom w:val="0"/>
      <w:divBdr>
        <w:top w:val="none" w:sz="0" w:space="0" w:color="auto"/>
        <w:left w:val="none" w:sz="0" w:space="0" w:color="auto"/>
        <w:bottom w:val="none" w:sz="0" w:space="0" w:color="auto"/>
        <w:right w:val="none" w:sz="0" w:space="0" w:color="auto"/>
      </w:divBdr>
    </w:div>
    <w:div w:id="318340602">
      <w:bodyDiv w:val="1"/>
      <w:marLeft w:val="0"/>
      <w:marRight w:val="0"/>
      <w:marTop w:val="0"/>
      <w:marBottom w:val="0"/>
      <w:divBdr>
        <w:top w:val="none" w:sz="0" w:space="0" w:color="auto"/>
        <w:left w:val="none" w:sz="0" w:space="0" w:color="auto"/>
        <w:bottom w:val="none" w:sz="0" w:space="0" w:color="auto"/>
        <w:right w:val="none" w:sz="0" w:space="0" w:color="auto"/>
      </w:divBdr>
    </w:div>
    <w:div w:id="319581826">
      <w:bodyDiv w:val="1"/>
      <w:marLeft w:val="0"/>
      <w:marRight w:val="0"/>
      <w:marTop w:val="0"/>
      <w:marBottom w:val="0"/>
      <w:divBdr>
        <w:top w:val="none" w:sz="0" w:space="0" w:color="auto"/>
        <w:left w:val="none" w:sz="0" w:space="0" w:color="auto"/>
        <w:bottom w:val="none" w:sz="0" w:space="0" w:color="auto"/>
        <w:right w:val="none" w:sz="0" w:space="0" w:color="auto"/>
      </w:divBdr>
    </w:div>
    <w:div w:id="321156327">
      <w:bodyDiv w:val="1"/>
      <w:marLeft w:val="0"/>
      <w:marRight w:val="0"/>
      <w:marTop w:val="0"/>
      <w:marBottom w:val="0"/>
      <w:divBdr>
        <w:top w:val="none" w:sz="0" w:space="0" w:color="auto"/>
        <w:left w:val="none" w:sz="0" w:space="0" w:color="auto"/>
        <w:bottom w:val="none" w:sz="0" w:space="0" w:color="auto"/>
        <w:right w:val="none" w:sz="0" w:space="0" w:color="auto"/>
      </w:divBdr>
    </w:div>
    <w:div w:id="322395201">
      <w:bodyDiv w:val="1"/>
      <w:marLeft w:val="0"/>
      <w:marRight w:val="0"/>
      <w:marTop w:val="0"/>
      <w:marBottom w:val="0"/>
      <w:divBdr>
        <w:top w:val="none" w:sz="0" w:space="0" w:color="auto"/>
        <w:left w:val="none" w:sz="0" w:space="0" w:color="auto"/>
        <w:bottom w:val="none" w:sz="0" w:space="0" w:color="auto"/>
        <w:right w:val="none" w:sz="0" w:space="0" w:color="auto"/>
      </w:divBdr>
    </w:div>
    <w:div w:id="322854315">
      <w:bodyDiv w:val="1"/>
      <w:marLeft w:val="0"/>
      <w:marRight w:val="0"/>
      <w:marTop w:val="0"/>
      <w:marBottom w:val="0"/>
      <w:divBdr>
        <w:top w:val="none" w:sz="0" w:space="0" w:color="auto"/>
        <w:left w:val="none" w:sz="0" w:space="0" w:color="auto"/>
        <w:bottom w:val="none" w:sz="0" w:space="0" w:color="auto"/>
        <w:right w:val="none" w:sz="0" w:space="0" w:color="auto"/>
      </w:divBdr>
    </w:div>
    <w:div w:id="323750657">
      <w:bodyDiv w:val="1"/>
      <w:marLeft w:val="0"/>
      <w:marRight w:val="0"/>
      <w:marTop w:val="0"/>
      <w:marBottom w:val="0"/>
      <w:divBdr>
        <w:top w:val="none" w:sz="0" w:space="0" w:color="auto"/>
        <w:left w:val="none" w:sz="0" w:space="0" w:color="auto"/>
        <w:bottom w:val="none" w:sz="0" w:space="0" w:color="auto"/>
        <w:right w:val="none" w:sz="0" w:space="0" w:color="auto"/>
      </w:divBdr>
    </w:div>
    <w:div w:id="324288120">
      <w:bodyDiv w:val="1"/>
      <w:marLeft w:val="0"/>
      <w:marRight w:val="0"/>
      <w:marTop w:val="0"/>
      <w:marBottom w:val="0"/>
      <w:divBdr>
        <w:top w:val="none" w:sz="0" w:space="0" w:color="auto"/>
        <w:left w:val="none" w:sz="0" w:space="0" w:color="auto"/>
        <w:bottom w:val="none" w:sz="0" w:space="0" w:color="auto"/>
        <w:right w:val="none" w:sz="0" w:space="0" w:color="auto"/>
      </w:divBdr>
    </w:div>
    <w:div w:id="328287655">
      <w:bodyDiv w:val="1"/>
      <w:marLeft w:val="0"/>
      <w:marRight w:val="0"/>
      <w:marTop w:val="0"/>
      <w:marBottom w:val="0"/>
      <w:divBdr>
        <w:top w:val="none" w:sz="0" w:space="0" w:color="auto"/>
        <w:left w:val="none" w:sz="0" w:space="0" w:color="auto"/>
        <w:bottom w:val="none" w:sz="0" w:space="0" w:color="auto"/>
        <w:right w:val="none" w:sz="0" w:space="0" w:color="auto"/>
      </w:divBdr>
    </w:div>
    <w:div w:id="328992875">
      <w:bodyDiv w:val="1"/>
      <w:marLeft w:val="0"/>
      <w:marRight w:val="0"/>
      <w:marTop w:val="0"/>
      <w:marBottom w:val="0"/>
      <w:divBdr>
        <w:top w:val="none" w:sz="0" w:space="0" w:color="auto"/>
        <w:left w:val="none" w:sz="0" w:space="0" w:color="auto"/>
        <w:bottom w:val="none" w:sz="0" w:space="0" w:color="auto"/>
        <w:right w:val="none" w:sz="0" w:space="0" w:color="auto"/>
      </w:divBdr>
    </w:div>
    <w:div w:id="329017823">
      <w:bodyDiv w:val="1"/>
      <w:marLeft w:val="0"/>
      <w:marRight w:val="0"/>
      <w:marTop w:val="0"/>
      <w:marBottom w:val="0"/>
      <w:divBdr>
        <w:top w:val="none" w:sz="0" w:space="0" w:color="auto"/>
        <w:left w:val="none" w:sz="0" w:space="0" w:color="auto"/>
        <w:bottom w:val="none" w:sz="0" w:space="0" w:color="auto"/>
        <w:right w:val="none" w:sz="0" w:space="0" w:color="auto"/>
      </w:divBdr>
    </w:div>
    <w:div w:id="331181079">
      <w:bodyDiv w:val="1"/>
      <w:marLeft w:val="0"/>
      <w:marRight w:val="0"/>
      <w:marTop w:val="0"/>
      <w:marBottom w:val="0"/>
      <w:divBdr>
        <w:top w:val="none" w:sz="0" w:space="0" w:color="auto"/>
        <w:left w:val="none" w:sz="0" w:space="0" w:color="auto"/>
        <w:bottom w:val="none" w:sz="0" w:space="0" w:color="auto"/>
        <w:right w:val="none" w:sz="0" w:space="0" w:color="auto"/>
      </w:divBdr>
    </w:div>
    <w:div w:id="331952448">
      <w:bodyDiv w:val="1"/>
      <w:marLeft w:val="0"/>
      <w:marRight w:val="0"/>
      <w:marTop w:val="0"/>
      <w:marBottom w:val="0"/>
      <w:divBdr>
        <w:top w:val="none" w:sz="0" w:space="0" w:color="auto"/>
        <w:left w:val="none" w:sz="0" w:space="0" w:color="auto"/>
        <w:bottom w:val="none" w:sz="0" w:space="0" w:color="auto"/>
        <w:right w:val="none" w:sz="0" w:space="0" w:color="auto"/>
      </w:divBdr>
    </w:div>
    <w:div w:id="332495589">
      <w:bodyDiv w:val="1"/>
      <w:marLeft w:val="0"/>
      <w:marRight w:val="0"/>
      <w:marTop w:val="0"/>
      <w:marBottom w:val="0"/>
      <w:divBdr>
        <w:top w:val="none" w:sz="0" w:space="0" w:color="auto"/>
        <w:left w:val="none" w:sz="0" w:space="0" w:color="auto"/>
        <w:bottom w:val="none" w:sz="0" w:space="0" w:color="auto"/>
        <w:right w:val="none" w:sz="0" w:space="0" w:color="auto"/>
      </w:divBdr>
    </w:div>
    <w:div w:id="336734062">
      <w:bodyDiv w:val="1"/>
      <w:marLeft w:val="0"/>
      <w:marRight w:val="0"/>
      <w:marTop w:val="0"/>
      <w:marBottom w:val="0"/>
      <w:divBdr>
        <w:top w:val="none" w:sz="0" w:space="0" w:color="auto"/>
        <w:left w:val="none" w:sz="0" w:space="0" w:color="auto"/>
        <w:bottom w:val="none" w:sz="0" w:space="0" w:color="auto"/>
        <w:right w:val="none" w:sz="0" w:space="0" w:color="auto"/>
      </w:divBdr>
    </w:div>
    <w:div w:id="338121320">
      <w:bodyDiv w:val="1"/>
      <w:marLeft w:val="0"/>
      <w:marRight w:val="0"/>
      <w:marTop w:val="0"/>
      <w:marBottom w:val="0"/>
      <w:divBdr>
        <w:top w:val="none" w:sz="0" w:space="0" w:color="auto"/>
        <w:left w:val="none" w:sz="0" w:space="0" w:color="auto"/>
        <w:bottom w:val="none" w:sz="0" w:space="0" w:color="auto"/>
        <w:right w:val="none" w:sz="0" w:space="0" w:color="auto"/>
      </w:divBdr>
    </w:div>
    <w:div w:id="338967769">
      <w:bodyDiv w:val="1"/>
      <w:marLeft w:val="0"/>
      <w:marRight w:val="0"/>
      <w:marTop w:val="0"/>
      <w:marBottom w:val="0"/>
      <w:divBdr>
        <w:top w:val="none" w:sz="0" w:space="0" w:color="auto"/>
        <w:left w:val="none" w:sz="0" w:space="0" w:color="auto"/>
        <w:bottom w:val="none" w:sz="0" w:space="0" w:color="auto"/>
        <w:right w:val="none" w:sz="0" w:space="0" w:color="auto"/>
      </w:divBdr>
    </w:div>
    <w:div w:id="339698717">
      <w:bodyDiv w:val="1"/>
      <w:marLeft w:val="0"/>
      <w:marRight w:val="0"/>
      <w:marTop w:val="0"/>
      <w:marBottom w:val="0"/>
      <w:divBdr>
        <w:top w:val="none" w:sz="0" w:space="0" w:color="auto"/>
        <w:left w:val="none" w:sz="0" w:space="0" w:color="auto"/>
        <w:bottom w:val="none" w:sz="0" w:space="0" w:color="auto"/>
        <w:right w:val="none" w:sz="0" w:space="0" w:color="auto"/>
      </w:divBdr>
    </w:div>
    <w:div w:id="339895987">
      <w:bodyDiv w:val="1"/>
      <w:marLeft w:val="0"/>
      <w:marRight w:val="0"/>
      <w:marTop w:val="0"/>
      <w:marBottom w:val="0"/>
      <w:divBdr>
        <w:top w:val="none" w:sz="0" w:space="0" w:color="auto"/>
        <w:left w:val="none" w:sz="0" w:space="0" w:color="auto"/>
        <w:bottom w:val="none" w:sz="0" w:space="0" w:color="auto"/>
        <w:right w:val="none" w:sz="0" w:space="0" w:color="auto"/>
      </w:divBdr>
    </w:div>
    <w:div w:id="339897797">
      <w:bodyDiv w:val="1"/>
      <w:marLeft w:val="0"/>
      <w:marRight w:val="0"/>
      <w:marTop w:val="0"/>
      <w:marBottom w:val="0"/>
      <w:divBdr>
        <w:top w:val="none" w:sz="0" w:space="0" w:color="auto"/>
        <w:left w:val="none" w:sz="0" w:space="0" w:color="auto"/>
        <w:bottom w:val="none" w:sz="0" w:space="0" w:color="auto"/>
        <w:right w:val="none" w:sz="0" w:space="0" w:color="auto"/>
      </w:divBdr>
    </w:div>
    <w:div w:id="342051459">
      <w:bodyDiv w:val="1"/>
      <w:marLeft w:val="0"/>
      <w:marRight w:val="0"/>
      <w:marTop w:val="0"/>
      <w:marBottom w:val="0"/>
      <w:divBdr>
        <w:top w:val="none" w:sz="0" w:space="0" w:color="auto"/>
        <w:left w:val="none" w:sz="0" w:space="0" w:color="auto"/>
        <w:bottom w:val="none" w:sz="0" w:space="0" w:color="auto"/>
        <w:right w:val="none" w:sz="0" w:space="0" w:color="auto"/>
      </w:divBdr>
    </w:div>
    <w:div w:id="345911851">
      <w:bodyDiv w:val="1"/>
      <w:marLeft w:val="0"/>
      <w:marRight w:val="0"/>
      <w:marTop w:val="0"/>
      <w:marBottom w:val="0"/>
      <w:divBdr>
        <w:top w:val="none" w:sz="0" w:space="0" w:color="auto"/>
        <w:left w:val="none" w:sz="0" w:space="0" w:color="auto"/>
        <w:bottom w:val="none" w:sz="0" w:space="0" w:color="auto"/>
        <w:right w:val="none" w:sz="0" w:space="0" w:color="auto"/>
      </w:divBdr>
    </w:div>
    <w:div w:id="346251595">
      <w:bodyDiv w:val="1"/>
      <w:marLeft w:val="0"/>
      <w:marRight w:val="0"/>
      <w:marTop w:val="0"/>
      <w:marBottom w:val="0"/>
      <w:divBdr>
        <w:top w:val="none" w:sz="0" w:space="0" w:color="auto"/>
        <w:left w:val="none" w:sz="0" w:space="0" w:color="auto"/>
        <w:bottom w:val="none" w:sz="0" w:space="0" w:color="auto"/>
        <w:right w:val="none" w:sz="0" w:space="0" w:color="auto"/>
      </w:divBdr>
    </w:div>
    <w:div w:id="348264965">
      <w:bodyDiv w:val="1"/>
      <w:marLeft w:val="0"/>
      <w:marRight w:val="0"/>
      <w:marTop w:val="0"/>
      <w:marBottom w:val="0"/>
      <w:divBdr>
        <w:top w:val="none" w:sz="0" w:space="0" w:color="auto"/>
        <w:left w:val="none" w:sz="0" w:space="0" w:color="auto"/>
        <w:bottom w:val="none" w:sz="0" w:space="0" w:color="auto"/>
        <w:right w:val="none" w:sz="0" w:space="0" w:color="auto"/>
      </w:divBdr>
    </w:div>
    <w:div w:id="348290769">
      <w:bodyDiv w:val="1"/>
      <w:marLeft w:val="0"/>
      <w:marRight w:val="0"/>
      <w:marTop w:val="0"/>
      <w:marBottom w:val="0"/>
      <w:divBdr>
        <w:top w:val="none" w:sz="0" w:space="0" w:color="auto"/>
        <w:left w:val="none" w:sz="0" w:space="0" w:color="auto"/>
        <w:bottom w:val="none" w:sz="0" w:space="0" w:color="auto"/>
        <w:right w:val="none" w:sz="0" w:space="0" w:color="auto"/>
      </w:divBdr>
    </w:div>
    <w:div w:id="354625153">
      <w:bodyDiv w:val="1"/>
      <w:marLeft w:val="0"/>
      <w:marRight w:val="0"/>
      <w:marTop w:val="0"/>
      <w:marBottom w:val="0"/>
      <w:divBdr>
        <w:top w:val="none" w:sz="0" w:space="0" w:color="auto"/>
        <w:left w:val="none" w:sz="0" w:space="0" w:color="auto"/>
        <w:bottom w:val="none" w:sz="0" w:space="0" w:color="auto"/>
        <w:right w:val="none" w:sz="0" w:space="0" w:color="auto"/>
      </w:divBdr>
    </w:div>
    <w:div w:id="356321069">
      <w:bodyDiv w:val="1"/>
      <w:marLeft w:val="0"/>
      <w:marRight w:val="0"/>
      <w:marTop w:val="0"/>
      <w:marBottom w:val="0"/>
      <w:divBdr>
        <w:top w:val="none" w:sz="0" w:space="0" w:color="auto"/>
        <w:left w:val="none" w:sz="0" w:space="0" w:color="auto"/>
        <w:bottom w:val="none" w:sz="0" w:space="0" w:color="auto"/>
        <w:right w:val="none" w:sz="0" w:space="0" w:color="auto"/>
      </w:divBdr>
    </w:div>
    <w:div w:id="360976498">
      <w:bodyDiv w:val="1"/>
      <w:marLeft w:val="0"/>
      <w:marRight w:val="0"/>
      <w:marTop w:val="0"/>
      <w:marBottom w:val="0"/>
      <w:divBdr>
        <w:top w:val="none" w:sz="0" w:space="0" w:color="auto"/>
        <w:left w:val="none" w:sz="0" w:space="0" w:color="auto"/>
        <w:bottom w:val="none" w:sz="0" w:space="0" w:color="auto"/>
        <w:right w:val="none" w:sz="0" w:space="0" w:color="auto"/>
      </w:divBdr>
    </w:div>
    <w:div w:id="362829074">
      <w:bodyDiv w:val="1"/>
      <w:marLeft w:val="0"/>
      <w:marRight w:val="0"/>
      <w:marTop w:val="0"/>
      <w:marBottom w:val="0"/>
      <w:divBdr>
        <w:top w:val="none" w:sz="0" w:space="0" w:color="auto"/>
        <w:left w:val="none" w:sz="0" w:space="0" w:color="auto"/>
        <w:bottom w:val="none" w:sz="0" w:space="0" w:color="auto"/>
        <w:right w:val="none" w:sz="0" w:space="0" w:color="auto"/>
      </w:divBdr>
    </w:div>
    <w:div w:id="367343172">
      <w:bodyDiv w:val="1"/>
      <w:marLeft w:val="0"/>
      <w:marRight w:val="0"/>
      <w:marTop w:val="0"/>
      <w:marBottom w:val="0"/>
      <w:divBdr>
        <w:top w:val="none" w:sz="0" w:space="0" w:color="auto"/>
        <w:left w:val="none" w:sz="0" w:space="0" w:color="auto"/>
        <w:bottom w:val="none" w:sz="0" w:space="0" w:color="auto"/>
        <w:right w:val="none" w:sz="0" w:space="0" w:color="auto"/>
      </w:divBdr>
    </w:div>
    <w:div w:id="368577383">
      <w:bodyDiv w:val="1"/>
      <w:marLeft w:val="0"/>
      <w:marRight w:val="0"/>
      <w:marTop w:val="0"/>
      <w:marBottom w:val="0"/>
      <w:divBdr>
        <w:top w:val="none" w:sz="0" w:space="0" w:color="auto"/>
        <w:left w:val="none" w:sz="0" w:space="0" w:color="auto"/>
        <w:bottom w:val="none" w:sz="0" w:space="0" w:color="auto"/>
        <w:right w:val="none" w:sz="0" w:space="0" w:color="auto"/>
      </w:divBdr>
    </w:div>
    <w:div w:id="370963587">
      <w:bodyDiv w:val="1"/>
      <w:marLeft w:val="0"/>
      <w:marRight w:val="0"/>
      <w:marTop w:val="0"/>
      <w:marBottom w:val="0"/>
      <w:divBdr>
        <w:top w:val="none" w:sz="0" w:space="0" w:color="auto"/>
        <w:left w:val="none" w:sz="0" w:space="0" w:color="auto"/>
        <w:bottom w:val="none" w:sz="0" w:space="0" w:color="auto"/>
        <w:right w:val="none" w:sz="0" w:space="0" w:color="auto"/>
      </w:divBdr>
    </w:div>
    <w:div w:id="373501952">
      <w:bodyDiv w:val="1"/>
      <w:marLeft w:val="0"/>
      <w:marRight w:val="0"/>
      <w:marTop w:val="0"/>
      <w:marBottom w:val="0"/>
      <w:divBdr>
        <w:top w:val="none" w:sz="0" w:space="0" w:color="auto"/>
        <w:left w:val="none" w:sz="0" w:space="0" w:color="auto"/>
        <w:bottom w:val="none" w:sz="0" w:space="0" w:color="auto"/>
        <w:right w:val="none" w:sz="0" w:space="0" w:color="auto"/>
      </w:divBdr>
    </w:div>
    <w:div w:id="373698062">
      <w:bodyDiv w:val="1"/>
      <w:marLeft w:val="0"/>
      <w:marRight w:val="0"/>
      <w:marTop w:val="0"/>
      <w:marBottom w:val="0"/>
      <w:divBdr>
        <w:top w:val="none" w:sz="0" w:space="0" w:color="auto"/>
        <w:left w:val="none" w:sz="0" w:space="0" w:color="auto"/>
        <w:bottom w:val="none" w:sz="0" w:space="0" w:color="auto"/>
        <w:right w:val="none" w:sz="0" w:space="0" w:color="auto"/>
      </w:divBdr>
    </w:div>
    <w:div w:id="374501488">
      <w:bodyDiv w:val="1"/>
      <w:marLeft w:val="0"/>
      <w:marRight w:val="0"/>
      <w:marTop w:val="0"/>
      <w:marBottom w:val="0"/>
      <w:divBdr>
        <w:top w:val="none" w:sz="0" w:space="0" w:color="auto"/>
        <w:left w:val="none" w:sz="0" w:space="0" w:color="auto"/>
        <w:bottom w:val="none" w:sz="0" w:space="0" w:color="auto"/>
        <w:right w:val="none" w:sz="0" w:space="0" w:color="auto"/>
      </w:divBdr>
    </w:div>
    <w:div w:id="374543606">
      <w:bodyDiv w:val="1"/>
      <w:marLeft w:val="0"/>
      <w:marRight w:val="0"/>
      <w:marTop w:val="0"/>
      <w:marBottom w:val="0"/>
      <w:divBdr>
        <w:top w:val="none" w:sz="0" w:space="0" w:color="auto"/>
        <w:left w:val="none" w:sz="0" w:space="0" w:color="auto"/>
        <w:bottom w:val="none" w:sz="0" w:space="0" w:color="auto"/>
        <w:right w:val="none" w:sz="0" w:space="0" w:color="auto"/>
      </w:divBdr>
    </w:div>
    <w:div w:id="375203815">
      <w:bodyDiv w:val="1"/>
      <w:marLeft w:val="0"/>
      <w:marRight w:val="0"/>
      <w:marTop w:val="0"/>
      <w:marBottom w:val="0"/>
      <w:divBdr>
        <w:top w:val="none" w:sz="0" w:space="0" w:color="auto"/>
        <w:left w:val="none" w:sz="0" w:space="0" w:color="auto"/>
        <w:bottom w:val="none" w:sz="0" w:space="0" w:color="auto"/>
        <w:right w:val="none" w:sz="0" w:space="0" w:color="auto"/>
      </w:divBdr>
    </w:div>
    <w:div w:id="376971535">
      <w:bodyDiv w:val="1"/>
      <w:marLeft w:val="0"/>
      <w:marRight w:val="0"/>
      <w:marTop w:val="0"/>
      <w:marBottom w:val="0"/>
      <w:divBdr>
        <w:top w:val="none" w:sz="0" w:space="0" w:color="auto"/>
        <w:left w:val="none" w:sz="0" w:space="0" w:color="auto"/>
        <w:bottom w:val="none" w:sz="0" w:space="0" w:color="auto"/>
        <w:right w:val="none" w:sz="0" w:space="0" w:color="auto"/>
      </w:divBdr>
    </w:div>
    <w:div w:id="377048332">
      <w:bodyDiv w:val="1"/>
      <w:marLeft w:val="0"/>
      <w:marRight w:val="0"/>
      <w:marTop w:val="0"/>
      <w:marBottom w:val="0"/>
      <w:divBdr>
        <w:top w:val="none" w:sz="0" w:space="0" w:color="auto"/>
        <w:left w:val="none" w:sz="0" w:space="0" w:color="auto"/>
        <w:bottom w:val="none" w:sz="0" w:space="0" w:color="auto"/>
        <w:right w:val="none" w:sz="0" w:space="0" w:color="auto"/>
      </w:divBdr>
    </w:div>
    <w:div w:id="382142735">
      <w:bodyDiv w:val="1"/>
      <w:marLeft w:val="0"/>
      <w:marRight w:val="0"/>
      <w:marTop w:val="0"/>
      <w:marBottom w:val="0"/>
      <w:divBdr>
        <w:top w:val="none" w:sz="0" w:space="0" w:color="auto"/>
        <w:left w:val="none" w:sz="0" w:space="0" w:color="auto"/>
        <w:bottom w:val="none" w:sz="0" w:space="0" w:color="auto"/>
        <w:right w:val="none" w:sz="0" w:space="0" w:color="auto"/>
      </w:divBdr>
    </w:div>
    <w:div w:id="384112321">
      <w:bodyDiv w:val="1"/>
      <w:marLeft w:val="0"/>
      <w:marRight w:val="0"/>
      <w:marTop w:val="0"/>
      <w:marBottom w:val="0"/>
      <w:divBdr>
        <w:top w:val="none" w:sz="0" w:space="0" w:color="auto"/>
        <w:left w:val="none" w:sz="0" w:space="0" w:color="auto"/>
        <w:bottom w:val="none" w:sz="0" w:space="0" w:color="auto"/>
        <w:right w:val="none" w:sz="0" w:space="0" w:color="auto"/>
      </w:divBdr>
    </w:div>
    <w:div w:id="385183331">
      <w:bodyDiv w:val="1"/>
      <w:marLeft w:val="0"/>
      <w:marRight w:val="0"/>
      <w:marTop w:val="0"/>
      <w:marBottom w:val="0"/>
      <w:divBdr>
        <w:top w:val="none" w:sz="0" w:space="0" w:color="auto"/>
        <w:left w:val="none" w:sz="0" w:space="0" w:color="auto"/>
        <w:bottom w:val="none" w:sz="0" w:space="0" w:color="auto"/>
        <w:right w:val="none" w:sz="0" w:space="0" w:color="auto"/>
      </w:divBdr>
    </w:div>
    <w:div w:id="386612786">
      <w:bodyDiv w:val="1"/>
      <w:marLeft w:val="0"/>
      <w:marRight w:val="0"/>
      <w:marTop w:val="0"/>
      <w:marBottom w:val="0"/>
      <w:divBdr>
        <w:top w:val="none" w:sz="0" w:space="0" w:color="auto"/>
        <w:left w:val="none" w:sz="0" w:space="0" w:color="auto"/>
        <w:bottom w:val="none" w:sz="0" w:space="0" w:color="auto"/>
        <w:right w:val="none" w:sz="0" w:space="0" w:color="auto"/>
      </w:divBdr>
    </w:div>
    <w:div w:id="393312943">
      <w:bodyDiv w:val="1"/>
      <w:marLeft w:val="0"/>
      <w:marRight w:val="0"/>
      <w:marTop w:val="0"/>
      <w:marBottom w:val="0"/>
      <w:divBdr>
        <w:top w:val="none" w:sz="0" w:space="0" w:color="auto"/>
        <w:left w:val="none" w:sz="0" w:space="0" w:color="auto"/>
        <w:bottom w:val="none" w:sz="0" w:space="0" w:color="auto"/>
        <w:right w:val="none" w:sz="0" w:space="0" w:color="auto"/>
      </w:divBdr>
    </w:div>
    <w:div w:id="393479241">
      <w:bodyDiv w:val="1"/>
      <w:marLeft w:val="0"/>
      <w:marRight w:val="0"/>
      <w:marTop w:val="0"/>
      <w:marBottom w:val="0"/>
      <w:divBdr>
        <w:top w:val="none" w:sz="0" w:space="0" w:color="auto"/>
        <w:left w:val="none" w:sz="0" w:space="0" w:color="auto"/>
        <w:bottom w:val="none" w:sz="0" w:space="0" w:color="auto"/>
        <w:right w:val="none" w:sz="0" w:space="0" w:color="auto"/>
      </w:divBdr>
    </w:div>
    <w:div w:id="400057010">
      <w:bodyDiv w:val="1"/>
      <w:marLeft w:val="0"/>
      <w:marRight w:val="0"/>
      <w:marTop w:val="0"/>
      <w:marBottom w:val="0"/>
      <w:divBdr>
        <w:top w:val="none" w:sz="0" w:space="0" w:color="auto"/>
        <w:left w:val="none" w:sz="0" w:space="0" w:color="auto"/>
        <w:bottom w:val="none" w:sz="0" w:space="0" w:color="auto"/>
        <w:right w:val="none" w:sz="0" w:space="0" w:color="auto"/>
      </w:divBdr>
    </w:div>
    <w:div w:id="405762776">
      <w:bodyDiv w:val="1"/>
      <w:marLeft w:val="0"/>
      <w:marRight w:val="0"/>
      <w:marTop w:val="0"/>
      <w:marBottom w:val="0"/>
      <w:divBdr>
        <w:top w:val="none" w:sz="0" w:space="0" w:color="auto"/>
        <w:left w:val="none" w:sz="0" w:space="0" w:color="auto"/>
        <w:bottom w:val="none" w:sz="0" w:space="0" w:color="auto"/>
        <w:right w:val="none" w:sz="0" w:space="0" w:color="auto"/>
      </w:divBdr>
    </w:div>
    <w:div w:id="406000690">
      <w:bodyDiv w:val="1"/>
      <w:marLeft w:val="0"/>
      <w:marRight w:val="0"/>
      <w:marTop w:val="0"/>
      <w:marBottom w:val="0"/>
      <w:divBdr>
        <w:top w:val="none" w:sz="0" w:space="0" w:color="auto"/>
        <w:left w:val="none" w:sz="0" w:space="0" w:color="auto"/>
        <w:bottom w:val="none" w:sz="0" w:space="0" w:color="auto"/>
        <w:right w:val="none" w:sz="0" w:space="0" w:color="auto"/>
      </w:divBdr>
    </w:div>
    <w:div w:id="412162353">
      <w:bodyDiv w:val="1"/>
      <w:marLeft w:val="0"/>
      <w:marRight w:val="0"/>
      <w:marTop w:val="0"/>
      <w:marBottom w:val="0"/>
      <w:divBdr>
        <w:top w:val="none" w:sz="0" w:space="0" w:color="auto"/>
        <w:left w:val="none" w:sz="0" w:space="0" w:color="auto"/>
        <w:bottom w:val="none" w:sz="0" w:space="0" w:color="auto"/>
        <w:right w:val="none" w:sz="0" w:space="0" w:color="auto"/>
      </w:divBdr>
    </w:div>
    <w:div w:id="413941125">
      <w:bodyDiv w:val="1"/>
      <w:marLeft w:val="0"/>
      <w:marRight w:val="0"/>
      <w:marTop w:val="0"/>
      <w:marBottom w:val="0"/>
      <w:divBdr>
        <w:top w:val="none" w:sz="0" w:space="0" w:color="auto"/>
        <w:left w:val="none" w:sz="0" w:space="0" w:color="auto"/>
        <w:bottom w:val="none" w:sz="0" w:space="0" w:color="auto"/>
        <w:right w:val="none" w:sz="0" w:space="0" w:color="auto"/>
      </w:divBdr>
    </w:div>
    <w:div w:id="414547236">
      <w:bodyDiv w:val="1"/>
      <w:marLeft w:val="0"/>
      <w:marRight w:val="0"/>
      <w:marTop w:val="0"/>
      <w:marBottom w:val="0"/>
      <w:divBdr>
        <w:top w:val="none" w:sz="0" w:space="0" w:color="auto"/>
        <w:left w:val="none" w:sz="0" w:space="0" w:color="auto"/>
        <w:bottom w:val="none" w:sz="0" w:space="0" w:color="auto"/>
        <w:right w:val="none" w:sz="0" w:space="0" w:color="auto"/>
      </w:divBdr>
    </w:div>
    <w:div w:id="414983448">
      <w:bodyDiv w:val="1"/>
      <w:marLeft w:val="0"/>
      <w:marRight w:val="0"/>
      <w:marTop w:val="0"/>
      <w:marBottom w:val="0"/>
      <w:divBdr>
        <w:top w:val="none" w:sz="0" w:space="0" w:color="auto"/>
        <w:left w:val="none" w:sz="0" w:space="0" w:color="auto"/>
        <w:bottom w:val="none" w:sz="0" w:space="0" w:color="auto"/>
        <w:right w:val="none" w:sz="0" w:space="0" w:color="auto"/>
      </w:divBdr>
    </w:div>
    <w:div w:id="416561845">
      <w:bodyDiv w:val="1"/>
      <w:marLeft w:val="0"/>
      <w:marRight w:val="0"/>
      <w:marTop w:val="0"/>
      <w:marBottom w:val="0"/>
      <w:divBdr>
        <w:top w:val="none" w:sz="0" w:space="0" w:color="auto"/>
        <w:left w:val="none" w:sz="0" w:space="0" w:color="auto"/>
        <w:bottom w:val="none" w:sz="0" w:space="0" w:color="auto"/>
        <w:right w:val="none" w:sz="0" w:space="0" w:color="auto"/>
      </w:divBdr>
    </w:div>
    <w:div w:id="420297348">
      <w:bodyDiv w:val="1"/>
      <w:marLeft w:val="0"/>
      <w:marRight w:val="0"/>
      <w:marTop w:val="0"/>
      <w:marBottom w:val="0"/>
      <w:divBdr>
        <w:top w:val="none" w:sz="0" w:space="0" w:color="auto"/>
        <w:left w:val="none" w:sz="0" w:space="0" w:color="auto"/>
        <w:bottom w:val="none" w:sz="0" w:space="0" w:color="auto"/>
        <w:right w:val="none" w:sz="0" w:space="0" w:color="auto"/>
      </w:divBdr>
    </w:div>
    <w:div w:id="424378276">
      <w:bodyDiv w:val="1"/>
      <w:marLeft w:val="0"/>
      <w:marRight w:val="0"/>
      <w:marTop w:val="0"/>
      <w:marBottom w:val="0"/>
      <w:divBdr>
        <w:top w:val="none" w:sz="0" w:space="0" w:color="auto"/>
        <w:left w:val="none" w:sz="0" w:space="0" w:color="auto"/>
        <w:bottom w:val="none" w:sz="0" w:space="0" w:color="auto"/>
        <w:right w:val="none" w:sz="0" w:space="0" w:color="auto"/>
      </w:divBdr>
    </w:div>
    <w:div w:id="424689989">
      <w:bodyDiv w:val="1"/>
      <w:marLeft w:val="0"/>
      <w:marRight w:val="0"/>
      <w:marTop w:val="0"/>
      <w:marBottom w:val="0"/>
      <w:divBdr>
        <w:top w:val="none" w:sz="0" w:space="0" w:color="auto"/>
        <w:left w:val="none" w:sz="0" w:space="0" w:color="auto"/>
        <w:bottom w:val="none" w:sz="0" w:space="0" w:color="auto"/>
        <w:right w:val="none" w:sz="0" w:space="0" w:color="auto"/>
      </w:divBdr>
    </w:div>
    <w:div w:id="425614959">
      <w:bodyDiv w:val="1"/>
      <w:marLeft w:val="0"/>
      <w:marRight w:val="0"/>
      <w:marTop w:val="0"/>
      <w:marBottom w:val="0"/>
      <w:divBdr>
        <w:top w:val="none" w:sz="0" w:space="0" w:color="auto"/>
        <w:left w:val="none" w:sz="0" w:space="0" w:color="auto"/>
        <w:bottom w:val="none" w:sz="0" w:space="0" w:color="auto"/>
        <w:right w:val="none" w:sz="0" w:space="0" w:color="auto"/>
      </w:divBdr>
    </w:div>
    <w:div w:id="426854686">
      <w:bodyDiv w:val="1"/>
      <w:marLeft w:val="0"/>
      <w:marRight w:val="0"/>
      <w:marTop w:val="0"/>
      <w:marBottom w:val="0"/>
      <w:divBdr>
        <w:top w:val="none" w:sz="0" w:space="0" w:color="auto"/>
        <w:left w:val="none" w:sz="0" w:space="0" w:color="auto"/>
        <w:bottom w:val="none" w:sz="0" w:space="0" w:color="auto"/>
        <w:right w:val="none" w:sz="0" w:space="0" w:color="auto"/>
      </w:divBdr>
    </w:div>
    <w:div w:id="430516740">
      <w:bodyDiv w:val="1"/>
      <w:marLeft w:val="0"/>
      <w:marRight w:val="0"/>
      <w:marTop w:val="0"/>
      <w:marBottom w:val="0"/>
      <w:divBdr>
        <w:top w:val="none" w:sz="0" w:space="0" w:color="auto"/>
        <w:left w:val="none" w:sz="0" w:space="0" w:color="auto"/>
        <w:bottom w:val="none" w:sz="0" w:space="0" w:color="auto"/>
        <w:right w:val="none" w:sz="0" w:space="0" w:color="auto"/>
      </w:divBdr>
    </w:div>
    <w:div w:id="431243957">
      <w:bodyDiv w:val="1"/>
      <w:marLeft w:val="0"/>
      <w:marRight w:val="0"/>
      <w:marTop w:val="0"/>
      <w:marBottom w:val="0"/>
      <w:divBdr>
        <w:top w:val="none" w:sz="0" w:space="0" w:color="auto"/>
        <w:left w:val="none" w:sz="0" w:space="0" w:color="auto"/>
        <w:bottom w:val="none" w:sz="0" w:space="0" w:color="auto"/>
        <w:right w:val="none" w:sz="0" w:space="0" w:color="auto"/>
      </w:divBdr>
    </w:div>
    <w:div w:id="435444173">
      <w:bodyDiv w:val="1"/>
      <w:marLeft w:val="0"/>
      <w:marRight w:val="0"/>
      <w:marTop w:val="0"/>
      <w:marBottom w:val="0"/>
      <w:divBdr>
        <w:top w:val="none" w:sz="0" w:space="0" w:color="auto"/>
        <w:left w:val="none" w:sz="0" w:space="0" w:color="auto"/>
        <w:bottom w:val="none" w:sz="0" w:space="0" w:color="auto"/>
        <w:right w:val="none" w:sz="0" w:space="0" w:color="auto"/>
      </w:divBdr>
    </w:div>
    <w:div w:id="438254591">
      <w:bodyDiv w:val="1"/>
      <w:marLeft w:val="0"/>
      <w:marRight w:val="0"/>
      <w:marTop w:val="0"/>
      <w:marBottom w:val="0"/>
      <w:divBdr>
        <w:top w:val="none" w:sz="0" w:space="0" w:color="auto"/>
        <w:left w:val="none" w:sz="0" w:space="0" w:color="auto"/>
        <w:bottom w:val="none" w:sz="0" w:space="0" w:color="auto"/>
        <w:right w:val="none" w:sz="0" w:space="0" w:color="auto"/>
      </w:divBdr>
    </w:div>
    <w:div w:id="439253690">
      <w:bodyDiv w:val="1"/>
      <w:marLeft w:val="0"/>
      <w:marRight w:val="0"/>
      <w:marTop w:val="0"/>
      <w:marBottom w:val="0"/>
      <w:divBdr>
        <w:top w:val="none" w:sz="0" w:space="0" w:color="auto"/>
        <w:left w:val="none" w:sz="0" w:space="0" w:color="auto"/>
        <w:bottom w:val="none" w:sz="0" w:space="0" w:color="auto"/>
        <w:right w:val="none" w:sz="0" w:space="0" w:color="auto"/>
      </w:divBdr>
    </w:div>
    <w:div w:id="441799137">
      <w:bodyDiv w:val="1"/>
      <w:marLeft w:val="0"/>
      <w:marRight w:val="0"/>
      <w:marTop w:val="0"/>
      <w:marBottom w:val="0"/>
      <w:divBdr>
        <w:top w:val="none" w:sz="0" w:space="0" w:color="auto"/>
        <w:left w:val="none" w:sz="0" w:space="0" w:color="auto"/>
        <w:bottom w:val="none" w:sz="0" w:space="0" w:color="auto"/>
        <w:right w:val="none" w:sz="0" w:space="0" w:color="auto"/>
      </w:divBdr>
    </w:div>
    <w:div w:id="445198610">
      <w:bodyDiv w:val="1"/>
      <w:marLeft w:val="0"/>
      <w:marRight w:val="0"/>
      <w:marTop w:val="0"/>
      <w:marBottom w:val="0"/>
      <w:divBdr>
        <w:top w:val="none" w:sz="0" w:space="0" w:color="auto"/>
        <w:left w:val="none" w:sz="0" w:space="0" w:color="auto"/>
        <w:bottom w:val="none" w:sz="0" w:space="0" w:color="auto"/>
        <w:right w:val="none" w:sz="0" w:space="0" w:color="auto"/>
      </w:divBdr>
    </w:div>
    <w:div w:id="448477013">
      <w:bodyDiv w:val="1"/>
      <w:marLeft w:val="0"/>
      <w:marRight w:val="0"/>
      <w:marTop w:val="0"/>
      <w:marBottom w:val="0"/>
      <w:divBdr>
        <w:top w:val="none" w:sz="0" w:space="0" w:color="auto"/>
        <w:left w:val="none" w:sz="0" w:space="0" w:color="auto"/>
        <w:bottom w:val="none" w:sz="0" w:space="0" w:color="auto"/>
        <w:right w:val="none" w:sz="0" w:space="0" w:color="auto"/>
      </w:divBdr>
    </w:div>
    <w:div w:id="448739152">
      <w:bodyDiv w:val="1"/>
      <w:marLeft w:val="0"/>
      <w:marRight w:val="0"/>
      <w:marTop w:val="0"/>
      <w:marBottom w:val="0"/>
      <w:divBdr>
        <w:top w:val="none" w:sz="0" w:space="0" w:color="auto"/>
        <w:left w:val="none" w:sz="0" w:space="0" w:color="auto"/>
        <w:bottom w:val="none" w:sz="0" w:space="0" w:color="auto"/>
        <w:right w:val="none" w:sz="0" w:space="0" w:color="auto"/>
      </w:divBdr>
    </w:div>
    <w:div w:id="449516360">
      <w:bodyDiv w:val="1"/>
      <w:marLeft w:val="0"/>
      <w:marRight w:val="0"/>
      <w:marTop w:val="0"/>
      <w:marBottom w:val="0"/>
      <w:divBdr>
        <w:top w:val="none" w:sz="0" w:space="0" w:color="auto"/>
        <w:left w:val="none" w:sz="0" w:space="0" w:color="auto"/>
        <w:bottom w:val="none" w:sz="0" w:space="0" w:color="auto"/>
        <w:right w:val="none" w:sz="0" w:space="0" w:color="auto"/>
      </w:divBdr>
    </w:div>
    <w:div w:id="453015459">
      <w:bodyDiv w:val="1"/>
      <w:marLeft w:val="0"/>
      <w:marRight w:val="0"/>
      <w:marTop w:val="0"/>
      <w:marBottom w:val="0"/>
      <w:divBdr>
        <w:top w:val="none" w:sz="0" w:space="0" w:color="auto"/>
        <w:left w:val="none" w:sz="0" w:space="0" w:color="auto"/>
        <w:bottom w:val="none" w:sz="0" w:space="0" w:color="auto"/>
        <w:right w:val="none" w:sz="0" w:space="0" w:color="auto"/>
      </w:divBdr>
    </w:div>
    <w:div w:id="456220548">
      <w:bodyDiv w:val="1"/>
      <w:marLeft w:val="0"/>
      <w:marRight w:val="0"/>
      <w:marTop w:val="0"/>
      <w:marBottom w:val="0"/>
      <w:divBdr>
        <w:top w:val="none" w:sz="0" w:space="0" w:color="auto"/>
        <w:left w:val="none" w:sz="0" w:space="0" w:color="auto"/>
        <w:bottom w:val="none" w:sz="0" w:space="0" w:color="auto"/>
        <w:right w:val="none" w:sz="0" w:space="0" w:color="auto"/>
      </w:divBdr>
    </w:div>
    <w:div w:id="458228542">
      <w:bodyDiv w:val="1"/>
      <w:marLeft w:val="0"/>
      <w:marRight w:val="0"/>
      <w:marTop w:val="0"/>
      <w:marBottom w:val="0"/>
      <w:divBdr>
        <w:top w:val="none" w:sz="0" w:space="0" w:color="auto"/>
        <w:left w:val="none" w:sz="0" w:space="0" w:color="auto"/>
        <w:bottom w:val="none" w:sz="0" w:space="0" w:color="auto"/>
        <w:right w:val="none" w:sz="0" w:space="0" w:color="auto"/>
      </w:divBdr>
    </w:div>
    <w:div w:id="460225373">
      <w:bodyDiv w:val="1"/>
      <w:marLeft w:val="0"/>
      <w:marRight w:val="0"/>
      <w:marTop w:val="0"/>
      <w:marBottom w:val="0"/>
      <w:divBdr>
        <w:top w:val="none" w:sz="0" w:space="0" w:color="auto"/>
        <w:left w:val="none" w:sz="0" w:space="0" w:color="auto"/>
        <w:bottom w:val="none" w:sz="0" w:space="0" w:color="auto"/>
        <w:right w:val="none" w:sz="0" w:space="0" w:color="auto"/>
      </w:divBdr>
    </w:div>
    <w:div w:id="463471137">
      <w:bodyDiv w:val="1"/>
      <w:marLeft w:val="0"/>
      <w:marRight w:val="0"/>
      <w:marTop w:val="0"/>
      <w:marBottom w:val="0"/>
      <w:divBdr>
        <w:top w:val="none" w:sz="0" w:space="0" w:color="auto"/>
        <w:left w:val="none" w:sz="0" w:space="0" w:color="auto"/>
        <w:bottom w:val="none" w:sz="0" w:space="0" w:color="auto"/>
        <w:right w:val="none" w:sz="0" w:space="0" w:color="auto"/>
      </w:divBdr>
    </w:div>
    <w:div w:id="465196411">
      <w:bodyDiv w:val="1"/>
      <w:marLeft w:val="0"/>
      <w:marRight w:val="0"/>
      <w:marTop w:val="0"/>
      <w:marBottom w:val="0"/>
      <w:divBdr>
        <w:top w:val="none" w:sz="0" w:space="0" w:color="auto"/>
        <w:left w:val="none" w:sz="0" w:space="0" w:color="auto"/>
        <w:bottom w:val="none" w:sz="0" w:space="0" w:color="auto"/>
        <w:right w:val="none" w:sz="0" w:space="0" w:color="auto"/>
      </w:divBdr>
    </w:div>
    <w:div w:id="466510162">
      <w:bodyDiv w:val="1"/>
      <w:marLeft w:val="0"/>
      <w:marRight w:val="0"/>
      <w:marTop w:val="0"/>
      <w:marBottom w:val="0"/>
      <w:divBdr>
        <w:top w:val="none" w:sz="0" w:space="0" w:color="auto"/>
        <w:left w:val="none" w:sz="0" w:space="0" w:color="auto"/>
        <w:bottom w:val="none" w:sz="0" w:space="0" w:color="auto"/>
        <w:right w:val="none" w:sz="0" w:space="0" w:color="auto"/>
      </w:divBdr>
    </w:div>
    <w:div w:id="467625839">
      <w:bodyDiv w:val="1"/>
      <w:marLeft w:val="0"/>
      <w:marRight w:val="0"/>
      <w:marTop w:val="0"/>
      <w:marBottom w:val="0"/>
      <w:divBdr>
        <w:top w:val="none" w:sz="0" w:space="0" w:color="auto"/>
        <w:left w:val="none" w:sz="0" w:space="0" w:color="auto"/>
        <w:bottom w:val="none" w:sz="0" w:space="0" w:color="auto"/>
        <w:right w:val="none" w:sz="0" w:space="0" w:color="auto"/>
      </w:divBdr>
    </w:div>
    <w:div w:id="472412785">
      <w:bodyDiv w:val="1"/>
      <w:marLeft w:val="0"/>
      <w:marRight w:val="0"/>
      <w:marTop w:val="0"/>
      <w:marBottom w:val="0"/>
      <w:divBdr>
        <w:top w:val="none" w:sz="0" w:space="0" w:color="auto"/>
        <w:left w:val="none" w:sz="0" w:space="0" w:color="auto"/>
        <w:bottom w:val="none" w:sz="0" w:space="0" w:color="auto"/>
        <w:right w:val="none" w:sz="0" w:space="0" w:color="auto"/>
      </w:divBdr>
    </w:div>
    <w:div w:id="475418928">
      <w:bodyDiv w:val="1"/>
      <w:marLeft w:val="0"/>
      <w:marRight w:val="0"/>
      <w:marTop w:val="0"/>
      <w:marBottom w:val="0"/>
      <w:divBdr>
        <w:top w:val="none" w:sz="0" w:space="0" w:color="auto"/>
        <w:left w:val="none" w:sz="0" w:space="0" w:color="auto"/>
        <w:bottom w:val="none" w:sz="0" w:space="0" w:color="auto"/>
        <w:right w:val="none" w:sz="0" w:space="0" w:color="auto"/>
      </w:divBdr>
    </w:div>
    <w:div w:id="475611102">
      <w:bodyDiv w:val="1"/>
      <w:marLeft w:val="0"/>
      <w:marRight w:val="0"/>
      <w:marTop w:val="0"/>
      <w:marBottom w:val="0"/>
      <w:divBdr>
        <w:top w:val="none" w:sz="0" w:space="0" w:color="auto"/>
        <w:left w:val="none" w:sz="0" w:space="0" w:color="auto"/>
        <w:bottom w:val="none" w:sz="0" w:space="0" w:color="auto"/>
        <w:right w:val="none" w:sz="0" w:space="0" w:color="auto"/>
      </w:divBdr>
    </w:div>
    <w:div w:id="476924694">
      <w:bodyDiv w:val="1"/>
      <w:marLeft w:val="0"/>
      <w:marRight w:val="0"/>
      <w:marTop w:val="0"/>
      <w:marBottom w:val="0"/>
      <w:divBdr>
        <w:top w:val="none" w:sz="0" w:space="0" w:color="auto"/>
        <w:left w:val="none" w:sz="0" w:space="0" w:color="auto"/>
        <w:bottom w:val="none" w:sz="0" w:space="0" w:color="auto"/>
        <w:right w:val="none" w:sz="0" w:space="0" w:color="auto"/>
      </w:divBdr>
    </w:div>
    <w:div w:id="477574156">
      <w:bodyDiv w:val="1"/>
      <w:marLeft w:val="0"/>
      <w:marRight w:val="0"/>
      <w:marTop w:val="0"/>
      <w:marBottom w:val="0"/>
      <w:divBdr>
        <w:top w:val="none" w:sz="0" w:space="0" w:color="auto"/>
        <w:left w:val="none" w:sz="0" w:space="0" w:color="auto"/>
        <w:bottom w:val="none" w:sz="0" w:space="0" w:color="auto"/>
        <w:right w:val="none" w:sz="0" w:space="0" w:color="auto"/>
      </w:divBdr>
    </w:div>
    <w:div w:id="477890506">
      <w:bodyDiv w:val="1"/>
      <w:marLeft w:val="0"/>
      <w:marRight w:val="0"/>
      <w:marTop w:val="0"/>
      <w:marBottom w:val="0"/>
      <w:divBdr>
        <w:top w:val="none" w:sz="0" w:space="0" w:color="auto"/>
        <w:left w:val="none" w:sz="0" w:space="0" w:color="auto"/>
        <w:bottom w:val="none" w:sz="0" w:space="0" w:color="auto"/>
        <w:right w:val="none" w:sz="0" w:space="0" w:color="auto"/>
      </w:divBdr>
    </w:div>
    <w:div w:id="478424109">
      <w:bodyDiv w:val="1"/>
      <w:marLeft w:val="0"/>
      <w:marRight w:val="0"/>
      <w:marTop w:val="0"/>
      <w:marBottom w:val="0"/>
      <w:divBdr>
        <w:top w:val="none" w:sz="0" w:space="0" w:color="auto"/>
        <w:left w:val="none" w:sz="0" w:space="0" w:color="auto"/>
        <w:bottom w:val="none" w:sz="0" w:space="0" w:color="auto"/>
        <w:right w:val="none" w:sz="0" w:space="0" w:color="auto"/>
      </w:divBdr>
    </w:div>
    <w:div w:id="483132228">
      <w:bodyDiv w:val="1"/>
      <w:marLeft w:val="0"/>
      <w:marRight w:val="0"/>
      <w:marTop w:val="0"/>
      <w:marBottom w:val="0"/>
      <w:divBdr>
        <w:top w:val="none" w:sz="0" w:space="0" w:color="auto"/>
        <w:left w:val="none" w:sz="0" w:space="0" w:color="auto"/>
        <w:bottom w:val="none" w:sz="0" w:space="0" w:color="auto"/>
        <w:right w:val="none" w:sz="0" w:space="0" w:color="auto"/>
      </w:divBdr>
    </w:div>
    <w:div w:id="483594028">
      <w:bodyDiv w:val="1"/>
      <w:marLeft w:val="0"/>
      <w:marRight w:val="0"/>
      <w:marTop w:val="0"/>
      <w:marBottom w:val="0"/>
      <w:divBdr>
        <w:top w:val="none" w:sz="0" w:space="0" w:color="auto"/>
        <w:left w:val="none" w:sz="0" w:space="0" w:color="auto"/>
        <w:bottom w:val="none" w:sz="0" w:space="0" w:color="auto"/>
        <w:right w:val="none" w:sz="0" w:space="0" w:color="auto"/>
      </w:divBdr>
    </w:div>
    <w:div w:id="490799300">
      <w:bodyDiv w:val="1"/>
      <w:marLeft w:val="0"/>
      <w:marRight w:val="0"/>
      <w:marTop w:val="0"/>
      <w:marBottom w:val="0"/>
      <w:divBdr>
        <w:top w:val="none" w:sz="0" w:space="0" w:color="auto"/>
        <w:left w:val="none" w:sz="0" w:space="0" w:color="auto"/>
        <w:bottom w:val="none" w:sz="0" w:space="0" w:color="auto"/>
        <w:right w:val="none" w:sz="0" w:space="0" w:color="auto"/>
      </w:divBdr>
    </w:div>
    <w:div w:id="492599621">
      <w:bodyDiv w:val="1"/>
      <w:marLeft w:val="0"/>
      <w:marRight w:val="0"/>
      <w:marTop w:val="0"/>
      <w:marBottom w:val="0"/>
      <w:divBdr>
        <w:top w:val="none" w:sz="0" w:space="0" w:color="auto"/>
        <w:left w:val="none" w:sz="0" w:space="0" w:color="auto"/>
        <w:bottom w:val="none" w:sz="0" w:space="0" w:color="auto"/>
        <w:right w:val="none" w:sz="0" w:space="0" w:color="auto"/>
      </w:divBdr>
    </w:div>
    <w:div w:id="493569850">
      <w:bodyDiv w:val="1"/>
      <w:marLeft w:val="0"/>
      <w:marRight w:val="0"/>
      <w:marTop w:val="0"/>
      <w:marBottom w:val="0"/>
      <w:divBdr>
        <w:top w:val="none" w:sz="0" w:space="0" w:color="auto"/>
        <w:left w:val="none" w:sz="0" w:space="0" w:color="auto"/>
        <w:bottom w:val="none" w:sz="0" w:space="0" w:color="auto"/>
        <w:right w:val="none" w:sz="0" w:space="0" w:color="auto"/>
      </w:divBdr>
    </w:div>
    <w:div w:id="494801679">
      <w:bodyDiv w:val="1"/>
      <w:marLeft w:val="0"/>
      <w:marRight w:val="0"/>
      <w:marTop w:val="0"/>
      <w:marBottom w:val="0"/>
      <w:divBdr>
        <w:top w:val="none" w:sz="0" w:space="0" w:color="auto"/>
        <w:left w:val="none" w:sz="0" w:space="0" w:color="auto"/>
        <w:bottom w:val="none" w:sz="0" w:space="0" w:color="auto"/>
        <w:right w:val="none" w:sz="0" w:space="0" w:color="auto"/>
      </w:divBdr>
    </w:div>
    <w:div w:id="494805666">
      <w:bodyDiv w:val="1"/>
      <w:marLeft w:val="0"/>
      <w:marRight w:val="0"/>
      <w:marTop w:val="0"/>
      <w:marBottom w:val="0"/>
      <w:divBdr>
        <w:top w:val="none" w:sz="0" w:space="0" w:color="auto"/>
        <w:left w:val="none" w:sz="0" w:space="0" w:color="auto"/>
        <w:bottom w:val="none" w:sz="0" w:space="0" w:color="auto"/>
        <w:right w:val="none" w:sz="0" w:space="0" w:color="auto"/>
      </w:divBdr>
    </w:div>
    <w:div w:id="498233887">
      <w:bodyDiv w:val="1"/>
      <w:marLeft w:val="0"/>
      <w:marRight w:val="0"/>
      <w:marTop w:val="0"/>
      <w:marBottom w:val="0"/>
      <w:divBdr>
        <w:top w:val="none" w:sz="0" w:space="0" w:color="auto"/>
        <w:left w:val="none" w:sz="0" w:space="0" w:color="auto"/>
        <w:bottom w:val="none" w:sz="0" w:space="0" w:color="auto"/>
        <w:right w:val="none" w:sz="0" w:space="0" w:color="auto"/>
      </w:divBdr>
    </w:div>
    <w:div w:id="499351223">
      <w:bodyDiv w:val="1"/>
      <w:marLeft w:val="0"/>
      <w:marRight w:val="0"/>
      <w:marTop w:val="0"/>
      <w:marBottom w:val="0"/>
      <w:divBdr>
        <w:top w:val="none" w:sz="0" w:space="0" w:color="auto"/>
        <w:left w:val="none" w:sz="0" w:space="0" w:color="auto"/>
        <w:bottom w:val="none" w:sz="0" w:space="0" w:color="auto"/>
        <w:right w:val="none" w:sz="0" w:space="0" w:color="auto"/>
      </w:divBdr>
    </w:div>
    <w:div w:id="500126184">
      <w:bodyDiv w:val="1"/>
      <w:marLeft w:val="0"/>
      <w:marRight w:val="0"/>
      <w:marTop w:val="0"/>
      <w:marBottom w:val="0"/>
      <w:divBdr>
        <w:top w:val="none" w:sz="0" w:space="0" w:color="auto"/>
        <w:left w:val="none" w:sz="0" w:space="0" w:color="auto"/>
        <w:bottom w:val="none" w:sz="0" w:space="0" w:color="auto"/>
        <w:right w:val="none" w:sz="0" w:space="0" w:color="auto"/>
      </w:divBdr>
    </w:div>
    <w:div w:id="500780323">
      <w:bodyDiv w:val="1"/>
      <w:marLeft w:val="0"/>
      <w:marRight w:val="0"/>
      <w:marTop w:val="0"/>
      <w:marBottom w:val="0"/>
      <w:divBdr>
        <w:top w:val="none" w:sz="0" w:space="0" w:color="auto"/>
        <w:left w:val="none" w:sz="0" w:space="0" w:color="auto"/>
        <w:bottom w:val="none" w:sz="0" w:space="0" w:color="auto"/>
        <w:right w:val="none" w:sz="0" w:space="0" w:color="auto"/>
      </w:divBdr>
    </w:div>
    <w:div w:id="501824368">
      <w:bodyDiv w:val="1"/>
      <w:marLeft w:val="0"/>
      <w:marRight w:val="0"/>
      <w:marTop w:val="0"/>
      <w:marBottom w:val="0"/>
      <w:divBdr>
        <w:top w:val="none" w:sz="0" w:space="0" w:color="auto"/>
        <w:left w:val="none" w:sz="0" w:space="0" w:color="auto"/>
        <w:bottom w:val="none" w:sz="0" w:space="0" w:color="auto"/>
        <w:right w:val="none" w:sz="0" w:space="0" w:color="auto"/>
      </w:divBdr>
    </w:div>
    <w:div w:id="502746761">
      <w:bodyDiv w:val="1"/>
      <w:marLeft w:val="0"/>
      <w:marRight w:val="0"/>
      <w:marTop w:val="0"/>
      <w:marBottom w:val="0"/>
      <w:divBdr>
        <w:top w:val="none" w:sz="0" w:space="0" w:color="auto"/>
        <w:left w:val="none" w:sz="0" w:space="0" w:color="auto"/>
        <w:bottom w:val="none" w:sz="0" w:space="0" w:color="auto"/>
        <w:right w:val="none" w:sz="0" w:space="0" w:color="auto"/>
      </w:divBdr>
    </w:div>
    <w:div w:id="503788832">
      <w:bodyDiv w:val="1"/>
      <w:marLeft w:val="0"/>
      <w:marRight w:val="0"/>
      <w:marTop w:val="0"/>
      <w:marBottom w:val="0"/>
      <w:divBdr>
        <w:top w:val="none" w:sz="0" w:space="0" w:color="auto"/>
        <w:left w:val="none" w:sz="0" w:space="0" w:color="auto"/>
        <w:bottom w:val="none" w:sz="0" w:space="0" w:color="auto"/>
        <w:right w:val="none" w:sz="0" w:space="0" w:color="auto"/>
      </w:divBdr>
    </w:div>
    <w:div w:id="508956991">
      <w:bodyDiv w:val="1"/>
      <w:marLeft w:val="0"/>
      <w:marRight w:val="0"/>
      <w:marTop w:val="0"/>
      <w:marBottom w:val="0"/>
      <w:divBdr>
        <w:top w:val="none" w:sz="0" w:space="0" w:color="auto"/>
        <w:left w:val="none" w:sz="0" w:space="0" w:color="auto"/>
        <w:bottom w:val="none" w:sz="0" w:space="0" w:color="auto"/>
        <w:right w:val="none" w:sz="0" w:space="0" w:color="auto"/>
      </w:divBdr>
    </w:div>
    <w:div w:id="516383533">
      <w:bodyDiv w:val="1"/>
      <w:marLeft w:val="0"/>
      <w:marRight w:val="0"/>
      <w:marTop w:val="0"/>
      <w:marBottom w:val="0"/>
      <w:divBdr>
        <w:top w:val="none" w:sz="0" w:space="0" w:color="auto"/>
        <w:left w:val="none" w:sz="0" w:space="0" w:color="auto"/>
        <w:bottom w:val="none" w:sz="0" w:space="0" w:color="auto"/>
        <w:right w:val="none" w:sz="0" w:space="0" w:color="auto"/>
      </w:divBdr>
    </w:div>
    <w:div w:id="516695998">
      <w:bodyDiv w:val="1"/>
      <w:marLeft w:val="0"/>
      <w:marRight w:val="0"/>
      <w:marTop w:val="0"/>
      <w:marBottom w:val="0"/>
      <w:divBdr>
        <w:top w:val="none" w:sz="0" w:space="0" w:color="auto"/>
        <w:left w:val="none" w:sz="0" w:space="0" w:color="auto"/>
        <w:bottom w:val="none" w:sz="0" w:space="0" w:color="auto"/>
        <w:right w:val="none" w:sz="0" w:space="0" w:color="auto"/>
      </w:divBdr>
    </w:div>
    <w:div w:id="520704441">
      <w:bodyDiv w:val="1"/>
      <w:marLeft w:val="0"/>
      <w:marRight w:val="0"/>
      <w:marTop w:val="0"/>
      <w:marBottom w:val="0"/>
      <w:divBdr>
        <w:top w:val="none" w:sz="0" w:space="0" w:color="auto"/>
        <w:left w:val="none" w:sz="0" w:space="0" w:color="auto"/>
        <w:bottom w:val="none" w:sz="0" w:space="0" w:color="auto"/>
        <w:right w:val="none" w:sz="0" w:space="0" w:color="auto"/>
      </w:divBdr>
    </w:div>
    <w:div w:id="522322462">
      <w:bodyDiv w:val="1"/>
      <w:marLeft w:val="0"/>
      <w:marRight w:val="0"/>
      <w:marTop w:val="0"/>
      <w:marBottom w:val="0"/>
      <w:divBdr>
        <w:top w:val="none" w:sz="0" w:space="0" w:color="auto"/>
        <w:left w:val="none" w:sz="0" w:space="0" w:color="auto"/>
        <w:bottom w:val="none" w:sz="0" w:space="0" w:color="auto"/>
        <w:right w:val="none" w:sz="0" w:space="0" w:color="auto"/>
      </w:divBdr>
    </w:div>
    <w:div w:id="523592206">
      <w:bodyDiv w:val="1"/>
      <w:marLeft w:val="0"/>
      <w:marRight w:val="0"/>
      <w:marTop w:val="0"/>
      <w:marBottom w:val="0"/>
      <w:divBdr>
        <w:top w:val="none" w:sz="0" w:space="0" w:color="auto"/>
        <w:left w:val="none" w:sz="0" w:space="0" w:color="auto"/>
        <w:bottom w:val="none" w:sz="0" w:space="0" w:color="auto"/>
        <w:right w:val="none" w:sz="0" w:space="0" w:color="auto"/>
      </w:divBdr>
    </w:div>
    <w:div w:id="533157805">
      <w:bodyDiv w:val="1"/>
      <w:marLeft w:val="0"/>
      <w:marRight w:val="0"/>
      <w:marTop w:val="0"/>
      <w:marBottom w:val="0"/>
      <w:divBdr>
        <w:top w:val="none" w:sz="0" w:space="0" w:color="auto"/>
        <w:left w:val="none" w:sz="0" w:space="0" w:color="auto"/>
        <w:bottom w:val="none" w:sz="0" w:space="0" w:color="auto"/>
        <w:right w:val="none" w:sz="0" w:space="0" w:color="auto"/>
      </w:divBdr>
    </w:div>
    <w:div w:id="533424221">
      <w:bodyDiv w:val="1"/>
      <w:marLeft w:val="0"/>
      <w:marRight w:val="0"/>
      <w:marTop w:val="0"/>
      <w:marBottom w:val="0"/>
      <w:divBdr>
        <w:top w:val="none" w:sz="0" w:space="0" w:color="auto"/>
        <w:left w:val="none" w:sz="0" w:space="0" w:color="auto"/>
        <w:bottom w:val="none" w:sz="0" w:space="0" w:color="auto"/>
        <w:right w:val="none" w:sz="0" w:space="0" w:color="auto"/>
      </w:divBdr>
    </w:div>
    <w:div w:id="534732759">
      <w:bodyDiv w:val="1"/>
      <w:marLeft w:val="0"/>
      <w:marRight w:val="0"/>
      <w:marTop w:val="0"/>
      <w:marBottom w:val="0"/>
      <w:divBdr>
        <w:top w:val="none" w:sz="0" w:space="0" w:color="auto"/>
        <w:left w:val="none" w:sz="0" w:space="0" w:color="auto"/>
        <w:bottom w:val="none" w:sz="0" w:space="0" w:color="auto"/>
        <w:right w:val="none" w:sz="0" w:space="0" w:color="auto"/>
      </w:divBdr>
    </w:div>
    <w:div w:id="536164754">
      <w:bodyDiv w:val="1"/>
      <w:marLeft w:val="0"/>
      <w:marRight w:val="0"/>
      <w:marTop w:val="0"/>
      <w:marBottom w:val="0"/>
      <w:divBdr>
        <w:top w:val="none" w:sz="0" w:space="0" w:color="auto"/>
        <w:left w:val="none" w:sz="0" w:space="0" w:color="auto"/>
        <w:bottom w:val="none" w:sz="0" w:space="0" w:color="auto"/>
        <w:right w:val="none" w:sz="0" w:space="0" w:color="auto"/>
      </w:divBdr>
    </w:div>
    <w:div w:id="537475751">
      <w:bodyDiv w:val="1"/>
      <w:marLeft w:val="0"/>
      <w:marRight w:val="0"/>
      <w:marTop w:val="0"/>
      <w:marBottom w:val="0"/>
      <w:divBdr>
        <w:top w:val="none" w:sz="0" w:space="0" w:color="auto"/>
        <w:left w:val="none" w:sz="0" w:space="0" w:color="auto"/>
        <w:bottom w:val="none" w:sz="0" w:space="0" w:color="auto"/>
        <w:right w:val="none" w:sz="0" w:space="0" w:color="auto"/>
      </w:divBdr>
    </w:div>
    <w:div w:id="539518307">
      <w:bodyDiv w:val="1"/>
      <w:marLeft w:val="0"/>
      <w:marRight w:val="0"/>
      <w:marTop w:val="0"/>
      <w:marBottom w:val="0"/>
      <w:divBdr>
        <w:top w:val="none" w:sz="0" w:space="0" w:color="auto"/>
        <w:left w:val="none" w:sz="0" w:space="0" w:color="auto"/>
        <w:bottom w:val="none" w:sz="0" w:space="0" w:color="auto"/>
        <w:right w:val="none" w:sz="0" w:space="0" w:color="auto"/>
      </w:divBdr>
    </w:div>
    <w:div w:id="541479464">
      <w:bodyDiv w:val="1"/>
      <w:marLeft w:val="0"/>
      <w:marRight w:val="0"/>
      <w:marTop w:val="0"/>
      <w:marBottom w:val="0"/>
      <w:divBdr>
        <w:top w:val="none" w:sz="0" w:space="0" w:color="auto"/>
        <w:left w:val="none" w:sz="0" w:space="0" w:color="auto"/>
        <w:bottom w:val="none" w:sz="0" w:space="0" w:color="auto"/>
        <w:right w:val="none" w:sz="0" w:space="0" w:color="auto"/>
      </w:divBdr>
    </w:div>
    <w:div w:id="541866809">
      <w:bodyDiv w:val="1"/>
      <w:marLeft w:val="0"/>
      <w:marRight w:val="0"/>
      <w:marTop w:val="0"/>
      <w:marBottom w:val="0"/>
      <w:divBdr>
        <w:top w:val="none" w:sz="0" w:space="0" w:color="auto"/>
        <w:left w:val="none" w:sz="0" w:space="0" w:color="auto"/>
        <w:bottom w:val="none" w:sz="0" w:space="0" w:color="auto"/>
        <w:right w:val="none" w:sz="0" w:space="0" w:color="auto"/>
      </w:divBdr>
    </w:div>
    <w:div w:id="543257156">
      <w:bodyDiv w:val="1"/>
      <w:marLeft w:val="0"/>
      <w:marRight w:val="0"/>
      <w:marTop w:val="0"/>
      <w:marBottom w:val="0"/>
      <w:divBdr>
        <w:top w:val="none" w:sz="0" w:space="0" w:color="auto"/>
        <w:left w:val="none" w:sz="0" w:space="0" w:color="auto"/>
        <w:bottom w:val="none" w:sz="0" w:space="0" w:color="auto"/>
        <w:right w:val="none" w:sz="0" w:space="0" w:color="auto"/>
      </w:divBdr>
    </w:div>
    <w:div w:id="543324355">
      <w:bodyDiv w:val="1"/>
      <w:marLeft w:val="0"/>
      <w:marRight w:val="0"/>
      <w:marTop w:val="0"/>
      <w:marBottom w:val="0"/>
      <w:divBdr>
        <w:top w:val="none" w:sz="0" w:space="0" w:color="auto"/>
        <w:left w:val="none" w:sz="0" w:space="0" w:color="auto"/>
        <w:bottom w:val="none" w:sz="0" w:space="0" w:color="auto"/>
        <w:right w:val="none" w:sz="0" w:space="0" w:color="auto"/>
      </w:divBdr>
    </w:div>
    <w:div w:id="545063807">
      <w:bodyDiv w:val="1"/>
      <w:marLeft w:val="0"/>
      <w:marRight w:val="0"/>
      <w:marTop w:val="0"/>
      <w:marBottom w:val="0"/>
      <w:divBdr>
        <w:top w:val="none" w:sz="0" w:space="0" w:color="auto"/>
        <w:left w:val="none" w:sz="0" w:space="0" w:color="auto"/>
        <w:bottom w:val="none" w:sz="0" w:space="0" w:color="auto"/>
        <w:right w:val="none" w:sz="0" w:space="0" w:color="auto"/>
      </w:divBdr>
    </w:div>
    <w:div w:id="546071292">
      <w:bodyDiv w:val="1"/>
      <w:marLeft w:val="0"/>
      <w:marRight w:val="0"/>
      <w:marTop w:val="0"/>
      <w:marBottom w:val="0"/>
      <w:divBdr>
        <w:top w:val="none" w:sz="0" w:space="0" w:color="auto"/>
        <w:left w:val="none" w:sz="0" w:space="0" w:color="auto"/>
        <w:bottom w:val="none" w:sz="0" w:space="0" w:color="auto"/>
        <w:right w:val="none" w:sz="0" w:space="0" w:color="auto"/>
      </w:divBdr>
    </w:div>
    <w:div w:id="548037747">
      <w:bodyDiv w:val="1"/>
      <w:marLeft w:val="0"/>
      <w:marRight w:val="0"/>
      <w:marTop w:val="0"/>
      <w:marBottom w:val="0"/>
      <w:divBdr>
        <w:top w:val="none" w:sz="0" w:space="0" w:color="auto"/>
        <w:left w:val="none" w:sz="0" w:space="0" w:color="auto"/>
        <w:bottom w:val="none" w:sz="0" w:space="0" w:color="auto"/>
        <w:right w:val="none" w:sz="0" w:space="0" w:color="auto"/>
      </w:divBdr>
    </w:div>
    <w:div w:id="551044923">
      <w:bodyDiv w:val="1"/>
      <w:marLeft w:val="0"/>
      <w:marRight w:val="0"/>
      <w:marTop w:val="0"/>
      <w:marBottom w:val="0"/>
      <w:divBdr>
        <w:top w:val="none" w:sz="0" w:space="0" w:color="auto"/>
        <w:left w:val="none" w:sz="0" w:space="0" w:color="auto"/>
        <w:bottom w:val="none" w:sz="0" w:space="0" w:color="auto"/>
        <w:right w:val="none" w:sz="0" w:space="0" w:color="auto"/>
      </w:divBdr>
    </w:div>
    <w:div w:id="556431488">
      <w:bodyDiv w:val="1"/>
      <w:marLeft w:val="0"/>
      <w:marRight w:val="0"/>
      <w:marTop w:val="0"/>
      <w:marBottom w:val="0"/>
      <w:divBdr>
        <w:top w:val="none" w:sz="0" w:space="0" w:color="auto"/>
        <w:left w:val="none" w:sz="0" w:space="0" w:color="auto"/>
        <w:bottom w:val="none" w:sz="0" w:space="0" w:color="auto"/>
        <w:right w:val="none" w:sz="0" w:space="0" w:color="auto"/>
      </w:divBdr>
    </w:div>
    <w:div w:id="556865126">
      <w:bodyDiv w:val="1"/>
      <w:marLeft w:val="0"/>
      <w:marRight w:val="0"/>
      <w:marTop w:val="0"/>
      <w:marBottom w:val="0"/>
      <w:divBdr>
        <w:top w:val="none" w:sz="0" w:space="0" w:color="auto"/>
        <w:left w:val="none" w:sz="0" w:space="0" w:color="auto"/>
        <w:bottom w:val="none" w:sz="0" w:space="0" w:color="auto"/>
        <w:right w:val="none" w:sz="0" w:space="0" w:color="auto"/>
      </w:divBdr>
    </w:div>
    <w:div w:id="557673509">
      <w:bodyDiv w:val="1"/>
      <w:marLeft w:val="0"/>
      <w:marRight w:val="0"/>
      <w:marTop w:val="0"/>
      <w:marBottom w:val="0"/>
      <w:divBdr>
        <w:top w:val="none" w:sz="0" w:space="0" w:color="auto"/>
        <w:left w:val="none" w:sz="0" w:space="0" w:color="auto"/>
        <w:bottom w:val="none" w:sz="0" w:space="0" w:color="auto"/>
        <w:right w:val="none" w:sz="0" w:space="0" w:color="auto"/>
      </w:divBdr>
    </w:div>
    <w:div w:id="558789277">
      <w:bodyDiv w:val="1"/>
      <w:marLeft w:val="0"/>
      <w:marRight w:val="0"/>
      <w:marTop w:val="0"/>
      <w:marBottom w:val="0"/>
      <w:divBdr>
        <w:top w:val="none" w:sz="0" w:space="0" w:color="auto"/>
        <w:left w:val="none" w:sz="0" w:space="0" w:color="auto"/>
        <w:bottom w:val="none" w:sz="0" w:space="0" w:color="auto"/>
        <w:right w:val="none" w:sz="0" w:space="0" w:color="auto"/>
      </w:divBdr>
    </w:div>
    <w:div w:id="565533172">
      <w:bodyDiv w:val="1"/>
      <w:marLeft w:val="0"/>
      <w:marRight w:val="0"/>
      <w:marTop w:val="0"/>
      <w:marBottom w:val="0"/>
      <w:divBdr>
        <w:top w:val="none" w:sz="0" w:space="0" w:color="auto"/>
        <w:left w:val="none" w:sz="0" w:space="0" w:color="auto"/>
        <w:bottom w:val="none" w:sz="0" w:space="0" w:color="auto"/>
        <w:right w:val="none" w:sz="0" w:space="0" w:color="auto"/>
      </w:divBdr>
    </w:div>
    <w:div w:id="566570682">
      <w:bodyDiv w:val="1"/>
      <w:marLeft w:val="0"/>
      <w:marRight w:val="0"/>
      <w:marTop w:val="0"/>
      <w:marBottom w:val="0"/>
      <w:divBdr>
        <w:top w:val="none" w:sz="0" w:space="0" w:color="auto"/>
        <w:left w:val="none" w:sz="0" w:space="0" w:color="auto"/>
        <w:bottom w:val="none" w:sz="0" w:space="0" w:color="auto"/>
        <w:right w:val="none" w:sz="0" w:space="0" w:color="auto"/>
      </w:divBdr>
    </w:div>
    <w:div w:id="568225450">
      <w:bodyDiv w:val="1"/>
      <w:marLeft w:val="0"/>
      <w:marRight w:val="0"/>
      <w:marTop w:val="0"/>
      <w:marBottom w:val="0"/>
      <w:divBdr>
        <w:top w:val="none" w:sz="0" w:space="0" w:color="auto"/>
        <w:left w:val="none" w:sz="0" w:space="0" w:color="auto"/>
        <w:bottom w:val="none" w:sz="0" w:space="0" w:color="auto"/>
        <w:right w:val="none" w:sz="0" w:space="0" w:color="auto"/>
      </w:divBdr>
    </w:div>
    <w:div w:id="568461857">
      <w:bodyDiv w:val="1"/>
      <w:marLeft w:val="0"/>
      <w:marRight w:val="0"/>
      <w:marTop w:val="0"/>
      <w:marBottom w:val="0"/>
      <w:divBdr>
        <w:top w:val="none" w:sz="0" w:space="0" w:color="auto"/>
        <w:left w:val="none" w:sz="0" w:space="0" w:color="auto"/>
        <w:bottom w:val="none" w:sz="0" w:space="0" w:color="auto"/>
        <w:right w:val="none" w:sz="0" w:space="0" w:color="auto"/>
      </w:divBdr>
    </w:div>
    <w:div w:id="572275132">
      <w:bodyDiv w:val="1"/>
      <w:marLeft w:val="0"/>
      <w:marRight w:val="0"/>
      <w:marTop w:val="0"/>
      <w:marBottom w:val="0"/>
      <w:divBdr>
        <w:top w:val="none" w:sz="0" w:space="0" w:color="auto"/>
        <w:left w:val="none" w:sz="0" w:space="0" w:color="auto"/>
        <w:bottom w:val="none" w:sz="0" w:space="0" w:color="auto"/>
        <w:right w:val="none" w:sz="0" w:space="0" w:color="auto"/>
      </w:divBdr>
    </w:div>
    <w:div w:id="572930538">
      <w:bodyDiv w:val="1"/>
      <w:marLeft w:val="0"/>
      <w:marRight w:val="0"/>
      <w:marTop w:val="0"/>
      <w:marBottom w:val="0"/>
      <w:divBdr>
        <w:top w:val="none" w:sz="0" w:space="0" w:color="auto"/>
        <w:left w:val="none" w:sz="0" w:space="0" w:color="auto"/>
        <w:bottom w:val="none" w:sz="0" w:space="0" w:color="auto"/>
        <w:right w:val="none" w:sz="0" w:space="0" w:color="auto"/>
      </w:divBdr>
    </w:div>
    <w:div w:id="574899822">
      <w:bodyDiv w:val="1"/>
      <w:marLeft w:val="0"/>
      <w:marRight w:val="0"/>
      <w:marTop w:val="0"/>
      <w:marBottom w:val="0"/>
      <w:divBdr>
        <w:top w:val="none" w:sz="0" w:space="0" w:color="auto"/>
        <w:left w:val="none" w:sz="0" w:space="0" w:color="auto"/>
        <w:bottom w:val="none" w:sz="0" w:space="0" w:color="auto"/>
        <w:right w:val="none" w:sz="0" w:space="0" w:color="auto"/>
      </w:divBdr>
    </w:div>
    <w:div w:id="575481262">
      <w:bodyDiv w:val="1"/>
      <w:marLeft w:val="0"/>
      <w:marRight w:val="0"/>
      <w:marTop w:val="0"/>
      <w:marBottom w:val="0"/>
      <w:divBdr>
        <w:top w:val="none" w:sz="0" w:space="0" w:color="auto"/>
        <w:left w:val="none" w:sz="0" w:space="0" w:color="auto"/>
        <w:bottom w:val="none" w:sz="0" w:space="0" w:color="auto"/>
        <w:right w:val="none" w:sz="0" w:space="0" w:color="auto"/>
      </w:divBdr>
    </w:div>
    <w:div w:id="576288584">
      <w:bodyDiv w:val="1"/>
      <w:marLeft w:val="0"/>
      <w:marRight w:val="0"/>
      <w:marTop w:val="0"/>
      <w:marBottom w:val="0"/>
      <w:divBdr>
        <w:top w:val="none" w:sz="0" w:space="0" w:color="auto"/>
        <w:left w:val="none" w:sz="0" w:space="0" w:color="auto"/>
        <w:bottom w:val="none" w:sz="0" w:space="0" w:color="auto"/>
        <w:right w:val="none" w:sz="0" w:space="0" w:color="auto"/>
      </w:divBdr>
    </w:div>
    <w:div w:id="581793135">
      <w:bodyDiv w:val="1"/>
      <w:marLeft w:val="0"/>
      <w:marRight w:val="0"/>
      <w:marTop w:val="0"/>
      <w:marBottom w:val="0"/>
      <w:divBdr>
        <w:top w:val="none" w:sz="0" w:space="0" w:color="auto"/>
        <w:left w:val="none" w:sz="0" w:space="0" w:color="auto"/>
        <w:bottom w:val="none" w:sz="0" w:space="0" w:color="auto"/>
        <w:right w:val="none" w:sz="0" w:space="0" w:color="auto"/>
      </w:divBdr>
    </w:div>
    <w:div w:id="586303416">
      <w:bodyDiv w:val="1"/>
      <w:marLeft w:val="0"/>
      <w:marRight w:val="0"/>
      <w:marTop w:val="0"/>
      <w:marBottom w:val="0"/>
      <w:divBdr>
        <w:top w:val="none" w:sz="0" w:space="0" w:color="auto"/>
        <w:left w:val="none" w:sz="0" w:space="0" w:color="auto"/>
        <w:bottom w:val="none" w:sz="0" w:space="0" w:color="auto"/>
        <w:right w:val="none" w:sz="0" w:space="0" w:color="auto"/>
      </w:divBdr>
    </w:div>
    <w:div w:id="586811074">
      <w:bodyDiv w:val="1"/>
      <w:marLeft w:val="0"/>
      <w:marRight w:val="0"/>
      <w:marTop w:val="0"/>
      <w:marBottom w:val="0"/>
      <w:divBdr>
        <w:top w:val="none" w:sz="0" w:space="0" w:color="auto"/>
        <w:left w:val="none" w:sz="0" w:space="0" w:color="auto"/>
        <w:bottom w:val="none" w:sz="0" w:space="0" w:color="auto"/>
        <w:right w:val="none" w:sz="0" w:space="0" w:color="auto"/>
      </w:divBdr>
    </w:div>
    <w:div w:id="588080322">
      <w:bodyDiv w:val="1"/>
      <w:marLeft w:val="0"/>
      <w:marRight w:val="0"/>
      <w:marTop w:val="0"/>
      <w:marBottom w:val="0"/>
      <w:divBdr>
        <w:top w:val="none" w:sz="0" w:space="0" w:color="auto"/>
        <w:left w:val="none" w:sz="0" w:space="0" w:color="auto"/>
        <w:bottom w:val="none" w:sz="0" w:space="0" w:color="auto"/>
        <w:right w:val="none" w:sz="0" w:space="0" w:color="auto"/>
      </w:divBdr>
    </w:div>
    <w:div w:id="588587666">
      <w:bodyDiv w:val="1"/>
      <w:marLeft w:val="0"/>
      <w:marRight w:val="0"/>
      <w:marTop w:val="0"/>
      <w:marBottom w:val="0"/>
      <w:divBdr>
        <w:top w:val="none" w:sz="0" w:space="0" w:color="auto"/>
        <w:left w:val="none" w:sz="0" w:space="0" w:color="auto"/>
        <w:bottom w:val="none" w:sz="0" w:space="0" w:color="auto"/>
        <w:right w:val="none" w:sz="0" w:space="0" w:color="auto"/>
      </w:divBdr>
    </w:div>
    <w:div w:id="588735256">
      <w:bodyDiv w:val="1"/>
      <w:marLeft w:val="0"/>
      <w:marRight w:val="0"/>
      <w:marTop w:val="0"/>
      <w:marBottom w:val="0"/>
      <w:divBdr>
        <w:top w:val="none" w:sz="0" w:space="0" w:color="auto"/>
        <w:left w:val="none" w:sz="0" w:space="0" w:color="auto"/>
        <w:bottom w:val="none" w:sz="0" w:space="0" w:color="auto"/>
        <w:right w:val="none" w:sz="0" w:space="0" w:color="auto"/>
      </w:divBdr>
    </w:div>
    <w:div w:id="589974202">
      <w:bodyDiv w:val="1"/>
      <w:marLeft w:val="0"/>
      <w:marRight w:val="0"/>
      <w:marTop w:val="0"/>
      <w:marBottom w:val="0"/>
      <w:divBdr>
        <w:top w:val="none" w:sz="0" w:space="0" w:color="auto"/>
        <w:left w:val="none" w:sz="0" w:space="0" w:color="auto"/>
        <w:bottom w:val="none" w:sz="0" w:space="0" w:color="auto"/>
        <w:right w:val="none" w:sz="0" w:space="0" w:color="auto"/>
      </w:divBdr>
    </w:div>
    <w:div w:id="591856825">
      <w:bodyDiv w:val="1"/>
      <w:marLeft w:val="0"/>
      <w:marRight w:val="0"/>
      <w:marTop w:val="0"/>
      <w:marBottom w:val="0"/>
      <w:divBdr>
        <w:top w:val="none" w:sz="0" w:space="0" w:color="auto"/>
        <w:left w:val="none" w:sz="0" w:space="0" w:color="auto"/>
        <w:bottom w:val="none" w:sz="0" w:space="0" w:color="auto"/>
        <w:right w:val="none" w:sz="0" w:space="0" w:color="auto"/>
      </w:divBdr>
    </w:div>
    <w:div w:id="593711927">
      <w:bodyDiv w:val="1"/>
      <w:marLeft w:val="0"/>
      <w:marRight w:val="0"/>
      <w:marTop w:val="0"/>
      <w:marBottom w:val="0"/>
      <w:divBdr>
        <w:top w:val="none" w:sz="0" w:space="0" w:color="auto"/>
        <w:left w:val="none" w:sz="0" w:space="0" w:color="auto"/>
        <w:bottom w:val="none" w:sz="0" w:space="0" w:color="auto"/>
        <w:right w:val="none" w:sz="0" w:space="0" w:color="auto"/>
      </w:divBdr>
    </w:div>
    <w:div w:id="596332548">
      <w:bodyDiv w:val="1"/>
      <w:marLeft w:val="0"/>
      <w:marRight w:val="0"/>
      <w:marTop w:val="0"/>
      <w:marBottom w:val="0"/>
      <w:divBdr>
        <w:top w:val="none" w:sz="0" w:space="0" w:color="auto"/>
        <w:left w:val="none" w:sz="0" w:space="0" w:color="auto"/>
        <w:bottom w:val="none" w:sz="0" w:space="0" w:color="auto"/>
        <w:right w:val="none" w:sz="0" w:space="0" w:color="auto"/>
      </w:divBdr>
    </w:div>
    <w:div w:id="597056821">
      <w:bodyDiv w:val="1"/>
      <w:marLeft w:val="0"/>
      <w:marRight w:val="0"/>
      <w:marTop w:val="0"/>
      <w:marBottom w:val="0"/>
      <w:divBdr>
        <w:top w:val="none" w:sz="0" w:space="0" w:color="auto"/>
        <w:left w:val="none" w:sz="0" w:space="0" w:color="auto"/>
        <w:bottom w:val="none" w:sz="0" w:space="0" w:color="auto"/>
        <w:right w:val="none" w:sz="0" w:space="0" w:color="auto"/>
      </w:divBdr>
    </w:div>
    <w:div w:id="599025806">
      <w:bodyDiv w:val="1"/>
      <w:marLeft w:val="0"/>
      <w:marRight w:val="0"/>
      <w:marTop w:val="0"/>
      <w:marBottom w:val="0"/>
      <w:divBdr>
        <w:top w:val="none" w:sz="0" w:space="0" w:color="auto"/>
        <w:left w:val="none" w:sz="0" w:space="0" w:color="auto"/>
        <w:bottom w:val="none" w:sz="0" w:space="0" w:color="auto"/>
        <w:right w:val="none" w:sz="0" w:space="0" w:color="auto"/>
      </w:divBdr>
    </w:div>
    <w:div w:id="599678009">
      <w:bodyDiv w:val="1"/>
      <w:marLeft w:val="0"/>
      <w:marRight w:val="0"/>
      <w:marTop w:val="0"/>
      <w:marBottom w:val="0"/>
      <w:divBdr>
        <w:top w:val="none" w:sz="0" w:space="0" w:color="auto"/>
        <w:left w:val="none" w:sz="0" w:space="0" w:color="auto"/>
        <w:bottom w:val="none" w:sz="0" w:space="0" w:color="auto"/>
        <w:right w:val="none" w:sz="0" w:space="0" w:color="auto"/>
      </w:divBdr>
    </w:div>
    <w:div w:id="600651194">
      <w:bodyDiv w:val="1"/>
      <w:marLeft w:val="0"/>
      <w:marRight w:val="0"/>
      <w:marTop w:val="0"/>
      <w:marBottom w:val="0"/>
      <w:divBdr>
        <w:top w:val="none" w:sz="0" w:space="0" w:color="auto"/>
        <w:left w:val="none" w:sz="0" w:space="0" w:color="auto"/>
        <w:bottom w:val="none" w:sz="0" w:space="0" w:color="auto"/>
        <w:right w:val="none" w:sz="0" w:space="0" w:color="auto"/>
      </w:divBdr>
    </w:div>
    <w:div w:id="602225748">
      <w:bodyDiv w:val="1"/>
      <w:marLeft w:val="0"/>
      <w:marRight w:val="0"/>
      <w:marTop w:val="0"/>
      <w:marBottom w:val="0"/>
      <w:divBdr>
        <w:top w:val="none" w:sz="0" w:space="0" w:color="auto"/>
        <w:left w:val="none" w:sz="0" w:space="0" w:color="auto"/>
        <w:bottom w:val="none" w:sz="0" w:space="0" w:color="auto"/>
        <w:right w:val="none" w:sz="0" w:space="0" w:color="auto"/>
      </w:divBdr>
    </w:div>
    <w:div w:id="604505345">
      <w:bodyDiv w:val="1"/>
      <w:marLeft w:val="0"/>
      <w:marRight w:val="0"/>
      <w:marTop w:val="0"/>
      <w:marBottom w:val="0"/>
      <w:divBdr>
        <w:top w:val="none" w:sz="0" w:space="0" w:color="auto"/>
        <w:left w:val="none" w:sz="0" w:space="0" w:color="auto"/>
        <w:bottom w:val="none" w:sz="0" w:space="0" w:color="auto"/>
        <w:right w:val="none" w:sz="0" w:space="0" w:color="auto"/>
      </w:divBdr>
    </w:div>
    <w:div w:id="605695587">
      <w:bodyDiv w:val="1"/>
      <w:marLeft w:val="0"/>
      <w:marRight w:val="0"/>
      <w:marTop w:val="0"/>
      <w:marBottom w:val="0"/>
      <w:divBdr>
        <w:top w:val="none" w:sz="0" w:space="0" w:color="auto"/>
        <w:left w:val="none" w:sz="0" w:space="0" w:color="auto"/>
        <w:bottom w:val="none" w:sz="0" w:space="0" w:color="auto"/>
        <w:right w:val="none" w:sz="0" w:space="0" w:color="auto"/>
      </w:divBdr>
    </w:div>
    <w:div w:id="610088391">
      <w:bodyDiv w:val="1"/>
      <w:marLeft w:val="0"/>
      <w:marRight w:val="0"/>
      <w:marTop w:val="0"/>
      <w:marBottom w:val="0"/>
      <w:divBdr>
        <w:top w:val="none" w:sz="0" w:space="0" w:color="auto"/>
        <w:left w:val="none" w:sz="0" w:space="0" w:color="auto"/>
        <w:bottom w:val="none" w:sz="0" w:space="0" w:color="auto"/>
        <w:right w:val="none" w:sz="0" w:space="0" w:color="auto"/>
      </w:divBdr>
    </w:div>
    <w:div w:id="613485128">
      <w:bodyDiv w:val="1"/>
      <w:marLeft w:val="0"/>
      <w:marRight w:val="0"/>
      <w:marTop w:val="0"/>
      <w:marBottom w:val="0"/>
      <w:divBdr>
        <w:top w:val="none" w:sz="0" w:space="0" w:color="auto"/>
        <w:left w:val="none" w:sz="0" w:space="0" w:color="auto"/>
        <w:bottom w:val="none" w:sz="0" w:space="0" w:color="auto"/>
        <w:right w:val="none" w:sz="0" w:space="0" w:color="auto"/>
      </w:divBdr>
    </w:div>
    <w:div w:id="614992131">
      <w:bodyDiv w:val="1"/>
      <w:marLeft w:val="0"/>
      <w:marRight w:val="0"/>
      <w:marTop w:val="0"/>
      <w:marBottom w:val="0"/>
      <w:divBdr>
        <w:top w:val="none" w:sz="0" w:space="0" w:color="auto"/>
        <w:left w:val="none" w:sz="0" w:space="0" w:color="auto"/>
        <w:bottom w:val="none" w:sz="0" w:space="0" w:color="auto"/>
        <w:right w:val="none" w:sz="0" w:space="0" w:color="auto"/>
      </w:divBdr>
    </w:div>
    <w:div w:id="617882010">
      <w:bodyDiv w:val="1"/>
      <w:marLeft w:val="0"/>
      <w:marRight w:val="0"/>
      <w:marTop w:val="0"/>
      <w:marBottom w:val="0"/>
      <w:divBdr>
        <w:top w:val="none" w:sz="0" w:space="0" w:color="auto"/>
        <w:left w:val="none" w:sz="0" w:space="0" w:color="auto"/>
        <w:bottom w:val="none" w:sz="0" w:space="0" w:color="auto"/>
        <w:right w:val="none" w:sz="0" w:space="0" w:color="auto"/>
      </w:divBdr>
    </w:div>
    <w:div w:id="625504607">
      <w:bodyDiv w:val="1"/>
      <w:marLeft w:val="0"/>
      <w:marRight w:val="0"/>
      <w:marTop w:val="0"/>
      <w:marBottom w:val="0"/>
      <w:divBdr>
        <w:top w:val="none" w:sz="0" w:space="0" w:color="auto"/>
        <w:left w:val="none" w:sz="0" w:space="0" w:color="auto"/>
        <w:bottom w:val="none" w:sz="0" w:space="0" w:color="auto"/>
        <w:right w:val="none" w:sz="0" w:space="0" w:color="auto"/>
      </w:divBdr>
    </w:div>
    <w:div w:id="630020086">
      <w:bodyDiv w:val="1"/>
      <w:marLeft w:val="0"/>
      <w:marRight w:val="0"/>
      <w:marTop w:val="0"/>
      <w:marBottom w:val="0"/>
      <w:divBdr>
        <w:top w:val="none" w:sz="0" w:space="0" w:color="auto"/>
        <w:left w:val="none" w:sz="0" w:space="0" w:color="auto"/>
        <w:bottom w:val="none" w:sz="0" w:space="0" w:color="auto"/>
        <w:right w:val="none" w:sz="0" w:space="0" w:color="auto"/>
      </w:divBdr>
    </w:div>
    <w:div w:id="630399408">
      <w:bodyDiv w:val="1"/>
      <w:marLeft w:val="0"/>
      <w:marRight w:val="0"/>
      <w:marTop w:val="0"/>
      <w:marBottom w:val="0"/>
      <w:divBdr>
        <w:top w:val="none" w:sz="0" w:space="0" w:color="auto"/>
        <w:left w:val="none" w:sz="0" w:space="0" w:color="auto"/>
        <w:bottom w:val="none" w:sz="0" w:space="0" w:color="auto"/>
        <w:right w:val="none" w:sz="0" w:space="0" w:color="auto"/>
      </w:divBdr>
    </w:div>
    <w:div w:id="630597491">
      <w:bodyDiv w:val="1"/>
      <w:marLeft w:val="0"/>
      <w:marRight w:val="0"/>
      <w:marTop w:val="0"/>
      <w:marBottom w:val="0"/>
      <w:divBdr>
        <w:top w:val="none" w:sz="0" w:space="0" w:color="auto"/>
        <w:left w:val="none" w:sz="0" w:space="0" w:color="auto"/>
        <w:bottom w:val="none" w:sz="0" w:space="0" w:color="auto"/>
        <w:right w:val="none" w:sz="0" w:space="0" w:color="auto"/>
      </w:divBdr>
    </w:div>
    <w:div w:id="630719124">
      <w:bodyDiv w:val="1"/>
      <w:marLeft w:val="0"/>
      <w:marRight w:val="0"/>
      <w:marTop w:val="0"/>
      <w:marBottom w:val="0"/>
      <w:divBdr>
        <w:top w:val="none" w:sz="0" w:space="0" w:color="auto"/>
        <w:left w:val="none" w:sz="0" w:space="0" w:color="auto"/>
        <w:bottom w:val="none" w:sz="0" w:space="0" w:color="auto"/>
        <w:right w:val="none" w:sz="0" w:space="0" w:color="auto"/>
      </w:divBdr>
    </w:div>
    <w:div w:id="630941375">
      <w:bodyDiv w:val="1"/>
      <w:marLeft w:val="0"/>
      <w:marRight w:val="0"/>
      <w:marTop w:val="0"/>
      <w:marBottom w:val="0"/>
      <w:divBdr>
        <w:top w:val="none" w:sz="0" w:space="0" w:color="auto"/>
        <w:left w:val="none" w:sz="0" w:space="0" w:color="auto"/>
        <w:bottom w:val="none" w:sz="0" w:space="0" w:color="auto"/>
        <w:right w:val="none" w:sz="0" w:space="0" w:color="auto"/>
      </w:divBdr>
    </w:div>
    <w:div w:id="632560128">
      <w:bodyDiv w:val="1"/>
      <w:marLeft w:val="0"/>
      <w:marRight w:val="0"/>
      <w:marTop w:val="0"/>
      <w:marBottom w:val="0"/>
      <w:divBdr>
        <w:top w:val="none" w:sz="0" w:space="0" w:color="auto"/>
        <w:left w:val="none" w:sz="0" w:space="0" w:color="auto"/>
        <w:bottom w:val="none" w:sz="0" w:space="0" w:color="auto"/>
        <w:right w:val="none" w:sz="0" w:space="0" w:color="auto"/>
      </w:divBdr>
    </w:div>
    <w:div w:id="635452379">
      <w:bodyDiv w:val="1"/>
      <w:marLeft w:val="0"/>
      <w:marRight w:val="0"/>
      <w:marTop w:val="0"/>
      <w:marBottom w:val="0"/>
      <w:divBdr>
        <w:top w:val="none" w:sz="0" w:space="0" w:color="auto"/>
        <w:left w:val="none" w:sz="0" w:space="0" w:color="auto"/>
        <w:bottom w:val="none" w:sz="0" w:space="0" w:color="auto"/>
        <w:right w:val="none" w:sz="0" w:space="0" w:color="auto"/>
      </w:divBdr>
    </w:div>
    <w:div w:id="638850003">
      <w:bodyDiv w:val="1"/>
      <w:marLeft w:val="0"/>
      <w:marRight w:val="0"/>
      <w:marTop w:val="0"/>
      <w:marBottom w:val="0"/>
      <w:divBdr>
        <w:top w:val="none" w:sz="0" w:space="0" w:color="auto"/>
        <w:left w:val="none" w:sz="0" w:space="0" w:color="auto"/>
        <w:bottom w:val="none" w:sz="0" w:space="0" w:color="auto"/>
        <w:right w:val="none" w:sz="0" w:space="0" w:color="auto"/>
      </w:divBdr>
    </w:div>
    <w:div w:id="639457273">
      <w:bodyDiv w:val="1"/>
      <w:marLeft w:val="0"/>
      <w:marRight w:val="0"/>
      <w:marTop w:val="0"/>
      <w:marBottom w:val="0"/>
      <w:divBdr>
        <w:top w:val="none" w:sz="0" w:space="0" w:color="auto"/>
        <w:left w:val="none" w:sz="0" w:space="0" w:color="auto"/>
        <w:bottom w:val="none" w:sz="0" w:space="0" w:color="auto"/>
        <w:right w:val="none" w:sz="0" w:space="0" w:color="auto"/>
      </w:divBdr>
    </w:div>
    <w:div w:id="645204683">
      <w:bodyDiv w:val="1"/>
      <w:marLeft w:val="0"/>
      <w:marRight w:val="0"/>
      <w:marTop w:val="0"/>
      <w:marBottom w:val="0"/>
      <w:divBdr>
        <w:top w:val="none" w:sz="0" w:space="0" w:color="auto"/>
        <w:left w:val="none" w:sz="0" w:space="0" w:color="auto"/>
        <w:bottom w:val="none" w:sz="0" w:space="0" w:color="auto"/>
        <w:right w:val="none" w:sz="0" w:space="0" w:color="auto"/>
      </w:divBdr>
    </w:div>
    <w:div w:id="646278077">
      <w:bodyDiv w:val="1"/>
      <w:marLeft w:val="0"/>
      <w:marRight w:val="0"/>
      <w:marTop w:val="0"/>
      <w:marBottom w:val="0"/>
      <w:divBdr>
        <w:top w:val="none" w:sz="0" w:space="0" w:color="auto"/>
        <w:left w:val="none" w:sz="0" w:space="0" w:color="auto"/>
        <w:bottom w:val="none" w:sz="0" w:space="0" w:color="auto"/>
        <w:right w:val="none" w:sz="0" w:space="0" w:color="auto"/>
      </w:divBdr>
    </w:div>
    <w:div w:id="647520762">
      <w:bodyDiv w:val="1"/>
      <w:marLeft w:val="0"/>
      <w:marRight w:val="0"/>
      <w:marTop w:val="0"/>
      <w:marBottom w:val="0"/>
      <w:divBdr>
        <w:top w:val="none" w:sz="0" w:space="0" w:color="auto"/>
        <w:left w:val="none" w:sz="0" w:space="0" w:color="auto"/>
        <w:bottom w:val="none" w:sz="0" w:space="0" w:color="auto"/>
        <w:right w:val="none" w:sz="0" w:space="0" w:color="auto"/>
      </w:divBdr>
    </w:div>
    <w:div w:id="648946856">
      <w:bodyDiv w:val="1"/>
      <w:marLeft w:val="0"/>
      <w:marRight w:val="0"/>
      <w:marTop w:val="0"/>
      <w:marBottom w:val="0"/>
      <w:divBdr>
        <w:top w:val="none" w:sz="0" w:space="0" w:color="auto"/>
        <w:left w:val="none" w:sz="0" w:space="0" w:color="auto"/>
        <w:bottom w:val="none" w:sz="0" w:space="0" w:color="auto"/>
        <w:right w:val="none" w:sz="0" w:space="0" w:color="auto"/>
      </w:divBdr>
    </w:div>
    <w:div w:id="651834039">
      <w:bodyDiv w:val="1"/>
      <w:marLeft w:val="0"/>
      <w:marRight w:val="0"/>
      <w:marTop w:val="0"/>
      <w:marBottom w:val="0"/>
      <w:divBdr>
        <w:top w:val="none" w:sz="0" w:space="0" w:color="auto"/>
        <w:left w:val="none" w:sz="0" w:space="0" w:color="auto"/>
        <w:bottom w:val="none" w:sz="0" w:space="0" w:color="auto"/>
        <w:right w:val="none" w:sz="0" w:space="0" w:color="auto"/>
      </w:divBdr>
    </w:div>
    <w:div w:id="653028540">
      <w:bodyDiv w:val="1"/>
      <w:marLeft w:val="0"/>
      <w:marRight w:val="0"/>
      <w:marTop w:val="0"/>
      <w:marBottom w:val="0"/>
      <w:divBdr>
        <w:top w:val="none" w:sz="0" w:space="0" w:color="auto"/>
        <w:left w:val="none" w:sz="0" w:space="0" w:color="auto"/>
        <w:bottom w:val="none" w:sz="0" w:space="0" w:color="auto"/>
        <w:right w:val="none" w:sz="0" w:space="0" w:color="auto"/>
      </w:divBdr>
    </w:div>
    <w:div w:id="655231618">
      <w:bodyDiv w:val="1"/>
      <w:marLeft w:val="0"/>
      <w:marRight w:val="0"/>
      <w:marTop w:val="0"/>
      <w:marBottom w:val="0"/>
      <w:divBdr>
        <w:top w:val="none" w:sz="0" w:space="0" w:color="auto"/>
        <w:left w:val="none" w:sz="0" w:space="0" w:color="auto"/>
        <w:bottom w:val="none" w:sz="0" w:space="0" w:color="auto"/>
        <w:right w:val="none" w:sz="0" w:space="0" w:color="auto"/>
      </w:divBdr>
    </w:div>
    <w:div w:id="655959674">
      <w:bodyDiv w:val="1"/>
      <w:marLeft w:val="0"/>
      <w:marRight w:val="0"/>
      <w:marTop w:val="0"/>
      <w:marBottom w:val="0"/>
      <w:divBdr>
        <w:top w:val="none" w:sz="0" w:space="0" w:color="auto"/>
        <w:left w:val="none" w:sz="0" w:space="0" w:color="auto"/>
        <w:bottom w:val="none" w:sz="0" w:space="0" w:color="auto"/>
        <w:right w:val="none" w:sz="0" w:space="0" w:color="auto"/>
      </w:divBdr>
    </w:div>
    <w:div w:id="657150002">
      <w:bodyDiv w:val="1"/>
      <w:marLeft w:val="0"/>
      <w:marRight w:val="0"/>
      <w:marTop w:val="0"/>
      <w:marBottom w:val="0"/>
      <w:divBdr>
        <w:top w:val="none" w:sz="0" w:space="0" w:color="auto"/>
        <w:left w:val="none" w:sz="0" w:space="0" w:color="auto"/>
        <w:bottom w:val="none" w:sz="0" w:space="0" w:color="auto"/>
        <w:right w:val="none" w:sz="0" w:space="0" w:color="auto"/>
      </w:divBdr>
    </w:div>
    <w:div w:id="658268149">
      <w:bodyDiv w:val="1"/>
      <w:marLeft w:val="0"/>
      <w:marRight w:val="0"/>
      <w:marTop w:val="0"/>
      <w:marBottom w:val="0"/>
      <w:divBdr>
        <w:top w:val="none" w:sz="0" w:space="0" w:color="auto"/>
        <w:left w:val="none" w:sz="0" w:space="0" w:color="auto"/>
        <w:bottom w:val="none" w:sz="0" w:space="0" w:color="auto"/>
        <w:right w:val="none" w:sz="0" w:space="0" w:color="auto"/>
      </w:divBdr>
    </w:div>
    <w:div w:id="663171697">
      <w:bodyDiv w:val="1"/>
      <w:marLeft w:val="0"/>
      <w:marRight w:val="0"/>
      <w:marTop w:val="0"/>
      <w:marBottom w:val="0"/>
      <w:divBdr>
        <w:top w:val="none" w:sz="0" w:space="0" w:color="auto"/>
        <w:left w:val="none" w:sz="0" w:space="0" w:color="auto"/>
        <w:bottom w:val="none" w:sz="0" w:space="0" w:color="auto"/>
        <w:right w:val="none" w:sz="0" w:space="0" w:color="auto"/>
      </w:divBdr>
    </w:div>
    <w:div w:id="664361766">
      <w:bodyDiv w:val="1"/>
      <w:marLeft w:val="0"/>
      <w:marRight w:val="0"/>
      <w:marTop w:val="0"/>
      <w:marBottom w:val="0"/>
      <w:divBdr>
        <w:top w:val="none" w:sz="0" w:space="0" w:color="auto"/>
        <w:left w:val="none" w:sz="0" w:space="0" w:color="auto"/>
        <w:bottom w:val="none" w:sz="0" w:space="0" w:color="auto"/>
        <w:right w:val="none" w:sz="0" w:space="0" w:color="auto"/>
      </w:divBdr>
    </w:div>
    <w:div w:id="665322660">
      <w:bodyDiv w:val="1"/>
      <w:marLeft w:val="0"/>
      <w:marRight w:val="0"/>
      <w:marTop w:val="0"/>
      <w:marBottom w:val="0"/>
      <w:divBdr>
        <w:top w:val="none" w:sz="0" w:space="0" w:color="auto"/>
        <w:left w:val="none" w:sz="0" w:space="0" w:color="auto"/>
        <w:bottom w:val="none" w:sz="0" w:space="0" w:color="auto"/>
        <w:right w:val="none" w:sz="0" w:space="0" w:color="auto"/>
      </w:divBdr>
    </w:div>
    <w:div w:id="670372188">
      <w:bodyDiv w:val="1"/>
      <w:marLeft w:val="0"/>
      <w:marRight w:val="0"/>
      <w:marTop w:val="0"/>
      <w:marBottom w:val="0"/>
      <w:divBdr>
        <w:top w:val="none" w:sz="0" w:space="0" w:color="auto"/>
        <w:left w:val="none" w:sz="0" w:space="0" w:color="auto"/>
        <w:bottom w:val="none" w:sz="0" w:space="0" w:color="auto"/>
        <w:right w:val="none" w:sz="0" w:space="0" w:color="auto"/>
      </w:divBdr>
    </w:div>
    <w:div w:id="677394440">
      <w:bodyDiv w:val="1"/>
      <w:marLeft w:val="0"/>
      <w:marRight w:val="0"/>
      <w:marTop w:val="0"/>
      <w:marBottom w:val="0"/>
      <w:divBdr>
        <w:top w:val="none" w:sz="0" w:space="0" w:color="auto"/>
        <w:left w:val="none" w:sz="0" w:space="0" w:color="auto"/>
        <w:bottom w:val="none" w:sz="0" w:space="0" w:color="auto"/>
        <w:right w:val="none" w:sz="0" w:space="0" w:color="auto"/>
      </w:divBdr>
    </w:div>
    <w:div w:id="688915983">
      <w:bodyDiv w:val="1"/>
      <w:marLeft w:val="0"/>
      <w:marRight w:val="0"/>
      <w:marTop w:val="0"/>
      <w:marBottom w:val="0"/>
      <w:divBdr>
        <w:top w:val="none" w:sz="0" w:space="0" w:color="auto"/>
        <w:left w:val="none" w:sz="0" w:space="0" w:color="auto"/>
        <w:bottom w:val="none" w:sz="0" w:space="0" w:color="auto"/>
        <w:right w:val="none" w:sz="0" w:space="0" w:color="auto"/>
      </w:divBdr>
    </w:div>
    <w:div w:id="692652201">
      <w:bodyDiv w:val="1"/>
      <w:marLeft w:val="0"/>
      <w:marRight w:val="0"/>
      <w:marTop w:val="0"/>
      <w:marBottom w:val="0"/>
      <w:divBdr>
        <w:top w:val="none" w:sz="0" w:space="0" w:color="auto"/>
        <w:left w:val="none" w:sz="0" w:space="0" w:color="auto"/>
        <w:bottom w:val="none" w:sz="0" w:space="0" w:color="auto"/>
        <w:right w:val="none" w:sz="0" w:space="0" w:color="auto"/>
      </w:divBdr>
    </w:div>
    <w:div w:id="696927156">
      <w:bodyDiv w:val="1"/>
      <w:marLeft w:val="0"/>
      <w:marRight w:val="0"/>
      <w:marTop w:val="0"/>
      <w:marBottom w:val="0"/>
      <w:divBdr>
        <w:top w:val="none" w:sz="0" w:space="0" w:color="auto"/>
        <w:left w:val="none" w:sz="0" w:space="0" w:color="auto"/>
        <w:bottom w:val="none" w:sz="0" w:space="0" w:color="auto"/>
        <w:right w:val="none" w:sz="0" w:space="0" w:color="auto"/>
      </w:divBdr>
    </w:div>
    <w:div w:id="697924744">
      <w:bodyDiv w:val="1"/>
      <w:marLeft w:val="0"/>
      <w:marRight w:val="0"/>
      <w:marTop w:val="0"/>
      <w:marBottom w:val="0"/>
      <w:divBdr>
        <w:top w:val="none" w:sz="0" w:space="0" w:color="auto"/>
        <w:left w:val="none" w:sz="0" w:space="0" w:color="auto"/>
        <w:bottom w:val="none" w:sz="0" w:space="0" w:color="auto"/>
        <w:right w:val="none" w:sz="0" w:space="0" w:color="auto"/>
      </w:divBdr>
    </w:div>
    <w:div w:id="698166170">
      <w:bodyDiv w:val="1"/>
      <w:marLeft w:val="0"/>
      <w:marRight w:val="0"/>
      <w:marTop w:val="0"/>
      <w:marBottom w:val="0"/>
      <w:divBdr>
        <w:top w:val="none" w:sz="0" w:space="0" w:color="auto"/>
        <w:left w:val="none" w:sz="0" w:space="0" w:color="auto"/>
        <w:bottom w:val="none" w:sz="0" w:space="0" w:color="auto"/>
        <w:right w:val="none" w:sz="0" w:space="0" w:color="auto"/>
      </w:divBdr>
    </w:div>
    <w:div w:id="698312813">
      <w:bodyDiv w:val="1"/>
      <w:marLeft w:val="0"/>
      <w:marRight w:val="0"/>
      <w:marTop w:val="0"/>
      <w:marBottom w:val="0"/>
      <w:divBdr>
        <w:top w:val="none" w:sz="0" w:space="0" w:color="auto"/>
        <w:left w:val="none" w:sz="0" w:space="0" w:color="auto"/>
        <w:bottom w:val="none" w:sz="0" w:space="0" w:color="auto"/>
        <w:right w:val="none" w:sz="0" w:space="0" w:color="auto"/>
      </w:divBdr>
    </w:div>
    <w:div w:id="701829224">
      <w:bodyDiv w:val="1"/>
      <w:marLeft w:val="0"/>
      <w:marRight w:val="0"/>
      <w:marTop w:val="0"/>
      <w:marBottom w:val="0"/>
      <w:divBdr>
        <w:top w:val="none" w:sz="0" w:space="0" w:color="auto"/>
        <w:left w:val="none" w:sz="0" w:space="0" w:color="auto"/>
        <w:bottom w:val="none" w:sz="0" w:space="0" w:color="auto"/>
        <w:right w:val="none" w:sz="0" w:space="0" w:color="auto"/>
      </w:divBdr>
    </w:div>
    <w:div w:id="703363983">
      <w:bodyDiv w:val="1"/>
      <w:marLeft w:val="0"/>
      <w:marRight w:val="0"/>
      <w:marTop w:val="0"/>
      <w:marBottom w:val="0"/>
      <w:divBdr>
        <w:top w:val="none" w:sz="0" w:space="0" w:color="auto"/>
        <w:left w:val="none" w:sz="0" w:space="0" w:color="auto"/>
        <w:bottom w:val="none" w:sz="0" w:space="0" w:color="auto"/>
        <w:right w:val="none" w:sz="0" w:space="0" w:color="auto"/>
      </w:divBdr>
    </w:div>
    <w:div w:id="708607314">
      <w:bodyDiv w:val="1"/>
      <w:marLeft w:val="0"/>
      <w:marRight w:val="0"/>
      <w:marTop w:val="0"/>
      <w:marBottom w:val="0"/>
      <w:divBdr>
        <w:top w:val="none" w:sz="0" w:space="0" w:color="auto"/>
        <w:left w:val="none" w:sz="0" w:space="0" w:color="auto"/>
        <w:bottom w:val="none" w:sz="0" w:space="0" w:color="auto"/>
        <w:right w:val="none" w:sz="0" w:space="0" w:color="auto"/>
      </w:divBdr>
    </w:div>
    <w:div w:id="708728474">
      <w:bodyDiv w:val="1"/>
      <w:marLeft w:val="0"/>
      <w:marRight w:val="0"/>
      <w:marTop w:val="0"/>
      <w:marBottom w:val="0"/>
      <w:divBdr>
        <w:top w:val="none" w:sz="0" w:space="0" w:color="auto"/>
        <w:left w:val="none" w:sz="0" w:space="0" w:color="auto"/>
        <w:bottom w:val="none" w:sz="0" w:space="0" w:color="auto"/>
        <w:right w:val="none" w:sz="0" w:space="0" w:color="auto"/>
      </w:divBdr>
    </w:div>
    <w:div w:id="709040321">
      <w:bodyDiv w:val="1"/>
      <w:marLeft w:val="0"/>
      <w:marRight w:val="0"/>
      <w:marTop w:val="0"/>
      <w:marBottom w:val="0"/>
      <w:divBdr>
        <w:top w:val="none" w:sz="0" w:space="0" w:color="auto"/>
        <w:left w:val="none" w:sz="0" w:space="0" w:color="auto"/>
        <w:bottom w:val="none" w:sz="0" w:space="0" w:color="auto"/>
        <w:right w:val="none" w:sz="0" w:space="0" w:color="auto"/>
      </w:divBdr>
    </w:div>
    <w:div w:id="710033133">
      <w:bodyDiv w:val="1"/>
      <w:marLeft w:val="0"/>
      <w:marRight w:val="0"/>
      <w:marTop w:val="0"/>
      <w:marBottom w:val="0"/>
      <w:divBdr>
        <w:top w:val="none" w:sz="0" w:space="0" w:color="auto"/>
        <w:left w:val="none" w:sz="0" w:space="0" w:color="auto"/>
        <w:bottom w:val="none" w:sz="0" w:space="0" w:color="auto"/>
        <w:right w:val="none" w:sz="0" w:space="0" w:color="auto"/>
      </w:divBdr>
    </w:div>
    <w:div w:id="710109711">
      <w:bodyDiv w:val="1"/>
      <w:marLeft w:val="0"/>
      <w:marRight w:val="0"/>
      <w:marTop w:val="0"/>
      <w:marBottom w:val="0"/>
      <w:divBdr>
        <w:top w:val="none" w:sz="0" w:space="0" w:color="auto"/>
        <w:left w:val="none" w:sz="0" w:space="0" w:color="auto"/>
        <w:bottom w:val="none" w:sz="0" w:space="0" w:color="auto"/>
        <w:right w:val="none" w:sz="0" w:space="0" w:color="auto"/>
      </w:divBdr>
    </w:div>
    <w:div w:id="711735442">
      <w:bodyDiv w:val="1"/>
      <w:marLeft w:val="0"/>
      <w:marRight w:val="0"/>
      <w:marTop w:val="0"/>
      <w:marBottom w:val="0"/>
      <w:divBdr>
        <w:top w:val="none" w:sz="0" w:space="0" w:color="auto"/>
        <w:left w:val="none" w:sz="0" w:space="0" w:color="auto"/>
        <w:bottom w:val="none" w:sz="0" w:space="0" w:color="auto"/>
        <w:right w:val="none" w:sz="0" w:space="0" w:color="auto"/>
      </w:divBdr>
    </w:div>
    <w:div w:id="712123660">
      <w:bodyDiv w:val="1"/>
      <w:marLeft w:val="0"/>
      <w:marRight w:val="0"/>
      <w:marTop w:val="0"/>
      <w:marBottom w:val="0"/>
      <w:divBdr>
        <w:top w:val="none" w:sz="0" w:space="0" w:color="auto"/>
        <w:left w:val="none" w:sz="0" w:space="0" w:color="auto"/>
        <w:bottom w:val="none" w:sz="0" w:space="0" w:color="auto"/>
        <w:right w:val="none" w:sz="0" w:space="0" w:color="auto"/>
      </w:divBdr>
    </w:div>
    <w:div w:id="712998795">
      <w:bodyDiv w:val="1"/>
      <w:marLeft w:val="0"/>
      <w:marRight w:val="0"/>
      <w:marTop w:val="0"/>
      <w:marBottom w:val="0"/>
      <w:divBdr>
        <w:top w:val="none" w:sz="0" w:space="0" w:color="auto"/>
        <w:left w:val="none" w:sz="0" w:space="0" w:color="auto"/>
        <w:bottom w:val="none" w:sz="0" w:space="0" w:color="auto"/>
        <w:right w:val="none" w:sz="0" w:space="0" w:color="auto"/>
      </w:divBdr>
    </w:div>
    <w:div w:id="713770552">
      <w:bodyDiv w:val="1"/>
      <w:marLeft w:val="0"/>
      <w:marRight w:val="0"/>
      <w:marTop w:val="0"/>
      <w:marBottom w:val="0"/>
      <w:divBdr>
        <w:top w:val="none" w:sz="0" w:space="0" w:color="auto"/>
        <w:left w:val="none" w:sz="0" w:space="0" w:color="auto"/>
        <w:bottom w:val="none" w:sz="0" w:space="0" w:color="auto"/>
        <w:right w:val="none" w:sz="0" w:space="0" w:color="auto"/>
      </w:divBdr>
    </w:div>
    <w:div w:id="715079610">
      <w:bodyDiv w:val="1"/>
      <w:marLeft w:val="0"/>
      <w:marRight w:val="0"/>
      <w:marTop w:val="0"/>
      <w:marBottom w:val="0"/>
      <w:divBdr>
        <w:top w:val="none" w:sz="0" w:space="0" w:color="auto"/>
        <w:left w:val="none" w:sz="0" w:space="0" w:color="auto"/>
        <w:bottom w:val="none" w:sz="0" w:space="0" w:color="auto"/>
        <w:right w:val="none" w:sz="0" w:space="0" w:color="auto"/>
      </w:divBdr>
    </w:div>
    <w:div w:id="720249357">
      <w:bodyDiv w:val="1"/>
      <w:marLeft w:val="0"/>
      <w:marRight w:val="0"/>
      <w:marTop w:val="0"/>
      <w:marBottom w:val="0"/>
      <w:divBdr>
        <w:top w:val="none" w:sz="0" w:space="0" w:color="auto"/>
        <w:left w:val="none" w:sz="0" w:space="0" w:color="auto"/>
        <w:bottom w:val="none" w:sz="0" w:space="0" w:color="auto"/>
        <w:right w:val="none" w:sz="0" w:space="0" w:color="auto"/>
      </w:divBdr>
    </w:div>
    <w:div w:id="721294587">
      <w:bodyDiv w:val="1"/>
      <w:marLeft w:val="0"/>
      <w:marRight w:val="0"/>
      <w:marTop w:val="0"/>
      <w:marBottom w:val="0"/>
      <w:divBdr>
        <w:top w:val="none" w:sz="0" w:space="0" w:color="auto"/>
        <w:left w:val="none" w:sz="0" w:space="0" w:color="auto"/>
        <w:bottom w:val="none" w:sz="0" w:space="0" w:color="auto"/>
        <w:right w:val="none" w:sz="0" w:space="0" w:color="auto"/>
      </w:divBdr>
    </w:div>
    <w:div w:id="722752272">
      <w:bodyDiv w:val="1"/>
      <w:marLeft w:val="0"/>
      <w:marRight w:val="0"/>
      <w:marTop w:val="0"/>
      <w:marBottom w:val="0"/>
      <w:divBdr>
        <w:top w:val="none" w:sz="0" w:space="0" w:color="auto"/>
        <w:left w:val="none" w:sz="0" w:space="0" w:color="auto"/>
        <w:bottom w:val="none" w:sz="0" w:space="0" w:color="auto"/>
        <w:right w:val="none" w:sz="0" w:space="0" w:color="auto"/>
      </w:divBdr>
    </w:div>
    <w:div w:id="723213612">
      <w:bodyDiv w:val="1"/>
      <w:marLeft w:val="0"/>
      <w:marRight w:val="0"/>
      <w:marTop w:val="0"/>
      <w:marBottom w:val="0"/>
      <w:divBdr>
        <w:top w:val="none" w:sz="0" w:space="0" w:color="auto"/>
        <w:left w:val="none" w:sz="0" w:space="0" w:color="auto"/>
        <w:bottom w:val="none" w:sz="0" w:space="0" w:color="auto"/>
        <w:right w:val="none" w:sz="0" w:space="0" w:color="auto"/>
      </w:divBdr>
    </w:div>
    <w:div w:id="723530527">
      <w:bodyDiv w:val="1"/>
      <w:marLeft w:val="0"/>
      <w:marRight w:val="0"/>
      <w:marTop w:val="0"/>
      <w:marBottom w:val="0"/>
      <w:divBdr>
        <w:top w:val="none" w:sz="0" w:space="0" w:color="auto"/>
        <w:left w:val="none" w:sz="0" w:space="0" w:color="auto"/>
        <w:bottom w:val="none" w:sz="0" w:space="0" w:color="auto"/>
        <w:right w:val="none" w:sz="0" w:space="0" w:color="auto"/>
      </w:divBdr>
    </w:div>
    <w:div w:id="726105697">
      <w:bodyDiv w:val="1"/>
      <w:marLeft w:val="0"/>
      <w:marRight w:val="0"/>
      <w:marTop w:val="0"/>
      <w:marBottom w:val="0"/>
      <w:divBdr>
        <w:top w:val="none" w:sz="0" w:space="0" w:color="auto"/>
        <w:left w:val="none" w:sz="0" w:space="0" w:color="auto"/>
        <w:bottom w:val="none" w:sz="0" w:space="0" w:color="auto"/>
        <w:right w:val="none" w:sz="0" w:space="0" w:color="auto"/>
      </w:divBdr>
    </w:div>
    <w:div w:id="728455163">
      <w:bodyDiv w:val="1"/>
      <w:marLeft w:val="0"/>
      <w:marRight w:val="0"/>
      <w:marTop w:val="0"/>
      <w:marBottom w:val="0"/>
      <w:divBdr>
        <w:top w:val="none" w:sz="0" w:space="0" w:color="auto"/>
        <w:left w:val="none" w:sz="0" w:space="0" w:color="auto"/>
        <w:bottom w:val="none" w:sz="0" w:space="0" w:color="auto"/>
        <w:right w:val="none" w:sz="0" w:space="0" w:color="auto"/>
      </w:divBdr>
    </w:div>
    <w:div w:id="731851975">
      <w:bodyDiv w:val="1"/>
      <w:marLeft w:val="0"/>
      <w:marRight w:val="0"/>
      <w:marTop w:val="0"/>
      <w:marBottom w:val="0"/>
      <w:divBdr>
        <w:top w:val="none" w:sz="0" w:space="0" w:color="auto"/>
        <w:left w:val="none" w:sz="0" w:space="0" w:color="auto"/>
        <w:bottom w:val="none" w:sz="0" w:space="0" w:color="auto"/>
        <w:right w:val="none" w:sz="0" w:space="0" w:color="auto"/>
      </w:divBdr>
    </w:div>
    <w:div w:id="731931037">
      <w:bodyDiv w:val="1"/>
      <w:marLeft w:val="0"/>
      <w:marRight w:val="0"/>
      <w:marTop w:val="0"/>
      <w:marBottom w:val="0"/>
      <w:divBdr>
        <w:top w:val="none" w:sz="0" w:space="0" w:color="auto"/>
        <w:left w:val="none" w:sz="0" w:space="0" w:color="auto"/>
        <w:bottom w:val="none" w:sz="0" w:space="0" w:color="auto"/>
        <w:right w:val="none" w:sz="0" w:space="0" w:color="auto"/>
      </w:divBdr>
    </w:div>
    <w:div w:id="734014421">
      <w:bodyDiv w:val="1"/>
      <w:marLeft w:val="0"/>
      <w:marRight w:val="0"/>
      <w:marTop w:val="0"/>
      <w:marBottom w:val="0"/>
      <w:divBdr>
        <w:top w:val="none" w:sz="0" w:space="0" w:color="auto"/>
        <w:left w:val="none" w:sz="0" w:space="0" w:color="auto"/>
        <w:bottom w:val="none" w:sz="0" w:space="0" w:color="auto"/>
        <w:right w:val="none" w:sz="0" w:space="0" w:color="auto"/>
      </w:divBdr>
    </w:div>
    <w:div w:id="734553508">
      <w:bodyDiv w:val="1"/>
      <w:marLeft w:val="0"/>
      <w:marRight w:val="0"/>
      <w:marTop w:val="0"/>
      <w:marBottom w:val="0"/>
      <w:divBdr>
        <w:top w:val="none" w:sz="0" w:space="0" w:color="auto"/>
        <w:left w:val="none" w:sz="0" w:space="0" w:color="auto"/>
        <w:bottom w:val="none" w:sz="0" w:space="0" w:color="auto"/>
        <w:right w:val="none" w:sz="0" w:space="0" w:color="auto"/>
      </w:divBdr>
    </w:div>
    <w:div w:id="734818090">
      <w:bodyDiv w:val="1"/>
      <w:marLeft w:val="0"/>
      <w:marRight w:val="0"/>
      <w:marTop w:val="0"/>
      <w:marBottom w:val="0"/>
      <w:divBdr>
        <w:top w:val="none" w:sz="0" w:space="0" w:color="auto"/>
        <w:left w:val="none" w:sz="0" w:space="0" w:color="auto"/>
        <w:bottom w:val="none" w:sz="0" w:space="0" w:color="auto"/>
        <w:right w:val="none" w:sz="0" w:space="0" w:color="auto"/>
      </w:divBdr>
    </w:div>
    <w:div w:id="736132224">
      <w:bodyDiv w:val="1"/>
      <w:marLeft w:val="0"/>
      <w:marRight w:val="0"/>
      <w:marTop w:val="0"/>
      <w:marBottom w:val="0"/>
      <w:divBdr>
        <w:top w:val="none" w:sz="0" w:space="0" w:color="auto"/>
        <w:left w:val="none" w:sz="0" w:space="0" w:color="auto"/>
        <w:bottom w:val="none" w:sz="0" w:space="0" w:color="auto"/>
        <w:right w:val="none" w:sz="0" w:space="0" w:color="auto"/>
      </w:divBdr>
    </w:div>
    <w:div w:id="736904854">
      <w:bodyDiv w:val="1"/>
      <w:marLeft w:val="0"/>
      <w:marRight w:val="0"/>
      <w:marTop w:val="0"/>
      <w:marBottom w:val="0"/>
      <w:divBdr>
        <w:top w:val="none" w:sz="0" w:space="0" w:color="auto"/>
        <w:left w:val="none" w:sz="0" w:space="0" w:color="auto"/>
        <w:bottom w:val="none" w:sz="0" w:space="0" w:color="auto"/>
        <w:right w:val="none" w:sz="0" w:space="0" w:color="auto"/>
      </w:divBdr>
    </w:div>
    <w:div w:id="738477675">
      <w:bodyDiv w:val="1"/>
      <w:marLeft w:val="0"/>
      <w:marRight w:val="0"/>
      <w:marTop w:val="0"/>
      <w:marBottom w:val="0"/>
      <w:divBdr>
        <w:top w:val="none" w:sz="0" w:space="0" w:color="auto"/>
        <w:left w:val="none" w:sz="0" w:space="0" w:color="auto"/>
        <w:bottom w:val="none" w:sz="0" w:space="0" w:color="auto"/>
        <w:right w:val="none" w:sz="0" w:space="0" w:color="auto"/>
      </w:divBdr>
    </w:div>
    <w:div w:id="738482958">
      <w:bodyDiv w:val="1"/>
      <w:marLeft w:val="0"/>
      <w:marRight w:val="0"/>
      <w:marTop w:val="0"/>
      <w:marBottom w:val="0"/>
      <w:divBdr>
        <w:top w:val="none" w:sz="0" w:space="0" w:color="auto"/>
        <w:left w:val="none" w:sz="0" w:space="0" w:color="auto"/>
        <w:bottom w:val="none" w:sz="0" w:space="0" w:color="auto"/>
        <w:right w:val="none" w:sz="0" w:space="0" w:color="auto"/>
      </w:divBdr>
    </w:div>
    <w:div w:id="742532339">
      <w:bodyDiv w:val="1"/>
      <w:marLeft w:val="0"/>
      <w:marRight w:val="0"/>
      <w:marTop w:val="0"/>
      <w:marBottom w:val="0"/>
      <w:divBdr>
        <w:top w:val="none" w:sz="0" w:space="0" w:color="auto"/>
        <w:left w:val="none" w:sz="0" w:space="0" w:color="auto"/>
        <w:bottom w:val="none" w:sz="0" w:space="0" w:color="auto"/>
        <w:right w:val="none" w:sz="0" w:space="0" w:color="auto"/>
      </w:divBdr>
    </w:div>
    <w:div w:id="745952494">
      <w:bodyDiv w:val="1"/>
      <w:marLeft w:val="0"/>
      <w:marRight w:val="0"/>
      <w:marTop w:val="0"/>
      <w:marBottom w:val="0"/>
      <w:divBdr>
        <w:top w:val="none" w:sz="0" w:space="0" w:color="auto"/>
        <w:left w:val="none" w:sz="0" w:space="0" w:color="auto"/>
        <w:bottom w:val="none" w:sz="0" w:space="0" w:color="auto"/>
        <w:right w:val="none" w:sz="0" w:space="0" w:color="auto"/>
      </w:divBdr>
    </w:div>
    <w:div w:id="747187410">
      <w:bodyDiv w:val="1"/>
      <w:marLeft w:val="0"/>
      <w:marRight w:val="0"/>
      <w:marTop w:val="0"/>
      <w:marBottom w:val="0"/>
      <w:divBdr>
        <w:top w:val="none" w:sz="0" w:space="0" w:color="auto"/>
        <w:left w:val="none" w:sz="0" w:space="0" w:color="auto"/>
        <w:bottom w:val="none" w:sz="0" w:space="0" w:color="auto"/>
        <w:right w:val="none" w:sz="0" w:space="0" w:color="auto"/>
      </w:divBdr>
    </w:div>
    <w:div w:id="750541115">
      <w:bodyDiv w:val="1"/>
      <w:marLeft w:val="0"/>
      <w:marRight w:val="0"/>
      <w:marTop w:val="0"/>
      <w:marBottom w:val="0"/>
      <w:divBdr>
        <w:top w:val="none" w:sz="0" w:space="0" w:color="auto"/>
        <w:left w:val="none" w:sz="0" w:space="0" w:color="auto"/>
        <w:bottom w:val="none" w:sz="0" w:space="0" w:color="auto"/>
        <w:right w:val="none" w:sz="0" w:space="0" w:color="auto"/>
      </w:divBdr>
    </w:div>
    <w:div w:id="751853241">
      <w:bodyDiv w:val="1"/>
      <w:marLeft w:val="0"/>
      <w:marRight w:val="0"/>
      <w:marTop w:val="0"/>
      <w:marBottom w:val="0"/>
      <w:divBdr>
        <w:top w:val="none" w:sz="0" w:space="0" w:color="auto"/>
        <w:left w:val="none" w:sz="0" w:space="0" w:color="auto"/>
        <w:bottom w:val="none" w:sz="0" w:space="0" w:color="auto"/>
        <w:right w:val="none" w:sz="0" w:space="0" w:color="auto"/>
      </w:divBdr>
    </w:div>
    <w:div w:id="756168811">
      <w:bodyDiv w:val="1"/>
      <w:marLeft w:val="0"/>
      <w:marRight w:val="0"/>
      <w:marTop w:val="0"/>
      <w:marBottom w:val="0"/>
      <w:divBdr>
        <w:top w:val="none" w:sz="0" w:space="0" w:color="auto"/>
        <w:left w:val="none" w:sz="0" w:space="0" w:color="auto"/>
        <w:bottom w:val="none" w:sz="0" w:space="0" w:color="auto"/>
        <w:right w:val="none" w:sz="0" w:space="0" w:color="auto"/>
      </w:divBdr>
    </w:div>
    <w:div w:id="756756367">
      <w:bodyDiv w:val="1"/>
      <w:marLeft w:val="0"/>
      <w:marRight w:val="0"/>
      <w:marTop w:val="0"/>
      <w:marBottom w:val="0"/>
      <w:divBdr>
        <w:top w:val="none" w:sz="0" w:space="0" w:color="auto"/>
        <w:left w:val="none" w:sz="0" w:space="0" w:color="auto"/>
        <w:bottom w:val="none" w:sz="0" w:space="0" w:color="auto"/>
        <w:right w:val="none" w:sz="0" w:space="0" w:color="auto"/>
      </w:divBdr>
    </w:div>
    <w:div w:id="757989606">
      <w:bodyDiv w:val="1"/>
      <w:marLeft w:val="0"/>
      <w:marRight w:val="0"/>
      <w:marTop w:val="0"/>
      <w:marBottom w:val="0"/>
      <w:divBdr>
        <w:top w:val="none" w:sz="0" w:space="0" w:color="auto"/>
        <w:left w:val="none" w:sz="0" w:space="0" w:color="auto"/>
        <w:bottom w:val="none" w:sz="0" w:space="0" w:color="auto"/>
        <w:right w:val="none" w:sz="0" w:space="0" w:color="auto"/>
      </w:divBdr>
    </w:div>
    <w:div w:id="765345076">
      <w:bodyDiv w:val="1"/>
      <w:marLeft w:val="0"/>
      <w:marRight w:val="0"/>
      <w:marTop w:val="0"/>
      <w:marBottom w:val="0"/>
      <w:divBdr>
        <w:top w:val="none" w:sz="0" w:space="0" w:color="auto"/>
        <w:left w:val="none" w:sz="0" w:space="0" w:color="auto"/>
        <w:bottom w:val="none" w:sz="0" w:space="0" w:color="auto"/>
        <w:right w:val="none" w:sz="0" w:space="0" w:color="auto"/>
      </w:divBdr>
    </w:div>
    <w:div w:id="766268980">
      <w:bodyDiv w:val="1"/>
      <w:marLeft w:val="0"/>
      <w:marRight w:val="0"/>
      <w:marTop w:val="0"/>
      <w:marBottom w:val="0"/>
      <w:divBdr>
        <w:top w:val="none" w:sz="0" w:space="0" w:color="auto"/>
        <w:left w:val="none" w:sz="0" w:space="0" w:color="auto"/>
        <w:bottom w:val="none" w:sz="0" w:space="0" w:color="auto"/>
        <w:right w:val="none" w:sz="0" w:space="0" w:color="auto"/>
      </w:divBdr>
    </w:div>
    <w:div w:id="767506639">
      <w:bodyDiv w:val="1"/>
      <w:marLeft w:val="0"/>
      <w:marRight w:val="0"/>
      <w:marTop w:val="0"/>
      <w:marBottom w:val="0"/>
      <w:divBdr>
        <w:top w:val="none" w:sz="0" w:space="0" w:color="auto"/>
        <w:left w:val="none" w:sz="0" w:space="0" w:color="auto"/>
        <w:bottom w:val="none" w:sz="0" w:space="0" w:color="auto"/>
        <w:right w:val="none" w:sz="0" w:space="0" w:color="auto"/>
      </w:divBdr>
    </w:div>
    <w:div w:id="769156939">
      <w:bodyDiv w:val="1"/>
      <w:marLeft w:val="0"/>
      <w:marRight w:val="0"/>
      <w:marTop w:val="0"/>
      <w:marBottom w:val="0"/>
      <w:divBdr>
        <w:top w:val="none" w:sz="0" w:space="0" w:color="auto"/>
        <w:left w:val="none" w:sz="0" w:space="0" w:color="auto"/>
        <w:bottom w:val="none" w:sz="0" w:space="0" w:color="auto"/>
        <w:right w:val="none" w:sz="0" w:space="0" w:color="auto"/>
      </w:divBdr>
    </w:div>
    <w:div w:id="770005297">
      <w:bodyDiv w:val="1"/>
      <w:marLeft w:val="0"/>
      <w:marRight w:val="0"/>
      <w:marTop w:val="0"/>
      <w:marBottom w:val="0"/>
      <w:divBdr>
        <w:top w:val="none" w:sz="0" w:space="0" w:color="auto"/>
        <w:left w:val="none" w:sz="0" w:space="0" w:color="auto"/>
        <w:bottom w:val="none" w:sz="0" w:space="0" w:color="auto"/>
        <w:right w:val="none" w:sz="0" w:space="0" w:color="auto"/>
      </w:divBdr>
    </w:div>
    <w:div w:id="770320439">
      <w:bodyDiv w:val="1"/>
      <w:marLeft w:val="0"/>
      <w:marRight w:val="0"/>
      <w:marTop w:val="0"/>
      <w:marBottom w:val="0"/>
      <w:divBdr>
        <w:top w:val="none" w:sz="0" w:space="0" w:color="auto"/>
        <w:left w:val="none" w:sz="0" w:space="0" w:color="auto"/>
        <w:bottom w:val="none" w:sz="0" w:space="0" w:color="auto"/>
        <w:right w:val="none" w:sz="0" w:space="0" w:color="auto"/>
      </w:divBdr>
    </w:div>
    <w:div w:id="773131851">
      <w:bodyDiv w:val="1"/>
      <w:marLeft w:val="0"/>
      <w:marRight w:val="0"/>
      <w:marTop w:val="0"/>
      <w:marBottom w:val="0"/>
      <w:divBdr>
        <w:top w:val="none" w:sz="0" w:space="0" w:color="auto"/>
        <w:left w:val="none" w:sz="0" w:space="0" w:color="auto"/>
        <w:bottom w:val="none" w:sz="0" w:space="0" w:color="auto"/>
        <w:right w:val="none" w:sz="0" w:space="0" w:color="auto"/>
      </w:divBdr>
    </w:div>
    <w:div w:id="773328892">
      <w:bodyDiv w:val="1"/>
      <w:marLeft w:val="0"/>
      <w:marRight w:val="0"/>
      <w:marTop w:val="0"/>
      <w:marBottom w:val="0"/>
      <w:divBdr>
        <w:top w:val="none" w:sz="0" w:space="0" w:color="auto"/>
        <w:left w:val="none" w:sz="0" w:space="0" w:color="auto"/>
        <w:bottom w:val="none" w:sz="0" w:space="0" w:color="auto"/>
        <w:right w:val="none" w:sz="0" w:space="0" w:color="auto"/>
      </w:divBdr>
    </w:div>
    <w:div w:id="778062747">
      <w:bodyDiv w:val="1"/>
      <w:marLeft w:val="0"/>
      <w:marRight w:val="0"/>
      <w:marTop w:val="0"/>
      <w:marBottom w:val="0"/>
      <w:divBdr>
        <w:top w:val="none" w:sz="0" w:space="0" w:color="auto"/>
        <w:left w:val="none" w:sz="0" w:space="0" w:color="auto"/>
        <w:bottom w:val="none" w:sz="0" w:space="0" w:color="auto"/>
        <w:right w:val="none" w:sz="0" w:space="0" w:color="auto"/>
      </w:divBdr>
    </w:div>
    <w:div w:id="778186808">
      <w:bodyDiv w:val="1"/>
      <w:marLeft w:val="0"/>
      <w:marRight w:val="0"/>
      <w:marTop w:val="0"/>
      <w:marBottom w:val="0"/>
      <w:divBdr>
        <w:top w:val="none" w:sz="0" w:space="0" w:color="auto"/>
        <w:left w:val="none" w:sz="0" w:space="0" w:color="auto"/>
        <w:bottom w:val="none" w:sz="0" w:space="0" w:color="auto"/>
        <w:right w:val="none" w:sz="0" w:space="0" w:color="auto"/>
      </w:divBdr>
    </w:div>
    <w:div w:id="779684570">
      <w:bodyDiv w:val="1"/>
      <w:marLeft w:val="0"/>
      <w:marRight w:val="0"/>
      <w:marTop w:val="0"/>
      <w:marBottom w:val="0"/>
      <w:divBdr>
        <w:top w:val="none" w:sz="0" w:space="0" w:color="auto"/>
        <w:left w:val="none" w:sz="0" w:space="0" w:color="auto"/>
        <w:bottom w:val="none" w:sz="0" w:space="0" w:color="auto"/>
        <w:right w:val="none" w:sz="0" w:space="0" w:color="auto"/>
      </w:divBdr>
    </w:div>
    <w:div w:id="781190151">
      <w:bodyDiv w:val="1"/>
      <w:marLeft w:val="0"/>
      <w:marRight w:val="0"/>
      <w:marTop w:val="0"/>
      <w:marBottom w:val="0"/>
      <w:divBdr>
        <w:top w:val="none" w:sz="0" w:space="0" w:color="auto"/>
        <w:left w:val="none" w:sz="0" w:space="0" w:color="auto"/>
        <w:bottom w:val="none" w:sz="0" w:space="0" w:color="auto"/>
        <w:right w:val="none" w:sz="0" w:space="0" w:color="auto"/>
      </w:divBdr>
    </w:div>
    <w:div w:id="786852892">
      <w:bodyDiv w:val="1"/>
      <w:marLeft w:val="0"/>
      <w:marRight w:val="0"/>
      <w:marTop w:val="0"/>
      <w:marBottom w:val="0"/>
      <w:divBdr>
        <w:top w:val="none" w:sz="0" w:space="0" w:color="auto"/>
        <w:left w:val="none" w:sz="0" w:space="0" w:color="auto"/>
        <w:bottom w:val="none" w:sz="0" w:space="0" w:color="auto"/>
        <w:right w:val="none" w:sz="0" w:space="0" w:color="auto"/>
      </w:divBdr>
    </w:div>
    <w:div w:id="795372877">
      <w:bodyDiv w:val="1"/>
      <w:marLeft w:val="0"/>
      <w:marRight w:val="0"/>
      <w:marTop w:val="0"/>
      <w:marBottom w:val="0"/>
      <w:divBdr>
        <w:top w:val="none" w:sz="0" w:space="0" w:color="auto"/>
        <w:left w:val="none" w:sz="0" w:space="0" w:color="auto"/>
        <w:bottom w:val="none" w:sz="0" w:space="0" w:color="auto"/>
        <w:right w:val="none" w:sz="0" w:space="0" w:color="auto"/>
      </w:divBdr>
    </w:div>
    <w:div w:id="795411481">
      <w:bodyDiv w:val="1"/>
      <w:marLeft w:val="0"/>
      <w:marRight w:val="0"/>
      <w:marTop w:val="0"/>
      <w:marBottom w:val="0"/>
      <w:divBdr>
        <w:top w:val="none" w:sz="0" w:space="0" w:color="auto"/>
        <w:left w:val="none" w:sz="0" w:space="0" w:color="auto"/>
        <w:bottom w:val="none" w:sz="0" w:space="0" w:color="auto"/>
        <w:right w:val="none" w:sz="0" w:space="0" w:color="auto"/>
      </w:divBdr>
    </w:div>
    <w:div w:id="796610650">
      <w:bodyDiv w:val="1"/>
      <w:marLeft w:val="0"/>
      <w:marRight w:val="0"/>
      <w:marTop w:val="0"/>
      <w:marBottom w:val="0"/>
      <w:divBdr>
        <w:top w:val="none" w:sz="0" w:space="0" w:color="auto"/>
        <w:left w:val="none" w:sz="0" w:space="0" w:color="auto"/>
        <w:bottom w:val="none" w:sz="0" w:space="0" w:color="auto"/>
        <w:right w:val="none" w:sz="0" w:space="0" w:color="auto"/>
      </w:divBdr>
    </w:div>
    <w:div w:id="798719809">
      <w:bodyDiv w:val="1"/>
      <w:marLeft w:val="0"/>
      <w:marRight w:val="0"/>
      <w:marTop w:val="0"/>
      <w:marBottom w:val="0"/>
      <w:divBdr>
        <w:top w:val="none" w:sz="0" w:space="0" w:color="auto"/>
        <w:left w:val="none" w:sz="0" w:space="0" w:color="auto"/>
        <w:bottom w:val="none" w:sz="0" w:space="0" w:color="auto"/>
        <w:right w:val="none" w:sz="0" w:space="0" w:color="auto"/>
      </w:divBdr>
    </w:div>
    <w:div w:id="801580630">
      <w:bodyDiv w:val="1"/>
      <w:marLeft w:val="0"/>
      <w:marRight w:val="0"/>
      <w:marTop w:val="0"/>
      <w:marBottom w:val="0"/>
      <w:divBdr>
        <w:top w:val="none" w:sz="0" w:space="0" w:color="auto"/>
        <w:left w:val="none" w:sz="0" w:space="0" w:color="auto"/>
        <w:bottom w:val="none" w:sz="0" w:space="0" w:color="auto"/>
        <w:right w:val="none" w:sz="0" w:space="0" w:color="auto"/>
      </w:divBdr>
    </w:div>
    <w:div w:id="807549238">
      <w:bodyDiv w:val="1"/>
      <w:marLeft w:val="0"/>
      <w:marRight w:val="0"/>
      <w:marTop w:val="0"/>
      <w:marBottom w:val="0"/>
      <w:divBdr>
        <w:top w:val="none" w:sz="0" w:space="0" w:color="auto"/>
        <w:left w:val="none" w:sz="0" w:space="0" w:color="auto"/>
        <w:bottom w:val="none" w:sz="0" w:space="0" w:color="auto"/>
        <w:right w:val="none" w:sz="0" w:space="0" w:color="auto"/>
      </w:divBdr>
    </w:div>
    <w:div w:id="810947771">
      <w:bodyDiv w:val="1"/>
      <w:marLeft w:val="0"/>
      <w:marRight w:val="0"/>
      <w:marTop w:val="0"/>
      <w:marBottom w:val="0"/>
      <w:divBdr>
        <w:top w:val="none" w:sz="0" w:space="0" w:color="auto"/>
        <w:left w:val="none" w:sz="0" w:space="0" w:color="auto"/>
        <w:bottom w:val="none" w:sz="0" w:space="0" w:color="auto"/>
        <w:right w:val="none" w:sz="0" w:space="0" w:color="auto"/>
      </w:divBdr>
    </w:div>
    <w:div w:id="811600887">
      <w:bodyDiv w:val="1"/>
      <w:marLeft w:val="0"/>
      <w:marRight w:val="0"/>
      <w:marTop w:val="0"/>
      <w:marBottom w:val="0"/>
      <w:divBdr>
        <w:top w:val="none" w:sz="0" w:space="0" w:color="auto"/>
        <w:left w:val="none" w:sz="0" w:space="0" w:color="auto"/>
        <w:bottom w:val="none" w:sz="0" w:space="0" w:color="auto"/>
        <w:right w:val="none" w:sz="0" w:space="0" w:color="auto"/>
      </w:divBdr>
    </w:div>
    <w:div w:id="813257240">
      <w:bodyDiv w:val="1"/>
      <w:marLeft w:val="0"/>
      <w:marRight w:val="0"/>
      <w:marTop w:val="0"/>
      <w:marBottom w:val="0"/>
      <w:divBdr>
        <w:top w:val="none" w:sz="0" w:space="0" w:color="auto"/>
        <w:left w:val="none" w:sz="0" w:space="0" w:color="auto"/>
        <w:bottom w:val="none" w:sz="0" w:space="0" w:color="auto"/>
        <w:right w:val="none" w:sz="0" w:space="0" w:color="auto"/>
      </w:divBdr>
    </w:div>
    <w:div w:id="814838252">
      <w:bodyDiv w:val="1"/>
      <w:marLeft w:val="0"/>
      <w:marRight w:val="0"/>
      <w:marTop w:val="0"/>
      <w:marBottom w:val="0"/>
      <w:divBdr>
        <w:top w:val="none" w:sz="0" w:space="0" w:color="auto"/>
        <w:left w:val="none" w:sz="0" w:space="0" w:color="auto"/>
        <w:bottom w:val="none" w:sz="0" w:space="0" w:color="auto"/>
        <w:right w:val="none" w:sz="0" w:space="0" w:color="auto"/>
      </w:divBdr>
    </w:div>
    <w:div w:id="815418448">
      <w:bodyDiv w:val="1"/>
      <w:marLeft w:val="0"/>
      <w:marRight w:val="0"/>
      <w:marTop w:val="0"/>
      <w:marBottom w:val="0"/>
      <w:divBdr>
        <w:top w:val="none" w:sz="0" w:space="0" w:color="auto"/>
        <w:left w:val="none" w:sz="0" w:space="0" w:color="auto"/>
        <w:bottom w:val="none" w:sz="0" w:space="0" w:color="auto"/>
        <w:right w:val="none" w:sz="0" w:space="0" w:color="auto"/>
      </w:divBdr>
    </w:div>
    <w:div w:id="815756545">
      <w:bodyDiv w:val="1"/>
      <w:marLeft w:val="0"/>
      <w:marRight w:val="0"/>
      <w:marTop w:val="0"/>
      <w:marBottom w:val="0"/>
      <w:divBdr>
        <w:top w:val="none" w:sz="0" w:space="0" w:color="auto"/>
        <w:left w:val="none" w:sz="0" w:space="0" w:color="auto"/>
        <w:bottom w:val="none" w:sz="0" w:space="0" w:color="auto"/>
        <w:right w:val="none" w:sz="0" w:space="0" w:color="auto"/>
      </w:divBdr>
    </w:div>
    <w:div w:id="817503050">
      <w:bodyDiv w:val="1"/>
      <w:marLeft w:val="0"/>
      <w:marRight w:val="0"/>
      <w:marTop w:val="0"/>
      <w:marBottom w:val="0"/>
      <w:divBdr>
        <w:top w:val="none" w:sz="0" w:space="0" w:color="auto"/>
        <w:left w:val="none" w:sz="0" w:space="0" w:color="auto"/>
        <w:bottom w:val="none" w:sz="0" w:space="0" w:color="auto"/>
        <w:right w:val="none" w:sz="0" w:space="0" w:color="auto"/>
      </w:divBdr>
    </w:div>
    <w:div w:id="818889019">
      <w:bodyDiv w:val="1"/>
      <w:marLeft w:val="0"/>
      <w:marRight w:val="0"/>
      <w:marTop w:val="0"/>
      <w:marBottom w:val="0"/>
      <w:divBdr>
        <w:top w:val="none" w:sz="0" w:space="0" w:color="auto"/>
        <w:left w:val="none" w:sz="0" w:space="0" w:color="auto"/>
        <w:bottom w:val="none" w:sz="0" w:space="0" w:color="auto"/>
        <w:right w:val="none" w:sz="0" w:space="0" w:color="auto"/>
      </w:divBdr>
    </w:div>
    <w:div w:id="822042899">
      <w:bodyDiv w:val="1"/>
      <w:marLeft w:val="0"/>
      <w:marRight w:val="0"/>
      <w:marTop w:val="0"/>
      <w:marBottom w:val="0"/>
      <w:divBdr>
        <w:top w:val="none" w:sz="0" w:space="0" w:color="auto"/>
        <w:left w:val="none" w:sz="0" w:space="0" w:color="auto"/>
        <w:bottom w:val="none" w:sz="0" w:space="0" w:color="auto"/>
        <w:right w:val="none" w:sz="0" w:space="0" w:color="auto"/>
      </w:divBdr>
    </w:div>
    <w:div w:id="822815687">
      <w:bodyDiv w:val="1"/>
      <w:marLeft w:val="0"/>
      <w:marRight w:val="0"/>
      <w:marTop w:val="0"/>
      <w:marBottom w:val="0"/>
      <w:divBdr>
        <w:top w:val="none" w:sz="0" w:space="0" w:color="auto"/>
        <w:left w:val="none" w:sz="0" w:space="0" w:color="auto"/>
        <w:bottom w:val="none" w:sz="0" w:space="0" w:color="auto"/>
        <w:right w:val="none" w:sz="0" w:space="0" w:color="auto"/>
      </w:divBdr>
    </w:div>
    <w:div w:id="823936541">
      <w:bodyDiv w:val="1"/>
      <w:marLeft w:val="0"/>
      <w:marRight w:val="0"/>
      <w:marTop w:val="0"/>
      <w:marBottom w:val="0"/>
      <w:divBdr>
        <w:top w:val="none" w:sz="0" w:space="0" w:color="auto"/>
        <w:left w:val="none" w:sz="0" w:space="0" w:color="auto"/>
        <w:bottom w:val="none" w:sz="0" w:space="0" w:color="auto"/>
        <w:right w:val="none" w:sz="0" w:space="0" w:color="auto"/>
      </w:divBdr>
    </w:div>
    <w:div w:id="829708722">
      <w:bodyDiv w:val="1"/>
      <w:marLeft w:val="0"/>
      <w:marRight w:val="0"/>
      <w:marTop w:val="0"/>
      <w:marBottom w:val="0"/>
      <w:divBdr>
        <w:top w:val="none" w:sz="0" w:space="0" w:color="auto"/>
        <w:left w:val="none" w:sz="0" w:space="0" w:color="auto"/>
        <w:bottom w:val="none" w:sz="0" w:space="0" w:color="auto"/>
        <w:right w:val="none" w:sz="0" w:space="0" w:color="auto"/>
      </w:divBdr>
    </w:div>
    <w:div w:id="830825820">
      <w:bodyDiv w:val="1"/>
      <w:marLeft w:val="0"/>
      <w:marRight w:val="0"/>
      <w:marTop w:val="0"/>
      <w:marBottom w:val="0"/>
      <w:divBdr>
        <w:top w:val="none" w:sz="0" w:space="0" w:color="auto"/>
        <w:left w:val="none" w:sz="0" w:space="0" w:color="auto"/>
        <w:bottom w:val="none" w:sz="0" w:space="0" w:color="auto"/>
        <w:right w:val="none" w:sz="0" w:space="0" w:color="auto"/>
      </w:divBdr>
    </w:div>
    <w:div w:id="830877922">
      <w:bodyDiv w:val="1"/>
      <w:marLeft w:val="0"/>
      <w:marRight w:val="0"/>
      <w:marTop w:val="0"/>
      <w:marBottom w:val="0"/>
      <w:divBdr>
        <w:top w:val="none" w:sz="0" w:space="0" w:color="auto"/>
        <w:left w:val="none" w:sz="0" w:space="0" w:color="auto"/>
        <w:bottom w:val="none" w:sz="0" w:space="0" w:color="auto"/>
        <w:right w:val="none" w:sz="0" w:space="0" w:color="auto"/>
      </w:divBdr>
    </w:div>
    <w:div w:id="830948190">
      <w:bodyDiv w:val="1"/>
      <w:marLeft w:val="0"/>
      <w:marRight w:val="0"/>
      <w:marTop w:val="0"/>
      <w:marBottom w:val="0"/>
      <w:divBdr>
        <w:top w:val="none" w:sz="0" w:space="0" w:color="auto"/>
        <w:left w:val="none" w:sz="0" w:space="0" w:color="auto"/>
        <w:bottom w:val="none" w:sz="0" w:space="0" w:color="auto"/>
        <w:right w:val="none" w:sz="0" w:space="0" w:color="auto"/>
      </w:divBdr>
    </w:div>
    <w:div w:id="831259928">
      <w:bodyDiv w:val="1"/>
      <w:marLeft w:val="0"/>
      <w:marRight w:val="0"/>
      <w:marTop w:val="0"/>
      <w:marBottom w:val="0"/>
      <w:divBdr>
        <w:top w:val="none" w:sz="0" w:space="0" w:color="auto"/>
        <w:left w:val="none" w:sz="0" w:space="0" w:color="auto"/>
        <w:bottom w:val="none" w:sz="0" w:space="0" w:color="auto"/>
        <w:right w:val="none" w:sz="0" w:space="0" w:color="auto"/>
      </w:divBdr>
    </w:div>
    <w:div w:id="831915895">
      <w:bodyDiv w:val="1"/>
      <w:marLeft w:val="0"/>
      <w:marRight w:val="0"/>
      <w:marTop w:val="0"/>
      <w:marBottom w:val="0"/>
      <w:divBdr>
        <w:top w:val="none" w:sz="0" w:space="0" w:color="auto"/>
        <w:left w:val="none" w:sz="0" w:space="0" w:color="auto"/>
        <w:bottom w:val="none" w:sz="0" w:space="0" w:color="auto"/>
        <w:right w:val="none" w:sz="0" w:space="0" w:color="auto"/>
      </w:divBdr>
    </w:div>
    <w:div w:id="832185894">
      <w:bodyDiv w:val="1"/>
      <w:marLeft w:val="0"/>
      <w:marRight w:val="0"/>
      <w:marTop w:val="0"/>
      <w:marBottom w:val="0"/>
      <w:divBdr>
        <w:top w:val="none" w:sz="0" w:space="0" w:color="auto"/>
        <w:left w:val="none" w:sz="0" w:space="0" w:color="auto"/>
        <w:bottom w:val="none" w:sz="0" w:space="0" w:color="auto"/>
        <w:right w:val="none" w:sz="0" w:space="0" w:color="auto"/>
      </w:divBdr>
    </w:div>
    <w:div w:id="838665955">
      <w:bodyDiv w:val="1"/>
      <w:marLeft w:val="0"/>
      <w:marRight w:val="0"/>
      <w:marTop w:val="0"/>
      <w:marBottom w:val="0"/>
      <w:divBdr>
        <w:top w:val="none" w:sz="0" w:space="0" w:color="auto"/>
        <w:left w:val="none" w:sz="0" w:space="0" w:color="auto"/>
        <w:bottom w:val="none" w:sz="0" w:space="0" w:color="auto"/>
        <w:right w:val="none" w:sz="0" w:space="0" w:color="auto"/>
      </w:divBdr>
    </w:div>
    <w:div w:id="839080079">
      <w:bodyDiv w:val="1"/>
      <w:marLeft w:val="0"/>
      <w:marRight w:val="0"/>
      <w:marTop w:val="0"/>
      <w:marBottom w:val="0"/>
      <w:divBdr>
        <w:top w:val="none" w:sz="0" w:space="0" w:color="auto"/>
        <w:left w:val="none" w:sz="0" w:space="0" w:color="auto"/>
        <w:bottom w:val="none" w:sz="0" w:space="0" w:color="auto"/>
        <w:right w:val="none" w:sz="0" w:space="0" w:color="auto"/>
      </w:divBdr>
    </w:div>
    <w:div w:id="844824747">
      <w:bodyDiv w:val="1"/>
      <w:marLeft w:val="0"/>
      <w:marRight w:val="0"/>
      <w:marTop w:val="0"/>
      <w:marBottom w:val="0"/>
      <w:divBdr>
        <w:top w:val="none" w:sz="0" w:space="0" w:color="auto"/>
        <w:left w:val="none" w:sz="0" w:space="0" w:color="auto"/>
        <w:bottom w:val="none" w:sz="0" w:space="0" w:color="auto"/>
        <w:right w:val="none" w:sz="0" w:space="0" w:color="auto"/>
      </w:divBdr>
    </w:div>
    <w:div w:id="848758885">
      <w:bodyDiv w:val="1"/>
      <w:marLeft w:val="0"/>
      <w:marRight w:val="0"/>
      <w:marTop w:val="0"/>
      <w:marBottom w:val="0"/>
      <w:divBdr>
        <w:top w:val="none" w:sz="0" w:space="0" w:color="auto"/>
        <w:left w:val="none" w:sz="0" w:space="0" w:color="auto"/>
        <w:bottom w:val="none" w:sz="0" w:space="0" w:color="auto"/>
        <w:right w:val="none" w:sz="0" w:space="0" w:color="auto"/>
      </w:divBdr>
    </w:div>
    <w:div w:id="852183260">
      <w:bodyDiv w:val="1"/>
      <w:marLeft w:val="0"/>
      <w:marRight w:val="0"/>
      <w:marTop w:val="0"/>
      <w:marBottom w:val="0"/>
      <w:divBdr>
        <w:top w:val="none" w:sz="0" w:space="0" w:color="auto"/>
        <w:left w:val="none" w:sz="0" w:space="0" w:color="auto"/>
        <w:bottom w:val="none" w:sz="0" w:space="0" w:color="auto"/>
        <w:right w:val="none" w:sz="0" w:space="0" w:color="auto"/>
      </w:divBdr>
    </w:div>
    <w:div w:id="853810680">
      <w:bodyDiv w:val="1"/>
      <w:marLeft w:val="0"/>
      <w:marRight w:val="0"/>
      <w:marTop w:val="0"/>
      <w:marBottom w:val="0"/>
      <w:divBdr>
        <w:top w:val="none" w:sz="0" w:space="0" w:color="auto"/>
        <w:left w:val="none" w:sz="0" w:space="0" w:color="auto"/>
        <w:bottom w:val="none" w:sz="0" w:space="0" w:color="auto"/>
        <w:right w:val="none" w:sz="0" w:space="0" w:color="auto"/>
      </w:divBdr>
    </w:div>
    <w:div w:id="855919547">
      <w:bodyDiv w:val="1"/>
      <w:marLeft w:val="0"/>
      <w:marRight w:val="0"/>
      <w:marTop w:val="0"/>
      <w:marBottom w:val="0"/>
      <w:divBdr>
        <w:top w:val="none" w:sz="0" w:space="0" w:color="auto"/>
        <w:left w:val="none" w:sz="0" w:space="0" w:color="auto"/>
        <w:bottom w:val="none" w:sz="0" w:space="0" w:color="auto"/>
        <w:right w:val="none" w:sz="0" w:space="0" w:color="auto"/>
      </w:divBdr>
    </w:div>
    <w:div w:id="861434804">
      <w:bodyDiv w:val="1"/>
      <w:marLeft w:val="0"/>
      <w:marRight w:val="0"/>
      <w:marTop w:val="0"/>
      <w:marBottom w:val="0"/>
      <w:divBdr>
        <w:top w:val="none" w:sz="0" w:space="0" w:color="auto"/>
        <w:left w:val="none" w:sz="0" w:space="0" w:color="auto"/>
        <w:bottom w:val="none" w:sz="0" w:space="0" w:color="auto"/>
        <w:right w:val="none" w:sz="0" w:space="0" w:color="auto"/>
      </w:divBdr>
    </w:div>
    <w:div w:id="861825154">
      <w:bodyDiv w:val="1"/>
      <w:marLeft w:val="0"/>
      <w:marRight w:val="0"/>
      <w:marTop w:val="0"/>
      <w:marBottom w:val="0"/>
      <w:divBdr>
        <w:top w:val="none" w:sz="0" w:space="0" w:color="auto"/>
        <w:left w:val="none" w:sz="0" w:space="0" w:color="auto"/>
        <w:bottom w:val="none" w:sz="0" w:space="0" w:color="auto"/>
        <w:right w:val="none" w:sz="0" w:space="0" w:color="auto"/>
      </w:divBdr>
    </w:div>
    <w:div w:id="862936356">
      <w:bodyDiv w:val="1"/>
      <w:marLeft w:val="0"/>
      <w:marRight w:val="0"/>
      <w:marTop w:val="0"/>
      <w:marBottom w:val="0"/>
      <w:divBdr>
        <w:top w:val="none" w:sz="0" w:space="0" w:color="auto"/>
        <w:left w:val="none" w:sz="0" w:space="0" w:color="auto"/>
        <w:bottom w:val="none" w:sz="0" w:space="0" w:color="auto"/>
        <w:right w:val="none" w:sz="0" w:space="0" w:color="auto"/>
      </w:divBdr>
    </w:div>
    <w:div w:id="863127742">
      <w:bodyDiv w:val="1"/>
      <w:marLeft w:val="0"/>
      <w:marRight w:val="0"/>
      <w:marTop w:val="0"/>
      <w:marBottom w:val="0"/>
      <w:divBdr>
        <w:top w:val="none" w:sz="0" w:space="0" w:color="auto"/>
        <w:left w:val="none" w:sz="0" w:space="0" w:color="auto"/>
        <w:bottom w:val="none" w:sz="0" w:space="0" w:color="auto"/>
        <w:right w:val="none" w:sz="0" w:space="0" w:color="auto"/>
      </w:divBdr>
    </w:div>
    <w:div w:id="864101077">
      <w:bodyDiv w:val="1"/>
      <w:marLeft w:val="0"/>
      <w:marRight w:val="0"/>
      <w:marTop w:val="0"/>
      <w:marBottom w:val="0"/>
      <w:divBdr>
        <w:top w:val="none" w:sz="0" w:space="0" w:color="auto"/>
        <w:left w:val="none" w:sz="0" w:space="0" w:color="auto"/>
        <w:bottom w:val="none" w:sz="0" w:space="0" w:color="auto"/>
        <w:right w:val="none" w:sz="0" w:space="0" w:color="auto"/>
      </w:divBdr>
    </w:div>
    <w:div w:id="865557043">
      <w:bodyDiv w:val="1"/>
      <w:marLeft w:val="0"/>
      <w:marRight w:val="0"/>
      <w:marTop w:val="0"/>
      <w:marBottom w:val="0"/>
      <w:divBdr>
        <w:top w:val="none" w:sz="0" w:space="0" w:color="auto"/>
        <w:left w:val="none" w:sz="0" w:space="0" w:color="auto"/>
        <w:bottom w:val="none" w:sz="0" w:space="0" w:color="auto"/>
        <w:right w:val="none" w:sz="0" w:space="0" w:color="auto"/>
      </w:divBdr>
    </w:div>
    <w:div w:id="866870136">
      <w:bodyDiv w:val="1"/>
      <w:marLeft w:val="0"/>
      <w:marRight w:val="0"/>
      <w:marTop w:val="0"/>
      <w:marBottom w:val="0"/>
      <w:divBdr>
        <w:top w:val="none" w:sz="0" w:space="0" w:color="auto"/>
        <w:left w:val="none" w:sz="0" w:space="0" w:color="auto"/>
        <w:bottom w:val="none" w:sz="0" w:space="0" w:color="auto"/>
        <w:right w:val="none" w:sz="0" w:space="0" w:color="auto"/>
      </w:divBdr>
    </w:div>
    <w:div w:id="870147279">
      <w:bodyDiv w:val="1"/>
      <w:marLeft w:val="0"/>
      <w:marRight w:val="0"/>
      <w:marTop w:val="0"/>
      <w:marBottom w:val="0"/>
      <w:divBdr>
        <w:top w:val="none" w:sz="0" w:space="0" w:color="auto"/>
        <w:left w:val="none" w:sz="0" w:space="0" w:color="auto"/>
        <w:bottom w:val="none" w:sz="0" w:space="0" w:color="auto"/>
        <w:right w:val="none" w:sz="0" w:space="0" w:color="auto"/>
      </w:divBdr>
    </w:div>
    <w:div w:id="871959807">
      <w:bodyDiv w:val="1"/>
      <w:marLeft w:val="0"/>
      <w:marRight w:val="0"/>
      <w:marTop w:val="0"/>
      <w:marBottom w:val="0"/>
      <w:divBdr>
        <w:top w:val="none" w:sz="0" w:space="0" w:color="auto"/>
        <w:left w:val="none" w:sz="0" w:space="0" w:color="auto"/>
        <w:bottom w:val="none" w:sz="0" w:space="0" w:color="auto"/>
        <w:right w:val="none" w:sz="0" w:space="0" w:color="auto"/>
      </w:divBdr>
    </w:div>
    <w:div w:id="872234438">
      <w:bodyDiv w:val="1"/>
      <w:marLeft w:val="0"/>
      <w:marRight w:val="0"/>
      <w:marTop w:val="0"/>
      <w:marBottom w:val="0"/>
      <w:divBdr>
        <w:top w:val="none" w:sz="0" w:space="0" w:color="auto"/>
        <w:left w:val="none" w:sz="0" w:space="0" w:color="auto"/>
        <w:bottom w:val="none" w:sz="0" w:space="0" w:color="auto"/>
        <w:right w:val="none" w:sz="0" w:space="0" w:color="auto"/>
      </w:divBdr>
    </w:div>
    <w:div w:id="873153253">
      <w:bodyDiv w:val="1"/>
      <w:marLeft w:val="0"/>
      <w:marRight w:val="0"/>
      <w:marTop w:val="0"/>
      <w:marBottom w:val="0"/>
      <w:divBdr>
        <w:top w:val="none" w:sz="0" w:space="0" w:color="auto"/>
        <w:left w:val="none" w:sz="0" w:space="0" w:color="auto"/>
        <w:bottom w:val="none" w:sz="0" w:space="0" w:color="auto"/>
        <w:right w:val="none" w:sz="0" w:space="0" w:color="auto"/>
      </w:divBdr>
    </w:div>
    <w:div w:id="875973264">
      <w:bodyDiv w:val="1"/>
      <w:marLeft w:val="0"/>
      <w:marRight w:val="0"/>
      <w:marTop w:val="0"/>
      <w:marBottom w:val="0"/>
      <w:divBdr>
        <w:top w:val="none" w:sz="0" w:space="0" w:color="auto"/>
        <w:left w:val="none" w:sz="0" w:space="0" w:color="auto"/>
        <w:bottom w:val="none" w:sz="0" w:space="0" w:color="auto"/>
        <w:right w:val="none" w:sz="0" w:space="0" w:color="auto"/>
      </w:divBdr>
    </w:div>
    <w:div w:id="878081465">
      <w:bodyDiv w:val="1"/>
      <w:marLeft w:val="0"/>
      <w:marRight w:val="0"/>
      <w:marTop w:val="0"/>
      <w:marBottom w:val="0"/>
      <w:divBdr>
        <w:top w:val="none" w:sz="0" w:space="0" w:color="auto"/>
        <w:left w:val="none" w:sz="0" w:space="0" w:color="auto"/>
        <w:bottom w:val="none" w:sz="0" w:space="0" w:color="auto"/>
        <w:right w:val="none" w:sz="0" w:space="0" w:color="auto"/>
      </w:divBdr>
    </w:div>
    <w:div w:id="878476550">
      <w:bodyDiv w:val="1"/>
      <w:marLeft w:val="0"/>
      <w:marRight w:val="0"/>
      <w:marTop w:val="0"/>
      <w:marBottom w:val="0"/>
      <w:divBdr>
        <w:top w:val="none" w:sz="0" w:space="0" w:color="auto"/>
        <w:left w:val="none" w:sz="0" w:space="0" w:color="auto"/>
        <w:bottom w:val="none" w:sz="0" w:space="0" w:color="auto"/>
        <w:right w:val="none" w:sz="0" w:space="0" w:color="auto"/>
      </w:divBdr>
    </w:div>
    <w:div w:id="881789014">
      <w:bodyDiv w:val="1"/>
      <w:marLeft w:val="0"/>
      <w:marRight w:val="0"/>
      <w:marTop w:val="0"/>
      <w:marBottom w:val="0"/>
      <w:divBdr>
        <w:top w:val="none" w:sz="0" w:space="0" w:color="auto"/>
        <w:left w:val="none" w:sz="0" w:space="0" w:color="auto"/>
        <w:bottom w:val="none" w:sz="0" w:space="0" w:color="auto"/>
        <w:right w:val="none" w:sz="0" w:space="0" w:color="auto"/>
      </w:divBdr>
    </w:div>
    <w:div w:id="881987808">
      <w:bodyDiv w:val="1"/>
      <w:marLeft w:val="0"/>
      <w:marRight w:val="0"/>
      <w:marTop w:val="0"/>
      <w:marBottom w:val="0"/>
      <w:divBdr>
        <w:top w:val="none" w:sz="0" w:space="0" w:color="auto"/>
        <w:left w:val="none" w:sz="0" w:space="0" w:color="auto"/>
        <w:bottom w:val="none" w:sz="0" w:space="0" w:color="auto"/>
        <w:right w:val="none" w:sz="0" w:space="0" w:color="auto"/>
      </w:divBdr>
    </w:div>
    <w:div w:id="883374785">
      <w:bodyDiv w:val="1"/>
      <w:marLeft w:val="0"/>
      <w:marRight w:val="0"/>
      <w:marTop w:val="0"/>
      <w:marBottom w:val="0"/>
      <w:divBdr>
        <w:top w:val="none" w:sz="0" w:space="0" w:color="auto"/>
        <w:left w:val="none" w:sz="0" w:space="0" w:color="auto"/>
        <w:bottom w:val="none" w:sz="0" w:space="0" w:color="auto"/>
        <w:right w:val="none" w:sz="0" w:space="0" w:color="auto"/>
      </w:divBdr>
    </w:div>
    <w:div w:id="884562352">
      <w:bodyDiv w:val="1"/>
      <w:marLeft w:val="0"/>
      <w:marRight w:val="0"/>
      <w:marTop w:val="0"/>
      <w:marBottom w:val="0"/>
      <w:divBdr>
        <w:top w:val="none" w:sz="0" w:space="0" w:color="auto"/>
        <w:left w:val="none" w:sz="0" w:space="0" w:color="auto"/>
        <w:bottom w:val="none" w:sz="0" w:space="0" w:color="auto"/>
        <w:right w:val="none" w:sz="0" w:space="0" w:color="auto"/>
      </w:divBdr>
    </w:div>
    <w:div w:id="887957169">
      <w:bodyDiv w:val="1"/>
      <w:marLeft w:val="0"/>
      <w:marRight w:val="0"/>
      <w:marTop w:val="0"/>
      <w:marBottom w:val="0"/>
      <w:divBdr>
        <w:top w:val="none" w:sz="0" w:space="0" w:color="auto"/>
        <w:left w:val="none" w:sz="0" w:space="0" w:color="auto"/>
        <w:bottom w:val="none" w:sz="0" w:space="0" w:color="auto"/>
        <w:right w:val="none" w:sz="0" w:space="0" w:color="auto"/>
      </w:divBdr>
    </w:div>
    <w:div w:id="903755776">
      <w:bodyDiv w:val="1"/>
      <w:marLeft w:val="0"/>
      <w:marRight w:val="0"/>
      <w:marTop w:val="0"/>
      <w:marBottom w:val="0"/>
      <w:divBdr>
        <w:top w:val="none" w:sz="0" w:space="0" w:color="auto"/>
        <w:left w:val="none" w:sz="0" w:space="0" w:color="auto"/>
        <w:bottom w:val="none" w:sz="0" w:space="0" w:color="auto"/>
        <w:right w:val="none" w:sz="0" w:space="0" w:color="auto"/>
      </w:divBdr>
    </w:div>
    <w:div w:id="906495429">
      <w:bodyDiv w:val="1"/>
      <w:marLeft w:val="0"/>
      <w:marRight w:val="0"/>
      <w:marTop w:val="0"/>
      <w:marBottom w:val="0"/>
      <w:divBdr>
        <w:top w:val="none" w:sz="0" w:space="0" w:color="auto"/>
        <w:left w:val="none" w:sz="0" w:space="0" w:color="auto"/>
        <w:bottom w:val="none" w:sz="0" w:space="0" w:color="auto"/>
        <w:right w:val="none" w:sz="0" w:space="0" w:color="auto"/>
      </w:divBdr>
    </w:div>
    <w:div w:id="909578975">
      <w:bodyDiv w:val="1"/>
      <w:marLeft w:val="0"/>
      <w:marRight w:val="0"/>
      <w:marTop w:val="0"/>
      <w:marBottom w:val="0"/>
      <w:divBdr>
        <w:top w:val="none" w:sz="0" w:space="0" w:color="auto"/>
        <w:left w:val="none" w:sz="0" w:space="0" w:color="auto"/>
        <w:bottom w:val="none" w:sz="0" w:space="0" w:color="auto"/>
        <w:right w:val="none" w:sz="0" w:space="0" w:color="auto"/>
      </w:divBdr>
    </w:div>
    <w:div w:id="912200994">
      <w:bodyDiv w:val="1"/>
      <w:marLeft w:val="0"/>
      <w:marRight w:val="0"/>
      <w:marTop w:val="0"/>
      <w:marBottom w:val="0"/>
      <w:divBdr>
        <w:top w:val="none" w:sz="0" w:space="0" w:color="auto"/>
        <w:left w:val="none" w:sz="0" w:space="0" w:color="auto"/>
        <w:bottom w:val="none" w:sz="0" w:space="0" w:color="auto"/>
        <w:right w:val="none" w:sz="0" w:space="0" w:color="auto"/>
      </w:divBdr>
    </w:div>
    <w:div w:id="913971786">
      <w:bodyDiv w:val="1"/>
      <w:marLeft w:val="0"/>
      <w:marRight w:val="0"/>
      <w:marTop w:val="0"/>
      <w:marBottom w:val="0"/>
      <w:divBdr>
        <w:top w:val="none" w:sz="0" w:space="0" w:color="auto"/>
        <w:left w:val="none" w:sz="0" w:space="0" w:color="auto"/>
        <w:bottom w:val="none" w:sz="0" w:space="0" w:color="auto"/>
        <w:right w:val="none" w:sz="0" w:space="0" w:color="auto"/>
      </w:divBdr>
    </w:div>
    <w:div w:id="914558246">
      <w:bodyDiv w:val="1"/>
      <w:marLeft w:val="0"/>
      <w:marRight w:val="0"/>
      <w:marTop w:val="0"/>
      <w:marBottom w:val="0"/>
      <w:divBdr>
        <w:top w:val="none" w:sz="0" w:space="0" w:color="auto"/>
        <w:left w:val="none" w:sz="0" w:space="0" w:color="auto"/>
        <w:bottom w:val="none" w:sz="0" w:space="0" w:color="auto"/>
        <w:right w:val="none" w:sz="0" w:space="0" w:color="auto"/>
      </w:divBdr>
    </w:div>
    <w:div w:id="916094449">
      <w:bodyDiv w:val="1"/>
      <w:marLeft w:val="0"/>
      <w:marRight w:val="0"/>
      <w:marTop w:val="0"/>
      <w:marBottom w:val="0"/>
      <w:divBdr>
        <w:top w:val="none" w:sz="0" w:space="0" w:color="auto"/>
        <w:left w:val="none" w:sz="0" w:space="0" w:color="auto"/>
        <w:bottom w:val="none" w:sz="0" w:space="0" w:color="auto"/>
        <w:right w:val="none" w:sz="0" w:space="0" w:color="auto"/>
      </w:divBdr>
    </w:div>
    <w:div w:id="925990865">
      <w:bodyDiv w:val="1"/>
      <w:marLeft w:val="0"/>
      <w:marRight w:val="0"/>
      <w:marTop w:val="0"/>
      <w:marBottom w:val="0"/>
      <w:divBdr>
        <w:top w:val="none" w:sz="0" w:space="0" w:color="auto"/>
        <w:left w:val="none" w:sz="0" w:space="0" w:color="auto"/>
        <w:bottom w:val="none" w:sz="0" w:space="0" w:color="auto"/>
        <w:right w:val="none" w:sz="0" w:space="0" w:color="auto"/>
      </w:divBdr>
    </w:div>
    <w:div w:id="931282002">
      <w:bodyDiv w:val="1"/>
      <w:marLeft w:val="0"/>
      <w:marRight w:val="0"/>
      <w:marTop w:val="0"/>
      <w:marBottom w:val="0"/>
      <w:divBdr>
        <w:top w:val="none" w:sz="0" w:space="0" w:color="auto"/>
        <w:left w:val="none" w:sz="0" w:space="0" w:color="auto"/>
        <w:bottom w:val="none" w:sz="0" w:space="0" w:color="auto"/>
        <w:right w:val="none" w:sz="0" w:space="0" w:color="auto"/>
      </w:divBdr>
    </w:div>
    <w:div w:id="933854405">
      <w:bodyDiv w:val="1"/>
      <w:marLeft w:val="0"/>
      <w:marRight w:val="0"/>
      <w:marTop w:val="0"/>
      <w:marBottom w:val="0"/>
      <w:divBdr>
        <w:top w:val="none" w:sz="0" w:space="0" w:color="auto"/>
        <w:left w:val="none" w:sz="0" w:space="0" w:color="auto"/>
        <w:bottom w:val="none" w:sz="0" w:space="0" w:color="auto"/>
        <w:right w:val="none" w:sz="0" w:space="0" w:color="auto"/>
      </w:divBdr>
    </w:div>
    <w:div w:id="938686001">
      <w:bodyDiv w:val="1"/>
      <w:marLeft w:val="0"/>
      <w:marRight w:val="0"/>
      <w:marTop w:val="0"/>
      <w:marBottom w:val="0"/>
      <w:divBdr>
        <w:top w:val="none" w:sz="0" w:space="0" w:color="auto"/>
        <w:left w:val="none" w:sz="0" w:space="0" w:color="auto"/>
        <w:bottom w:val="none" w:sz="0" w:space="0" w:color="auto"/>
        <w:right w:val="none" w:sz="0" w:space="0" w:color="auto"/>
      </w:divBdr>
    </w:div>
    <w:div w:id="939871617">
      <w:bodyDiv w:val="1"/>
      <w:marLeft w:val="0"/>
      <w:marRight w:val="0"/>
      <w:marTop w:val="0"/>
      <w:marBottom w:val="0"/>
      <w:divBdr>
        <w:top w:val="none" w:sz="0" w:space="0" w:color="auto"/>
        <w:left w:val="none" w:sz="0" w:space="0" w:color="auto"/>
        <w:bottom w:val="none" w:sz="0" w:space="0" w:color="auto"/>
        <w:right w:val="none" w:sz="0" w:space="0" w:color="auto"/>
      </w:divBdr>
    </w:div>
    <w:div w:id="940257208">
      <w:bodyDiv w:val="1"/>
      <w:marLeft w:val="0"/>
      <w:marRight w:val="0"/>
      <w:marTop w:val="0"/>
      <w:marBottom w:val="0"/>
      <w:divBdr>
        <w:top w:val="none" w:sz="0" w:space="0" w:color="auto"/>
        <w:left w:val="none" w:sz="0" w:space="0" w:color="auto"/>
        <w:bottom w:val="none" w:sz="0" w:space="0" w:color="auto"/>
        <w:right w:val="none" w:sz="0" w:space="0" w:color="auto"/>
      </w:divBdr>
    </w:div>
    <w:div w:id="942037891">
      <w:bodyDiv w:val="1"/>
      <w:marLeft w:val="0"/>
      <w:marRight w:val="0"/>
      <w:marTop w:val="0"/>
      <w:marBottom w:val="0"/>
      <w:divBdr>
        <w:top w:val="none" w:sz="0" w:space="0" w:color="auto"/>
        <w:left w:val="none" w:sz="0" w:space="0" w:color="auto"/>
        <w:bottom w:val="none" w:sz="0" w:space="0" w:color="auto"/>
        <w:right w:val="none" w:sz="0" w:space="0" w:color="auto"/>
      </w:divBdr>
    </w:div>
    <w:div w:id="943416248">
      <w:bodyDiv w:val="1"/>
      <w:marLeft w:val="0"/>
      <w:marRight w:val="0"/>
      <w:marTop w:val="0"/>
      <w:marBottom w:val="0"/>
      <w:divBdr>
        <w:top w:val="none" w:sz="0" w:space="0" w:color="auto"/>
        <w:left w:val="none" w:sz="0" w:space="0" w:color="auto"/>
        <w:bottom w:val="none" w:sz="0" w:space="0" w:color="auto"/>
        <w:right w:val="none" w:sz="0" w:space="0" w:color="auto"/>
      </w:divBdr>
    </w:div>
    <w:div w:id="945623419">
      <w:bodyDiv w:val="1"/>
      <w:marLeft w:val="0"/>
      <w:marRight w:val="0"/>
      <w:marTop w:val="0"/>
      <w:marBottom w:val="0"/>
      <w:divBdr>
        <w:top w:val="none" w:sz="0" w:space="0" w:color="auto"/>
        <w:left w:val="none" w:sz="0" w:space="0" w:color="auto"/>
        <w:bottom w:val="none" w:sz="0" w:space="0" w:color="auto"/>
        <w:right w:val="none" w:sz="0" w:space="0" w:color="auto"/>
      </w:divBdr>
    </w:div>
    <w:div w:id="950090861">
      <w:bodyDiv w:val="1"/>
      <w:marLeft w:val="0"/>
      <w:marRight w:val="0"/>
      <w:marTop w:val="0"/>
      <w:marBottom w:val="0"/>
      <w:divBdr>
        <w:top w:val="none" w:sz="0" w:space="0" w:color="auto"/>
        <w:left w:val="none" w:sz="0" w:space="0" w:color="auto"/>
        <w:bottom w:val="none" w:sz="0" w:space="0" w:color="auto"/>
        <w:right w:val="none" w:sz="0" w:space="0" w:color="auto"/>
      </w:divBdr>
    </w:div>
    <w:div w:id="951211486">
      <w:bodyDiv w:val="1"/>
      <w:marLeft w:val="0"/>
      <w:marRight w:val="0"/>
      <w:marTop w:val="0"/>
      <w:marBottom w:val="0"/>
      <w:divBdr>
        <w:top w:val="none" w:sz="0" w:space="0" w:color="auto"/>
        <w:left w:val="none" w:sz="0" w:space="0" w:color="auto"/>
        <w:bottom w:val="none" w:sz="0" w:space="0" w:color="auto"/>
        <w:right w:val="none" w:sz="0" w:space="0" w:color="auto"/>
      </w:divBdr>
    </w:div>
    <w:div w:id="955520361">
      <w:bodyDiv w:val="1"/>
      <w:marLeft w:val="0"/>
      <w:marRight w:val="0"/>
      <w:marTop w:val="0"/>
      <w:marBottom w:val="0"/>
      <w:divBdr>
        <w:top w:val="none" w:sz="0" w:space="0" w:color="auto"/>
        <w:left w:val="none" w:sz="0" w:space="0" w:color="auto"/>
        <w:bottom w:val="none" w:sz="0" w:space="0" w:color="auto"/>
        <w:right w:val="none" w:sz="0" w:space="0" w:color="auto"/>
      </w:divBdr>
    </w:div>
    <w:div w:id="958560970">
      <w:bodyDiv w:val="1"/>
      <w:marLeft w:val="0"/>
      <w:marRight w:val="0"/>
      <w:marTop w:val="0"/>
      <w:marBottom w:val="0"/>
      <w:divBdr>
        <w:top w:val="none" w:sz="0" w:space="0" w:color="auto"/>
        <w:left w:val="none" w:sz="0" w:space="0" w:color="auto"/>
        <w:bottom w:val="none" w:sz="0" w:space="0" w:color="auto"/>
        <w:right w:val="none" w:sz="0" w:space="0" w:color="auto"/>
      </w:divBdr>
    </w:div>
    <w:div w:id="960110350">
      <w:bodyDiv w:val="1"/>
      <w:marLeft w:val="0"/>
      <w:marRight w:val="0"/>
      <w:marTop w:val="0"/>
      <w:marBottom w:val="0"/>
      <w:divBdr>
        <w:top w:val="none" w:sz="0" w:space="0" w:color="auto"/>
        <w:left w:val="none" w:sz="0" w:space="0" w:color="auto"/>
        <w:bottom w:val="none" w:sz="0" w:space="0" w:color="auto"/>
        <w:right w:val="none" w:sz="0" w:space="0" w:color="auto"/>
      </w:divBdr>
    </w:div>
    <w:div w:id="961425689">
      <w:bodyDiv w:val="1"/>
      <w:marLeft w:val="0"/>
      <w:marRight w:val="0"/>
      <w:marTop w:val="0"/>
      <w:marBottom w:val="0"/>
      <w:divBdr>
        <w:top w:val="none" w:sz="0" w:space="0" w:color="auto"/>
        <w:left w:val="none" w:sz="0" w:space="0" w:color="auto"/>
        <w:bottom w:val="none" w:sz="0" w:space="0" w:color="auto"/>
        <w:right w:val="none" w:sz="0" w:space="0" w:color="auto"/>
      </w:divBdr>
    </w:div>
    <w:div w:id="962423445">
      <w:bodyDiv w:val="1"/>
      <w:marLeft w:val="0"/>
      <w:marRight w:val="0"/>
      <w:marTop w:val="0"/>
      <w:marBottom w:val="0"/>
      <w:divBdr>
        <w:top w:val="none" w:sz="0" w:space="0" w:color="auto"/>
        <w:left w:val="none" w:sz="0" w:space="0" w:color="auto"/>
        <w:bottom w:val="none" w:sz="0" w:space="0" w:color="auto"/>
        <w:right w:val="none" w:sz="0" w:space="0" w:color="auto"/>
      </w:divBdr>
    </w:div>
    <w:div w:id="965618637">
      <w:bodyDiv w:val="1"/>
      <w:marLeft w:val="0"/>
      <w:marRight w:val="0"/>
      <w:marTop w:val="0"/>
      <w:marBottom w:val="0"/>
      <w:divBdr>
        <w:top w:val="none" w:sz="0" w:space="0" w:color="auto"/>
        <w:left w:val="none" w:sz="0" w:space="0" w:color="auto"/>
        <w:bottom w:val="none" w:sz="0" w:space="0" w:color="auto"/>
        <w:right w:val="none" w:sz="0" w:space="0" w:color="auto"/>
      </w:divBdr>
    </w:div>
    <w:div w:id="966012641">
      <w:bodyDiv w:val="1"/>
      <w:marLeft w:val="0"/>
      <w:marRight w:val="0"/>
      <w:marTop w:val="0"/>
      <w:marBottom w:val="0"/>
      <w:divBdr>
        <w:top w:val="none" w:sz="0" w:space="0" w:color="auto"/>
        <w:left w:val="none" w:sz="0" w:space="0" w:color="auto"/>
        <w:bottom w:val="none" w:sz="0" w:space="0" w:color="auto"/>
        <w:right w:val="none" w:sz="0" w:space="0" w:color="auto"/>
      </w:divBdr>
    </w:div>
    <w:div w:id="967011364">
      <w:bodyDiv w:val="1"/>
      <w:marLeft w:val="0"/>
      <w:marRight w:val="0"/>
      <w:marTop w:val="0"/>
      <w:marBottom w:val="0"/>
      <w:divBdr>
        <w:top w:val="none" w:sz="0" w:space="0" w:color="auto"/>
        <w:left w:val="none" w:sz="0" w:space="0" w:color="auto"/>
        <w:bottom w:val="none" w:sz="0" w:space="0" w:color="auto"/>
        <w:right w:val="none" w:sz="0" w:space="0" w:color="auto"/>
      </w:divBdr>
    </w:div>
    <w:div w:id="974138516">
      <w:bodyDiv w:val="1"/>
      <w:marLeft w:val="0"/>
      <w:marRight w:val="0"/>
      <w:marTop w:val="0"/>
      <w:marBottom w:val="0"/>
      <w:divBdr>
        <w:top w:val="none" w:sz="0" w:space="0" w:color="auto"/>
        <w:left w:val="none" w:sz="0" w:space="0" w:color="auto"/>
        <w:bottom w:val="none" w:sz="0" w:space="0" w:color="auto"/>
        <w:right w:val="none" w:sz="0" w:space="0" w:color="auto"/>
      </w:divBdr>
    </w:div>
    <w:div w:id="975067456">
      <w:bodyDiv w:val="1"/>
      <w:marLeft w:val="0"/>
      <w:marRight w:val="0"/>
      <w:marTop w:val="0"/>
      <w:marBottom w:val="0"/>
      <w:divBdr>
        <w:top w:val="none" w:sz="0" w:space="0" w:color="auto"/>
        <w:left w:val="none" w:sz="0" w:space="0" w:color="auto"/>
        <w:bottom w:val="none" w:sz="0" w:space="0" w:color="auto"/>
        <w:right w:val="none" w:sz="0" w:space="0" w:color="auto"/>
      </w:divBdr>
    </w:div>
    <w:div w:id="975111547">
      <w:bodyDiv w:val="1"/>
      <w:marLeft w:val="0"/>
      <w:marRight w:val="0"/>
      <w:marTop w:val="0"/>
      <w:marBottom w:val="0"/>
      <w:divBdr>
        <w:top w:val="none" w:sz="0" w:space="0" w:color="auto"/>
        <w:left w:val="none" w:sz="0" w:space="0" w:color="auto"/>
        <w:bottom w:val="none" w:sz="0" w:space="0" w:color="auto"/>
        <w:right w:val="none" w:sz="0" w:space="0" w:color="auto"/>
      </w:divBdr>
    </w:div>
    <w:div w:id="976102927">
      <w:bodyDiv w:val="1"/>
      <w:marLeft w:val="0"/>
      <w:marRight w:val="0"/>
      <w:marTop w:val="0"/>
      <w:marBottom w:val="0"/>
      <w:divBdr>
        <w:top w:val="none" w:sz="0" w:space="0" w:color="auto"/>
        <w:left w:val="none" w:sz="0" w:space="0" w:color="auto"/>
        <w:bottom w:val="none" w:sz="0" w:space="0" w:color="auto"/>
        <w:right w:val="none" w:sz="0" w:space="0" w:color="auto"/>
      </w:divBdr>
    </w:div>
    <w:div w:id="976228044">
      <w:bodyDiv w:val="1"/>
      <w:marLeft w:val="0"/>
      <w:marRight w:val="0"/>
      <w:marTop w:val="0"/>
      <w:marBottom w:val="0"/>
      <w:divBdr>
        <w:top w:val="none" w:sz="0" w:space="0" w:color="auto"/>
        <w:left w:val="none" w:sz="0" w:space="0" w:color="auto"/>
        <w:bottom w:val="none" w:sz="0" w:space="0" w:color="auto"/>
        <w:right w:val="none" w:sz="0" w:space="0" w:color="auto"/>
      </w:divBdr>
    </w:div>
    <w:div w:id="981351307">
      <w:bodyDiv w:val="1"/>
      <w:marLeft w:val="0"/>
      <w:marRight w:val="0"/>
      <w:marTop w:val="0"/>
      <w:marBottom w:val="0"/>
      <w:divBdr>
        <w:top w:val="none" w:sz="0" w:space="0" w:color="auto"/>
        <w:left w:val="none" w:sz="0" w:space="0" w:color="auto"/>
        <w:bottom w:val="none" w:sz="0" w:space="0" w:color="auto"/>
        <w:right w:val="none" w:sz="0" w:space="0" w:color="auto"/>
      </w:divBdr>
    </w:div>
    <w:div w:id="982319669">
      <w:bodyDiv w:val="1"/>
      <w:marLeft w:val="0"/>
      <w:marRight w:val="0"/>
      <w:marTop w:val="0"/>
      <w:marBottom w:val="0"/>
      <w:divBdr>
        <w:top w:val="none" w:sz="0" w:space="0" w:color="auto"/>
        <w:left w:val="none" w:sz="0" w:space="0" w:color="auto"/>
        <w:bottom w:val="none" w:sz="0" w:space="0" w:color="auto"/>
        <w:right w:val="none" w:sz="0" w:space="0" w:color="auto"/>
      </w:divBdr>
    </w:div>
    <w:div w:id="982347637">
      <w:bodyDiv w:val="1"/>
      <w:marLeft w:val="0"/>
      <w:marRight w:val="0"/>
      <w:marTop w:val="0"/>
      <w:marBottom w:val="0"/>
      <w:divBdr>
        <w:top w:val="none" w:sz="0" w:space="0" w:color="auto"/>
        <w:left w:val="none" w:sz="0" w:space="0" w:color="auto"/>
        <w:bottom w:val="none" w:sz="0" w:space="0" w:color="auto"/>
        <w:right w:val="none" w:sz="0" w:space="0" w:color="auto"/>
      </w:divBdr>
    </w:div>
    <w:div w:id="984705713">
      <w:bodyDiv w:val="1"/>
      <w:marLeft w:val="0"/>
      <w:marRight w:val="0"/>
      <w:marTop w:val="0"/>
      <w:marBottom w:val="0"/>
      <w:divBdr>
        <w:top w:val="none" w:sz="0" w:space="0" w:color="auto"/>
        <w:left w:val="none" w:sz="0" w:space="0" w:color="auto"/>
        <w:bottom w:val="none" w:sz="0" w:space="0" w:color="auto"/>
        <w:right w:val="none" w:sz="0" w:space="0" w:color="auto"/>
      </w:divBdr>
    </w:div>
    <w:div w:id="990251319">
      <w:bodyDiv w:val="1"/>
      <w:marLeft w:val="0"/>
      <w:marRight w:val="0"/>
      <w:marTop w:val="0"/>
      <w:marBottom w:val="0"/>
      <w:divBdr>
        <w:top w:val="none" w:sz="0" w:space="0" w:color="auto"/>
        <w:left w:val="none" w:sz="0" w:space="0" w:color="auto"/>
        <w:bottom w:val="none" w:sz="0" w:space="0" w:color="auto"/>
        <w:right w:val="none" w:sz="0" w:space="0" w:color="auto"/>
      </w:divBdr>
    </w:div>
    <w:div w:id="990523017">
      <w:bodyDiv w:val="1"/>
      <w:marLeft w:val="0"/>
      <w:marRight w:val="0"/>
      <w:marTop w:val="0"/>
      <w:marBottom w:val="0"/>
      <w:divBdr>
        <w:top w:val="none" w:sz="0" w:space="0" w:color="auto"/>
        <w:left w:val="none" w:sz="0" w:space="0" w:color="auto"/>
        <w:bottom w:val="none" w:sz="0" w:space="0" w:color="auto"/>
        <w:right w:val="none" w:sz="0" w:space="0" w:color="auto"/>
      </w:divBdr>
    </w:div>
    <w:div w:id="1001548329">
      <w:bodyDiv w:val="1"/>
      <w:marLeft w:val="0"/>
      <w:marRight w:val="0"/>
      <w:marTop w:val="0"/>
      <w:marBottom w:val="0"/>
      <w:divBdr>
        <w:top w:val="none" w:sz="0" w:space="0" w:color="auto"/>
        <w:left w:val="none" w:sz="0" w:space="0" w:color="auto"/>
        <w:bottom w:val="none" w:sz="0" w:space="0" w:color="auto"/>
        <w:right w:val="none" w:sz="0" w:space="0" w:color="auto"/>
      </w:divBdr>
    </w:div>
    <w:div w:id="1004475604">
      <w:bodyDiv w:val="1"/>
      <w:marLeft w:val="0"/>
      <w:marRight w:val="0"/>
      <w:marTop w:val="0"/>
      <w:marBottom w:val="0"/>
      <w:divBdr>
        <w:top w:val="none" w:sz="0" w:space="0" w:color="auto"/>
        <w:left w:val="none" w:sz="0" w:space="0" w:color="auto"/>
        <w:bottom w:val="none" w:sz="0" w:space="0" w:color="auto"/>
        <w:right w:val="none" w:sz="0" w:space="0" w:color="auto"/>
      </w:divBdr>
    </w:div>
    <w:div w:id="1006174633">
      <w:bodyDiv w:val="1"/>
      <w:marLeft w:val="0"/>
      <w:marRight w:val="0"/>
      <w:marTop w:val="0"/>
      <w:marBottom w:val="0"/>
      <w:divBdr>
        <w:top w:val="none" w:sz="0" w:space="0" w:color="auto"/>
        <w:left w:val="none" w:sz="0" w:space="0" w:color="auto"/>
        <w:bottom w:val="none" w:sz="0" w:space="0" w:color="auto"/>
        <w:right w:val="none" w:sz="0" w:space="0" w:color="auto"/>
      </w:divBdr>
    </w:div>
    <w:div w:id="1009865755">
      <w:bodyDiv w:val="1"/>
      <w:marLeft w:val="0"/>
      <w:marRight w:val="0"/>
      <w:marTop w:val="0"/>
      <w:marBottom w:val="0"/>
      <w:divBdr>
        <w:top w:val="none" w:sz="0" w:space="0" w:color="auto"/>
        <w:left w:val="none" w:sz="0" w:space="0" w:color="auto"/>
        <w:bottom w:val="none" w:sz="0" w:space="0" w:color="auto"/>
        <w:right w:val="none" w:sz="0" w:space="0" w:color="auto"/>
      </w:divBdr>
    </w:div>
    <w:div w:id="1011643783">
      <w:bodyDiv w:val="1"/>
      <w:marLeft w:val="0"/>
      <w:marRight w:val="0"/>
      <w:marTop w:val="0"/>
      <w:marBottom w:val="0"/>
      <w:divBdr>
        <w:top w:val="none" w:sz="0" w:space="0" w:color="auto"/>
        <w:left w:val="none" w:sz="0" w:space="0" w:color="auto"/>
        <w:bottom w:val="none" w:sz="0" w:space="0" w:color="auto"/>
        <w:right w:val="none" w:sz="0" w:space="0" w:color="auto"/>
      </w:divBdr>
    </w:div>
    <w:div w:id="1017391319">
      <w:bodyDiv w:val="1"/>
      <w:marLeft w:val="0"/>
      <w:marRight w:val="0"/>
      <w:marTop w:val="0"/>
      <w:marBottom w:val="0"/>
      <w:divBdr>
        <w:top w:val="none" w:sz="0" w:space="0" w:color="auto"/>
        <w:left w:val="none" w:sz="0" w:space="0" w:color="auto"/>
        <w:bottom w:val="none" w:sz="0" w:space="0" w:color="auto"/>
        <w:right w:val="none" w:sz="0" w:space="0" w:color="auto"/>
      </w:divBdr>
    </w:div>
    <w:div w:id="1020276787">
      <w:bodyDiv w:val="1"/>
      <w:marLeft w:val="0"/>
      <w:marRight w:val="0"/>
      <w:marTop w:val="0"/>
      <w:marBottom w:val="0"/>
      <w:divBdr>
        <w:top w:val="none" w:sz="0" w:space="0" w:color="auto"/>
        <w:left w:val="none" w:sz="0" w:space="0" w:color="auto"/>
        <w:bottom w:val="none" w:sz="0" w:space="0" w:color="auto"/>
        <w:right w:val="none" w:sz="0" w:space="0" w:color="auto"/>
      </w:divBdr>
    </w:div>
    <w:div w:id="1027293789">
      <w:bodyDiv w:val="1"/>
      <w:marLeft w:val="0"/>
      <w:marRight w:val="0"/>
      <w:marTop w:val="0"/>
      <w:marBottom w:val="0"/>
      <w:divBdr>
        <w:top w:val="none" w:sz="0" w:space="0" w:color="auto"/>
        <w:left w:val="none" w:sz="0" w:space="0" w:color="auto"/>
        <w:bottom w:val="none" w:sz="0" w:space="0" w:color="auto"/>
        <w:right w:val="none" w:sz="0" w:space="0" w:color="auto"/>
      </w:divBdr>
    </w:div>
    <w:div w:id="1032263025">
      <w:bodyDiv w:val="1"/>
      <w:marLeft w:val="0"/>
      <w:marRight w:val="0"/>
      <w:marTop w:val="0"/>
      <w:marBottom w:val="0"/>
      <w:divBdr>
        <w:top w:val="none" w:sz="0" w:space="0" w:color="auto"/>
        <w:left w:val="none" w:sz="0" w:space="0" w:color="auto"/>
        <w:bottom w:val="none" w:sz="0" w:space="0" w:color="auto"/>
        <w:right w:val="none" w:sz="0" w:space="0" w:color="auto"/>
      </w:divBdr>
    </w:div>
    <w:div w:id="1034766827">
      <w:bodyDiv w:val="1"/>
      <w:marLeft w:val="0"/>
      <w:marRight w:val="0"/>
      <w:marTop w:val="0"/>
      <w:marBottom w:val="0"/>
      <w:divBdr>
        <w:top w:val="none" w:sz="0" w:space="0" w:color="auto"/>
        <w:left w:val="none" w:sz="0" w:space="0" w:color="auto"/>
        <w:bottom w:val="none" w:sz="0" w:space="0" w:color="auto"/>
        <w:right w:val="none" w:sz="0" w:space="0" w:color="auto"/>
      </w:divBdr>
    </w:div>
    <w:div w:id="1038236862">
      <w:bodyDiv w:val="1"/>
      <w:marLeft w:val="0"/>
      <w:marRight w:val="0"/>
      <w:marTop w:val="0"/>
      <w:marBottom w:val="0"/>
      <w:divBdr>
        <w:top w:val="none" w:sz="0" w:space="0" w:color="auto"/>
        <w:left w:val="none" w:sz="0" w:space="0" w:color="auto"/>
        <w:bottom w:val="none" w:sz="0" w:space="0" w:color="auto"/>
        <w:right w:val="none" w:sz="0" w:space="0" w:color="auto"/>
      </w:divBdr>
    </w:div>
    <w:div w:id="1040010705">
      <w:bodyDiv w:val="1"/>
      <w:marLeft w:val="0"/>
      <w:marRight w:val="0"/>
      <w:marTop w:val="0"/>
      <w:marBottom w:val="0"/>
      <w:divBdr>
        <w:top w:val="none" w:sz="0" w:space="0" w:color="auto"/>
        <w:left w:val="none" w:sz="0" w:space="0" w:color="auto"/>
        <w:bottom w:val="none" w:sz="0" w:space="0" w:color="auto"/>
        <w:right w:val="none" w:sz="0" w:space="0" w:color="auto"/>
      </w:divBdr>
    </w:div>
    <w:div w:id="1040132409">
      <w:bodyDiv w:val="1"/>
      <w:marLeft w:val="0"/>
      <w:marRight w:val="0"/>
      <w:marTop w:val="0"/>
      <w:marBottom w:val="0"/>
      <w:divBdr>
        <w:top w:val="none" w:sz="0" w:space="0" w:color="auto"/>
        <w:left w:val="none" w:sz="0" w:space="0" w:color="auto"/>
        <w:bottom w:val="none" w:sz="0" w:space="0" w:color="auto"/>
        <w:right w:val="none" w:sz="0" w:space="0" w:color="auto"/>
      </w:divBdr>
    </w:div>
    <w:div w:id="1045561861">
      <w:bodyDiv w:val="1"/>
      <w:marLeft w:val="0"/>
      <w:marRight w:val="0"/>
      <w:marTop w:val="0"/>
      <w:marBottom w:val="0"/>
      <w:divBdr>
        <w:top w:val="none" w:sz="0" w:space="0" w:color="auto"/>
        <w:left w:val="none" w:sz="0" w:space="0" w:color="auto"/>
        <w:bottom w:val="none" w:sz="0" w:space="0" w:color="auto"/>
        <w:right w:val="none" w:sz="0" w:space="0" w:color="auto"/>
      </w:divBdr>
    </w:div>
    <w:div w:id="1046442751">
      <w:bodyDiv w:val="1"/>
      <w:marLeft w:val="0"/>
      <w:marRight w:val="0"/>
      <w:marTop w:val="0"/>
      <w:marBottom w:val="0"/>
      <w:divBdr>
        <w:top w:val="none" w:sz="0" w:space="0" w:color="auto"/>
        <w:left w:val="none" w:sz="0" w:space="0" w:color="auto"/>
        <w:bottom w:val="none" w:sz="0" w:space="0" w:color="auto"/>
        <w:right w:val="none" w:sz="0" w:space="0" w:color="auto"/>
      </w:divBdr>
    </w:div>
    <w:div w:id="1046488980">
      <w:bodyDiv w:val="1"/>
      <w:marLeft w:val="0"/>
      <w:marRight w:val="0"/>
      <w:marTop w:val="0"/>
      <w:marBottom w:val="0"/>
      <w:divBdr>
        <w:top w:val="none" w:sz="0" w:space="0" w:color="auto"/>
        <w:left w:val="none" w:sz="0" w:space="0" w:color="auto"/>
        <w:bottom w:val="none" w:sz="0" w:space="0" w:color="auto"/>
        <w:right w:val="none" w:sz="0" w:space="0" w:color="auto"/>
      </w:divBdr>
    </w:div>
    <w:div w:id="1048070489">
      <w:bodyDiv w:val="1"/>
      <w:marLeft w:val="0"/>
      <w:marRight w:val="0"/>
      <w:marTop w:val="0"/>
      <w:marBottom w:val="0"/>
      <w:divBdr>
        <w:top w:val="none" w:sz="0" w:space="0" w:color="auto"/>
        <w:left w:val="none" w:sz="0" w:space="0" w:color="auto"/>
        <w:bottom w:val="none" w:sz="0" w:space="0" w:color="auto"/>
        <w:right w:val="none" w:sz="0" w:space="0" w:color="auto"/>
      </w:divBdr>
    </w:div>
    <w:div w:id="1049186968">
      <w:bodyDiv w:val="1"/>
      <w:marLeft w:val="0"/>
      <w:marRight w:val="0"/>
      <w:marTop w:val="0"/>
      <w:marBottom w:val="0"/>
      <w:divBdr>
        <w:top w:val="none" w:sz="0" w:space="0" w:color="auto"/>
        <w:left w:val="none" w:sz="0" w:space="0" w:color="auto"/>
        <w:bottom w:val="none" w:sz="0" w:space="0" w:color="auto"/>
        <w:right w:val="none" w:sz="0" w:space="0" w:color="auto"/>
      </w:divBdr>
    </w:div>
    <w:div w:id="1049837437">
      <w:bodyDiv w:val="1"/>
      <w:marLeft w:val="0"/>
      <w:marRight w:val="0"/>
      <w:marTop w:val="0"/>
      <w:marBottom w:val="0"/>
      <w:divBdr>
        <w:top w:val="none" w:sz="0" w:space="0" w:color="auto"/>
        <w:left w:val="none" w:sz="0" w:space="0" w:color="auto"/>
        <w:bottom w:val="none" w:sz="0" w:space="0" w:color="auto"/>
        <w:right w:val="none" w:sz="0" w:space="0" w:color="auto"/>
      </w:divBdr>
    </w:div>
    <w:div w:id="1050691405">
      <w:bodyDiv w:val="1"/>
      <w:marLeft w:val="0"/>
      <w:marRight w:val="0"/>
      <w:marTop w:val="0"/>
      <w:marBottom w:val="0"/>
      <w:divBdr>
        <w:top w:val="none" w:sz="0" w:space="0" w:color="auto"/>
        <w:left w:val="none" w:sz="0" w:space="0" w:color="auto"/>
        <w:bottom w:val="none" w:sz="0" w:space="0" w:color="auto"/>
        <w:right w:val="none" w:sz="0" w:space="0" w:color="auto"/>
      </w:divBdr>
    </w:div>
    <w:div w:id="1051224747">
      <w:bodyDiv w:val="1"/>
      <w:marLeft w:val="0"/>
      <w:marRight w:val="0"/>
      <w:marTop w:val="0"/>
      <w:marBottom w:val="0"/>
      <w:divBdr>
        <w:top w:val="none" w:sz="0" w:space="0" w:color="auto"/>
        <w:left w:val="none" w:sz="0" w:space="0" w:color="auto"/>
        <w:bottom w:val="none" w:sz="0" w:space="0" w:color="auto"/>
        <w:right w:val="none" w:sz="0" w:space="0" w:color="auto"/>
      </w:divBdr>
    </w:div>
    <w:div w:id="1055157715">
      <w:bodyDiv w:val="1"/>
      <w:marLeft w:val="0"/>
      <w:marRight w:val="0"/>
      <w:marTop w:val="0"/>
      <w:marBottom w:val="0"/>
      <w:divBdr>
        <w:top w:val="none" w:sz="0" w:space="0" w:color="auto"/>
        <w:left w:val="none" w:sz="0" w:space="0" w:color="auto"/>
        <w:bottom w:val="none" w:sz="0" w:space="0" w:color="auto"/>
        <w:right w:val="none" w:sz="0" w:space="0" w:color="auto"/>
      </w:divBdr>
    </w:div>
    <w:div w:id="1057431688">
      <w:bodyDiv w:val="1"/>
      <w:marLeft w:val="0"/>
      <w:marRight w:val="0"/>
      <w:marTop w:val="0"/>
      <w:marBottom w:val="0"/>
      <w:divBdr>
        <w:top w:val="none" w:sz="0" w:space="0" w:color="auto"/>
        <w:left w:val="none" w:sz="0" w:space="0" w:color="auto"/>
        <w:bottom w:val="none" w:sz="0" w:space="0" w:color="auto"/>
        <w:right w:val="none" w:sz="0" w:space="0" w:color="auto"/>
      </w:divBdr>
    </w:div>
    <w:div w:id="1058166359">
      <w:bodyDiv w:val="1"/>
      <w:marLeft w:val="0"/>
      <w:marRight w:val="0"/>
      <w:marTop w:val="0"/>
      <w:marBottom w:val="0"/>
      <w:divBdr>
        <w:top w:val="none" w:sz="0" w:space="0" w:color="auto"/>
        <w:left w:val="none" w:sz="0" w:space="0" w:color="auto"/>
        <w:bottom w:val="none" w:sz="0" w:space="0" w:color="auto"/>
        <w:right w:val="none" w:sz="0" w:space="0" w:color="auto"/>
      </w:divBdr>
    </w:div>
    <w:div w:id="1058741689">
      <w:bodyDiv w:val="1"/>
      <w:marLeft w:val="0"/>
      <w:marRight w:val="0"/>
      <w:marTop w:val="0"/>
      <w:marBottom w:val="0"/>
      <w:divBdr>
        <w:top w:val="none" w:sz="0" w:space="0" w:color="auto"/>
        <w:left w:val="none" w:sz="0" w:space="0" w:color="auto"/>
        <w:bottom w:val="none" w:sz="0" w:space="0" w:color="auto"/>
        <w:right w:val="none" w:sz="0" w:space="0" w:color="auto"/>
      </w:divBdr>
    </w:div>
    <w:div w:id="1058937559">
      <w:bodyDiv w:val="1"/>
      <w:marLeft w:val="0"/>
      <w:marRight w:val="0"/>
      <w:marTop w:val="0"/>
      <w:marBottom w:val="0"/>
      <w:divBdr>
        <w:top w:val="none" w:sz="0" w:space="0" w:color="auto"/>
        <w:left w:val="none" w:sz="0" w:space="0" w:color="auto"/>
        <w:bottom w:val="none" w:sz="0" w:space="0" w:color="auto"/>
        <w:right w:val="none" w:sz="0" w:space="0" w:color="auto"/>
      </w:divBdr>
    </w:div>
    <w:div w:id="1058940123">
      <w:bodyDiv w:val="1"/>
      <w:marLeft w:val="0"/>
      <w:marRight w:val="0"/>
      <w:marTop w:val="0"/>
      <w:marBottom w:val="0"/>
      <w:divBdr>
        <w:top w:val="none" w:sz="0" w:space="0" w:color="auto"/>
        <w:left w:val="none" w:sz="0" w:space="0" w:color="auto"/>
        <w:bottom w:val="none" w:sz="0" w:space="0" w:color="auto"/>
        <w:right w:val="none" w:sz="0" w:space="0" w:color="auto"/>
      </w:divBdr>
    </w:div>
    <w:div w:id="1061367300">
      <w:bodyDiv w:val="1"/>
      <w:marLeft w:val="0"/>
      <w:marRight w:val="0"/>
      <w:marTop w:val="0"/>
      <w:marBottom w:val="0"/>
      <w:divBdr>
        <w:top w:val="none" w:sz="0" w:space="0" w:color="auto"/>
        <w:left w:val="none" w:sz="0" w:space="0" w:color="auto"/>
        <w:bottom w:val="none" w:sz="0" w:space="0" w:color="auto"/>
        <w:right w:val="none" w:sz="0" w:space="0" w:color="auto"/>
      </w:divBdr>
    </w:div>
    <w:div w:id="1065762289">
      <w:bodyDiv w:val="1"/>
      <w:marLeft w:val="0"/>
      <w:marRight w:val="0"/>
      <w:marTop w:val="0"/>
      <w:marBottom w:val="0"/>
      <w:divBdr>
        <w:top w:val="none" w:sz="0" w:space="0" w:color="auto"/>
        <w:left w:val="none" w:sz="0" w:space="0" w:color="auto"/>
        <w:bottom w:val="none" w:sz="0" w:space="0" w:color="auto"/>
        <w:right w:val="none" w:sz="0" w:space="0" w:color="auto"/>
      </w:divBdr>
    </w:div>
    <w:div w:id="1066612661">
      <w:bodyDiv w:val="1"/>
      <w:marLeft w:val="0"/>
      <w:marRight w:val="0"/>
      <w:marTop w:val="0"/>
      <w:marBottom w:val="0"/>
      <w:divBdr>
        <w:top w:val="none" w:sz="0" w:space="0" w:color="auto"/>
        <w:left w:val="none" w:sz="0" w:space="0" w:color="auto"/>
        <w:bottom w:val="none" w:sz="0" w:space="0" w:color="auto"/>
        <w:right w:val="none" w:sz="0" w:space="0" w:color="auto"/>
      </w:divBdr>
    </w:div>
    <w:div w:id="1066873375">
      <w:bodyDiv w:val="1"/>
      <w:marLeft w:val="0"/>
      <w:marRight w:val="0"/>
      <w:marTop w:val="0"/>
      <w:marBottom w:val="0"/>
      <w:divBdr>
        <w:top w:val="none" w:sz="0" w:space="0" w:color="auto"/>
        <w:left w:val="none" w:sz="0" w:space="0" w:color="auto"/>
        <w:bottom w:val="none" w:sz="0" w:space="0" w:color="auto"/>
        <w:right w:val="none" w:sz="0" w:space="0" w:color="auto"/>
      </w:divBdr>
    </w:div>
    <w:div w:id="1066997896">
      <w:bodyDiv w:val="1"/>
      <w:marLeft w:val="0"/>
      <w:marRight w:val="0"/>
      <w:marTop w:val="0"/>
      <w:marBottom w:val="0"/>
      <w:divBdr>
        <w:top w:val="none" w:sz="0" w:space="0" w:color="auto"/>
        <w:left w:val="none" w:sz="0" w:space="0" w:color="auto"/>
        <w:bottom w:val="none" w:sz="0" w:space="0" w:color="auto"/>
        <w:right w:val="none" w:sz="0" w:space="0" w:color="auto"/>
      </w:divBdr>
    </w:div>
    <w:div w:id="1067797325">
      <w:bodyDiv w:val="1"/>
      <w:marLeft w:val="0"/>
      <w:marRight w:val="0"/>
      <w:marTop w:val="0"/>
      <w:marBottom w:val="0"/>
      <w:divBdr>
        <w:top w:val="none" w:sz="0" w:space="0" w:color="auto"/>
        <w:left w:val="none" w:sz="0" w:space="0" w:color="auto"/>
        <w:bottom w:val="none" w:sz="0" w:space="0" w:color="auto"/>
        <w:right w:val="none" w:sz="0" w:space="0" w:color="auto"/>
      </w:divBdr>
    </w:div>
    <w:div w:id="1069033476">
      <w:bodyDiv w:val="1"/>
      <w:marLeft w:val="0"/>
      <w:marRight w:val="0"/>
      <w:marTop w:val="0"/>
      <w:marBottom w:val="0"/>
      <w:divBdr>
        <w:top w:val="none" w:sz="0" w:space="0" w:color="auto"/>
        <w:left w:val="none" w:sz="0" w:space="0" w:color="auto"/>
        <w:bottom w:val="none" w:sz="0" w:space="0" w:color="auto"/>
        <w:right w:val="none" w:sz="0" w:space="0" w:color="auto"/>
      </w:divBdr>
    </w:div>
    <w:div w:id="1073938748">
      <w:bodyDiv w:val="1"/>
      <w:marLeft w:val="0"/>
      <w:marRight w:val="0"/>
      <w:marTop w:val="0"/>
      <w:marBottom w:val="0"/>
      <w:divBdr>
        <w:top w:val="none" w:sz="0" w:space="0" w:color="auto"/>
        <w:left w:val="none" w:sz="0" w:space="0" w:color="auto"/>
        <w:bottom w:val="none" w:sz="0" w:space="0" w:color="auto"/>
        <w:right w:val="none" w:sz="0" w:space="0" w:color="auto"/>
      </w:divBdr>
    </w:div>
    <w:div w:id="1074276656">
      <w:bodyDiv w:val="1"/>
      <w:marLeft w:val="0"/>
      <w:marRight w:val="0"/>
      <w:marTop w:val="0"/>
      <w:marBottom w:val="0"/>
      <w:divBdr>
        <w:top w:val="none" w:sz="0" w:space="0" w:color="auto"/>
        <w:left w:val="none" w:sz="0" w:space="0" w:color="auto"/>
        <w:bottom w:val="none" w:sz="0" w:space="0" w:color="auto"/>
        <w:right w:val="none" w:sz="0" w:space="0" w:color="auto"/>
      </w:divBdr>
    </w:div>
    <w:div w:id="1076517374">
      <w:bodyDiv w:val="1"/>
      <w:marLeft w:val="0"/>
      <w:marRight w:val="0"/>
      <w:marTop w:val="0"/>
      <w:marBottom w:val="0"/>
      <w:divBdr>
        <w:top w:val="none" w:sz="0" w:space="0" w:color="auto"/>
        <w:left w:val="none" w:sz="0" w:space="0" w:color="auto"/>
        <w:bottom w:val="none" w:sz="0" w:space="0" w:color="auto"/>
        <w:right w:val="none" w:sz="0" w:space="0" w:color="auto"/>
      </w:divBdr>
    </w:div>
    <w:div w:id="1078746101">
      <w:bodyDiv w:val="1"/>
      <w:marLeft w:val="0"/>
      <w:marRight w:val="0"/>
      <w:marTop w:val="0"/>
      <w:marBottom w:val="0"/>
      <w:divBdr>
        <w:top w:val="none" w:sz="0" w:space="0" w:color="auto"/>
        <w:left w:val="none" w:sz="0" w:space="0" w:color="auto"/>
        <w:bottom w:val="none" w:sz="0" w:space="0" w:color="auto"/>
        <w:right w:val="none" w:sz="0" w:space="0" w:color="auto"/>
      </w:divBdr>
    </w:div>
    <w:div w:id="1080102775">
      <w:bodyDiv w:val="1"/>
      <w:marLeft w:val="0"/>
      <w:marRight w:val="0"/>
      <w:marTop w:val="0"/>
      <w:marBottom w:val="0"/>
      <w:divBdr>
        <w:top w:val="none" w:sz="0" w:space="0" w:color="auto"/>
        <w:left w:val="none" w:sz="0" w:space="0" w:color="auto"/>
        <w:bottom w:val="none" w:sz="0" w:space="0" w:color="auto"/>
        <w:right w:val="none" w:sz="0" w:space="0" w:color="auto"/>
      </w:divBdr>
    </w:div>
    <w:div w:id="1085498885">
      <w:bodyDiv w:val="1"/>
      <w:marLeft w:val="0"/>
      <w:marRight w:val="0"/>
      <w:marTop w:val="0"/>
      <w:marBottom w:val="0"/>
      <w:divBdr>
        <w:top w:val="none" w:sz="0" w:space="0" w:color="auto"/>
        <w:left w:val="none" w:sz="0" w:space="0" w:color="auto"/>
        <w:bottom w:val="none" w:sz="0" w:space="0" w:color="auto"/>
        <w:right w:val="none" w:sz="0" w:space="0" w:color="auto"/>
      </w:divBdr>
    </w:div>
    <w:div w:id="1086029494">
      <w:bodyDiv w:val="1"/>
      <w:marLeft w:val="0"/>
      <w:marRight w:val="0"/>
      <w:marTop w:val="0"/>
      <w:marBottom w:val="0"/>
      <w:divBdr>
        <w:top w:val="none" w:sz="0" w:space="0" w:color="auto"/>
        <w:left w:val="none" w:sz="0" w:space="0" w:color="auto"/>
        <w:bottom w:val="none" w:sz="0" w:space="0" w:color="auto"/>
        <w:right w:val="none" w:sz="0" w:space="0" w:color="auto"/>
      </w:divBdr>
    </w:div>
    <w:div w:id="1086154598">
      <w:bodyDiv w:val="1"/>
      <w:marLeft w:val="0"/>
      <w:marRight w:val="0"/>
      <w:marTop w:val="0"/>
      <w:marBottom w:val="0"/>
      <w:divBdr>
        <w:top w:val="none" w:sz="0" w:space="0" w:color="auto"/>
        <w:left w:val="none" w:sz="0" w:space="0" w:color="auto"/>
        <w:bottom w:val="none" w:sz="0" w:space="0" w:color="auto"/>
        <w:right w:val="none" w:sz="0" w:space="0" w:color="auto"/>
      </w:divBdr>
    </w:div>
    <w:div w:id="1086223659">
      <w:bodyDiv w:val="1"/>
      <w:marLeft w:val="0"/>
      <w:marRight w:val="0"/>
      <w:marTop w:val="0"/>
      <w:marBottom w:val="0"/>
      <w:divBdr>
        <w:top w:val="none" w:sz="0" w:space="0" w:color="auto"/>
        <w:left w:val="none" w:sz="0" w:space="0" w:color="auto"/>
        <w:bottom w:val="none" w:sz="0" w:space="0" w:color="auto"/>
        <w:right w:val="none" w:sz="0" w:space="0" w:color="auto"/>
      </w:divBdr>
    </w:div>
    <w:div w:id="1086852014">
      <w:bodyDiv w:val="1"/>
      <w:marLeft w:val="0"/>
      <w:marRight w:val="0"/>
      <w:marTop w:val="0"/>
      <w:marBottom w:val="0"/>
      <w:divBdr>
        <w:top w:val="none" w:sz="0" w:space="0" w:color="auto"/>
        <w:left w:val="none" w:sz="0" w:space="0" w:color="auto"/>
        <w:bottom w:val="none" w:sz="0" w:space="0" w:color="auto"/>
        <w:right w:val="none" w:sz="0" w:space="0" w:color="auto"/>
      </w:divBdr>
    </w:div>
    <w:div w:id="1087575925">
      <w:bodyDiv w:val="1"/>
      <w:marLeft w:val="0"/>
      <w:marRight w:val="0"/>
      <w:marTop w:val="0"/>
      <w:marBottom w:val="0"/>
      <w:divBdr>
        <w:top w:val="none" w:sz="0" w:space="0" w:color="auto"/>
        <w:left w:val="none" w:sz="0" w:space="0" w:color="auto"/>
        <w:bottom w:val="none" w:sz="0" w:space="0" w:color="auto"/>
        <w:right w:val="none" w:sz="0" w:space="0" w:color="auto"/>
      </w:divBdr>
    </w:div>
    <w:div w:id="1088577964">
      <w:bodyDiv w:val="1"/>
      <w:marLeft w:val="0"/>
      <w:marRight w:val="0"/>
      <w:marTop w:val="0"/>
      <w:marBottom w:val="0"/>
      <w:divBdr>
        <w:top w:val="none" w:sz="0" w:space="0" w:color="auto"/>
        <w:left w:val="none" w:sz="0" w:space="0" w:color="auto"/>
        <w:bottom w:val="none" w:sz="0" w:space="0" w:color="auto"/>
        <w:right w:val="none" w:sz="0" w:space="0" w:color="auto"/>
      </w:divBdr>
    </w:div>
    <w:div w:id="1090003850">
      <w:bodyDiv w:val="1"/>
      <w:marLeft w:val="0"/>
      <w:marRight w:val="0"/>
      <w:marTop w:val="0"/>
      <w:marBottom w:val="0"/>
      <w:divBdr>
        <w:top w:val="none" w:sz="0" w:space="0" w:color="auto"/>
        <w:left w:val="none" w:sz="0" w:space="0" w:color="auto"/>
        <w:bottom w:val="none" w:sz="0" w:space="0" w:color="auto"/>
        <w:right w:val="none" w:sz="0" w:space="0" w:color="auto"/>
      </w:divBdr>
    </w:div>
    <w:div w:id="1090660025">
      <w:bodyDiv w:val="1"/>
      <w:marLeft w:val="0"/>
      <w:marRight w:val="0"/>
      <w:marTop w:val="0"/>
      <w:marBottom w:val="0"/>
      <w:divBdr>
        <w:top w:val="none" w:sz="0" w:space="0" w:color="auto"/>
        <w:left w:val="none" w:sz="0" w:space="0" w:color="auto"/>
        <w:bottom w:val="none" w:sz="0" w:space="0" w:color="auto"/>
        <w:right w:val="none" w:sz="0" w:space="0" w:color="auto"/>
      </w:divBdr>
    </w:div>
    <w:div w:id="1091319885">
      <w:bodyDiv w:val="1"/>
      <w:marLeft w:val="0"/>
      <w:marRight w:val="0"/>
      <w:marTop w:val="0"/>
      <w:marBottom w:val="0"/>
      <w:divBdr>
        <w:top w:val="none" w:sz="0" w:space="0" w:color="auto"/>
        <w:left w:val="none" w:sz="0" w:space="0" w:color="auto"/>
        <w:bottom w:val="none" w:sz="0" w:space="0" w:color="auto"/>
        <w:right w:val="none" w:sz="0" w:space="0" w:color="auto"/>
      </w:divBdr>
    </w:div>
    <w:div w:id="1091926016">
      <w:bodyDiv w:val="1"/>
      <w:marLeft w:val="0"/>
      <w:marRight w:val="0"/>
      <w:marTop w:val="0"/>
      <w:marBottom w:val="0"/>
      <w:divBdr>
        <w:top w:val="none" w:sz="0" w:space="0" w:color="auto"/>
        <w:left w:val="none" w:sz="0" w:space="0" w:color="auto"/>
        <w:bottom w:val="none" w:sz="0" w:space="0" w:color="auto"/>
        <w:right w:val="none" w:sz="0" w:space="0" w:color="auto"/>
      </w:divBdr>
    </w:div>
    <w:div w:id="1096025337">
      <w:bodyDiv w:val="1"/>
      <w:marLeft w:val="0"/>
      <w:marRight w:val="0"/>
      <w:marTop w:val="0"/>
      <w:marBottom w:val="0"/>
      <w:divBdr>
        <w:top w:val="none" w:sz="0" w:space="0" w:color="auto"/>
        <w:left w:val="none" w:sz="0" w:space="0" w:color="auto"/>
        <w:bottom w:val="none" w:sz="0" w:space="0" w:color="auto"/>
        <w:right w:val="none" w:sz="0" w:space="0" w:color="auto"/>
      </w:divBdr>
    </w:div>
    <w:div w:id="1097021496">
      <w:bodyDiv w:val="1"/>
      <w:marLeft w:val="0"/>
      <w:marRight w:val="0"/>
      <w:marTop w:val="0"/>
      <w:marBottom w:val="0"/>
      <w:divBdr>
        <w:top w:val="none" w:sz="0" w:space="0" w:color="auto"/>
        <w:left w:val="none" w:sz="0" w:space="0" w:color="auto"/>
        <w:bottom w:val="none" w:sz="0" w:space="0" w:color="auto"/>
        <w:right w:val="none" w:sz="0" w:space="0" w:color="auto"/>
      </w:divBdr>
    </w:div>
    <w:div w:id="1103183909">
      <w:bodyDiv w:val="1"/>
      <w:marLeft w:val="0"/>
      <w:marRight w:val="0"/>
      <w:marTop w:val="0"/>
      <w:marBottom w:val="0"/>
      <w:divBdr>
        <w:top w:val="none" w:sz="0" w:space="0" w:color="auto"/>
        <w:left w:val="none" w:sz="0" w:space="0" w:color="auto"/>
        <w:bottom w:val="none" w:sz="0" w:space="0" w:color="auto"/>
        <w:right w:val="none" w:sz="0" w:space="0" w:color="auto"/>
      </w:divBdr>
    </w:div>
    <w:div w:id="1103190611">
      <w:bodyDiv w:val="1"/>
      <w:marLeft w:val="0"/>
      <w:marRight w:val="0"/>
      <w:marTop w:val="0"/>
      <w:marBottom w:val="0"/>
      <w:divBdr>
        <w:top w:val="none" w:sz="0" w:space="0" w:color="auto"/>
        <w:left w:val="none" w:sz="0" w:space="0" w:color="auto"/>
        <w:bottom w:val="none" w:sz="0" w:space="0" w:color="auto"/>
        <w:right w:val="none" w:sz="0" w:space="0" w:color="auto"/>
      </w:divBdr>
    </w:div>
    <w:div w:id="1104571766">
      <w:bodyDiv w:val="1"/>
      <w:marLeft w:val="0"/>
      <w:marRight w:val="0"/>
      <w:marTop w:val="0"/>
      <w:marBottom w:val="0"/>
      <w:divBdr>
        <w:top w:val="none" w:sz="0" w:space="0" w:color="auto"/>
        <w:left w:val="none" w:sz="0" w:space="0" w:color="auto"/>
        <w:bottom w:val="none" w:sz="0" w:space="0" w:color="auto"/>
        <w:right w:val="none" w:sz="0" w:space="0" w:color="auto"/>
      </w:divBdr>
    </w:div>
    <w:div w:id="1104761667">
      <w:bodyDiv w:val="1"/>
      <w:marLeft w:val="0"/>
      <w:marRight w:val="0"/>
      <w:marTop w:val="0"/>
      <w:marBottom w:val="0"/>
      <w:divBdr>
        <w:top w:val="none" w:sz="0" w:space="0" w:color="auto"/>
        <w:left w:val="none" w:sz="0" w:space="0" w:color="auto"/>
        <w:bottom w:val="none" w:sz="0" w:space="0" w:color="auto"/>
        <w:right w:val="none" w:sz="0" w:space="0" w:color="auto"/>
      </w:divBdr>
    </w:div>
    <w:div w:id="1104888438">
      <w:bodyDiv w:val="1"/>
      <w:marLeft w:val="0"/>
      <w:marRight w:val="0"/>
      <w:marTop w:val="0"/>
      <w:marBottom w:val="0"/>
      <w:divBdr>
        <w:top w:val="none" w:sz="0" w:space="0" w:color="auto"/>
        <w:left w:val="none" w:sz="0" w:space="0" w:color="auto"/>
        <w:bottom w:val="none" w:sz="0" w:space="0" w:color="auto"/>
        <w:right w:val="none" w:sz="0" w:space="0" w:color="auto"/>
      </w:divBdr>
    </w:div>
    <w:div w:id="1107776819">
      <w:bodyDiv w:val="1"/>
      <w:marLeft w:val="0"/>
      <w:marRight w:val="0"/>
      <w:marTop w:val="0"/>
      <w:marBottom w:val="0"/>
      <w:divBdr>
        <w:top w:val="none" w:sz="0" w:space="0" w:color="auto"/>
        <w:left w:val="none" w:sz="0" w:space="0" w:color="auto"/>
        <w:bottom w:val="none" w:sz="0" w:space="0" w:color="auto"/>
        <w:right w:val="none" w:sz="0" w:space="0" w:color="auto"/>
      </w:divBdr>
    </w:div>
    <w:div w:id="1109007823">
      <w:bodyDiv w:val="1"/>
      <w:marLeft w:val="0"/>
      <w:marRight w:val="0"/>
      <w:marTop w:val="0"/>
      <w:marBottom w:val="0"/>
      <w:divBdr>
        <w:top w:val="none" w:sz="0" w:space="0" w:color="auto"/>
        <w:left w:val="none" w:sz="0" w:space="0" w:color="auto"/>
        <w:bottom w:val="none" w:sz="0" w:space="0" w:color="auto"/>
        <w:right w:val="none" w:sz="0" w:space="0" w:color="auto"/>
      </w:divBdr>
    </w:div>
    <w:div w:id="1110931013">
      <w:bodyDiv w:val="1"/>
      <w:marLeft w:val="0"/>
      <w:marRight w:val="0"/>
      <w:marTop w:val="0"/>
      <w:marBottom w:val="0"/>
      <w:divBdr>
        <w:top w:val="none" w:sz="0" w:space="0" w:color="auto"/>
        <w:left w:val="none" w:sz="0" w:space="0" w:color="auto"/>
        <w:bottom w:val="none" w:sz="0" w:space="0" w:color="auto"/>
        <w:right w:val="none" w:sz="0" w:space="0" w:color="auto"/>
      </w:divBdr>
    </w:div>
    <w:div w:id="1111247310">
      <w:bodyDiv w:val="1"/>
      <w:marLeft w:val="0"/>
      <w:marRight w:val="0"/>
      <w:marTop w:val="0"/>
      <w:marBottom w:val="0"/>
      <w:divBdr>
        <w:top w:val="none" w:sz="0" w:space="0" w:color="auto"/>
        <w:left w:val="none" w:sz="0" w:space="0" w:color="auto"/>
        <w:bottom w:val="none" w:sz="0" w:space="0" w:color="auto"/>
        <w:right w:val="none" w:sz="0" w:space="0" w:color="auto"/>
      </w:divBdr>
    </w:div>
    <w:div w:id="1112549028">
      <w:bodyDiv w:val="1"/>
      <w:marLeft w:val="0"/>
      <w:marRight w:val="0"/>
      <w:marTop w:val="0"/>
      <w:marBottom w:val="0"/>
      <w:divBdr>
        <w:top w:val="none" w:sz="0" w:space="0" w:color="auto"/>
        <w:left w:val="none" w:sz="0" w:space="0" w:color="auto"/>
        <w:bottom w:val="none" w:sz="0" w:space="0" w:color="auto"/>
        <w:right w:val="none" w:sz="0" w:space="0" w:color="auto"/>
      </w:divBdr>
    </w:div>
    <w:div w:id="1113404223">
      <w:bodyDiv w:val="1"/>
      <w:marLeft w:val="0"/>
      <w:marRight w:val="0"/>
      <w:marTop w:val="0"/>
      <w:marBottom w:val="0"/>
      <w:divBdr>
        <w:top w:val="none" w:sz="0" w:space="0" w:color="auto"/>
        <w:left w:val="none" w:sz="0" w:space="0" w:color="auto"/>
        <w:bottom w:val="none" w:sz="0" w:space="0" w:color="auto"/>
        <w:right w:val="none" w:sz="0" w:space="0" w:color="auto"/>
      </w:divBdr>
    </w:div>
    <w:div w:id="1113863924">
      <w:bodyDiv w:val="1"/>
      <w:marLeft w:val="0"/>
      <w:marRight w:val="0"/>
      <w:marTop w:val="0"/>
      <w:marBottom w:val="0"/>
      <w:divBdr>
        <w:top w:val="none" w:sz="0" w:space="0" w:color="auto"/>
        <w:left w:val="none" w:sz="0" w:space="0" w:color="auto"/>
        <w:bottom w:val="none" w:sz="0" w:space="0" w:color="auto"/>
        <w:right w:val="none" w:sz="0" w:space="0" w:color="auto"/>
      </w:divBdr>
    </w:div>
    <w:div w:id="1114204315">
      <w:bodyDiv w:val="1"/>
      <w:marLeft w:val="0"/>
      <w:marRight w:val="0"/>
      <w:marTop w:val="0"/>
      <w:marBottom w:val="0"/>
      <w:divBdr>
        <w:top w:val="none" w:sz="0" w:space="0" w:color="auto"/>
        <w:left w:val="none" w:sz="0" w:space="0" w:color="auto"/>
        <w:bottom w:val="none" w:sz="0" w:space="0" w:color="auto"/>
        <w:right w:val="none" w:sz="0" w:space="0" w:color="auto"/>
      </w:divBdr>
    </w:div>
    <w:div w:id="1115708746">
      <w:bodyDiv w:val="1"/>
      <w:marLeft w:val="0"/>
      <w:marRight w:val="0"/>
      <w:marTop w:val="0"/>
      <w:marBottom w:val="0"/>
      <w:divBdr>
        <w:top w:val="none" w:sz="0" w:space="0" w:color="auto"/>
        <w:left w:val="none" w:sz="0" w:space="0" w:color="auto"/>
        <w:bottom w:val="none" w:sz="0" w:space="0" w:color="auto"/>
        <w:right w:val="none" w:sz="0" w:space="0" w:color="auto"/>
      </w:divBdr>
    </w:div>
    <w:div w:id="1120806111">
      <w:bodyDiv w:val="1"/>
      <w:marLeft w:val="0"/>
      <w:marRight w:val="0"/>
      <w:marTop w:val="0"/>
      <w:marBottom w:val="0"/>
      <w:divBdr>
        <w:top w:val="none" w:sz="0" w:space="0" w:color="auto"/>
        <w:left w:val="none" w:sz="0" w:space="0" w:color="auto"/>
        <w:bottom w:val="none" w:sz="0" w:space="0" w:color="auto"/>
        <w:right w:val="none" w:sz="0" w:space="0" w:color="auto"/>
      </w:divBdr>
    </w:div>
    <w:div w:id="1125931045">
      <w:bodyDiv w:val="1"/>
      <w:marLeft w:val="0"/>
      <w:marRight w:val="0"/>
      <w:marTop w:val="0"/>
      <w:marBottom w:val="0"/>
      <w:divBdr>
        <w:top w:val="none" w:sz="0" w:space="0" w:color="auto"/>
        <w:left w:val="none" w:sz="0" w:space="0" w:color="auto"/>
        <w:bottom w:val="none" w:sz="0" w:space="0" w:color="auto"/>
        <w:right w:val="none" w:sz="0" w:space="0" w:color="auto"/>
      </w:divBdr>
    </w:div>
    <w:div w:id="1128279879">
      <w:bodyDiv w:val="1"/>
      <w:marLeft w:val="0"/>
      <w:marRight w:val="0"/>
      <w:marTop w:val="0"/>
      <w:marBottom w:val="0"/>
      <w:divBdr>
        <w:top w:val="none" w:sz="0" w:space="0" w:color="auto"/>
        <w:left w:val="none" w:sz="0" w:space="0" w:color="auto"/>
        <w:bottom w:val="none" w:sz="0" w:space="0" w:color="auto"/>
        <w:right w:val="none" w:sz="0" w:space="0" w:color="auto"/>
      </w:divBdr>
    </w:div>
    <w:div w:id="1129203524">
      <w:bodyDiv w:val="1"/>
      <w:marLeft w:val="0"/>
      <w:marRight w:val="0"/>
      <w:marTop w:val="0"/>
      <w:marBottom w:val="0"/>
      <w:divBdr>
        <w:top w:val="none" w:sz="0" w:space="0" w:color="auto"/>
        <w:left w:val="none" w:sz="0" w:space="0" w:color="auto"/>
        <w:bottom w:val="none" w:sz="0" w:space="0" w:color="auto"/>
        <w:right w:val="none" w:sz="0" w:space="0" w:color="auto"/>
      </w:divBdr>
    </w:div>
    <w:div w:id="1129544711">
      <w:bodyDiv w:val="1"/>
      <w:marLeft w:val="0"/>
      <w:marRight w:val="0"/>
      <w:marTop w:val="0"/>
      <w:marBottom w:val="0"/>
      <w:divBdr>
        <w:top w:val="none" w:sz="0" w:space="0" w:color="auto"/>
        <w:left w:val="none" w:sz="0" w:space="0" w:color="auto"/>
        <w:bottom w:val="none" w:sz="0" w:space="0" w:color="auto"/>
        <w:right w:val="none" w:sz="0" w:space="0" w:color="auto"/>
      </w:divBdr>
    </w:div>
    <w:div w:id="1130905353">
      <w:bodyDiv w:val="1"/>
      <w:marLeft w:val="0"/>
      <w:marRight w:val="0"/>
      <w:marTop w:val="0"/>
      <w:marBottom w:val="0"/>
      <w:divBdr>
        <w:top w:val="none" w:sz="0" w:space="0" w:color="auto"/>
        <w:left w:val="none" w:sz="0" w:space="0" w:color="auto"/>
        <w:bottom w:val="none" w:sz="0" w:space="0" w:color="auto"/>
        <w:right w:val="none" w:sz="0" w:space="0" w:color="auto"/>
      </w:divBdr>
    </w:div>
    <w:div w:id="1136869572">
      <w:bodyDiv w:val="1"/>
      <w:marLeft w:val="0"/>
      <w:marRight w:val="0"/>
      <w:marTop w:val="0"/>
      <w:marBottom w:val="0"/>
      <w:divBdr>
        <w:top w:val="none" w:sz="0" w:space="0" w:color="auto"/>
        <w:left w:val="none" w:sz="0" w:space="0" w:color="auto"/>
        <w:bottom w:val="none" w:sz="0" w:space="0" w:color="auto"/>
        <w:right w:val="none" w:sz="0" w:space="0" w:color="auto"/>
      </w:divBdr>
    </w:div>
    <w:div w:id="1136919461">
      <w:bodyDiv w:val="1"/>
      <w:marLeft w:val="0"/>
      <w:marRight w:val="0"/>
      <w:marTop w:val="0"/>
      <w:marBottom w:val="0"/>
      <w:divBdr>
        <w:top w:val="none" w:sz="0" w:space="0" w:color="auto"/>
        <w:left w:val="none" w:sz="0" w:space="0" w:color="auto"/>
        <w:bottom w:val="none" w:sz="0" w:space="0" w:color="auto"/>
        <w:right w:val="none" w:sz="0" w:space="0" w:color="auto"/>
      </w:divBdr>
    </w:div>
    <w:div w:id="1137379359">
      <w:bodyDiv w:val="1"/>
      <w:marLeft w:val="0"/>
      <w:marRight w:val="0"/>
      <w:marTop w:val="0"/>
      <w:marBottom w:val="0"/>
      <w:divBdr>
        <w:top w:val="none" w:sz="0" w:space="0" w:color="auto"/>
        <w:left w:val="none" w:sz="0" w:space="0" w:color="auto"/>
        <w:bottom w:val="none" w:sz="0" w:space="0" w:color="auto"/>
        <w:right w:val="none" w:sz="0" w:space="0" w:color="auto"/>
      </w:divBdr>
    </w:div>
    <w:div w:id="1139492401">
      <w:bodyDiv w:val="1"/>
      <w:marLeft w:val="0"/>
      <w:marRight w:val="0"/>
      <w:marTop w:val="0"/>
      <w:marBottom w:val="0"/>
      <w:divBdr>
        <w:top w:val="none" w:sz="0" w:space="0" w:color="auto"/>
        <w:left w:val="none" w:sz="0" w:space="0" w:color="auto"/>
        <w:bottom w:val="none" w:sz="0" w:space="0" w:color="auto"/>
        <w:right w:val="none" w:sz="0" w:space="0" w:color="auto"/>
      </w:divBdr>
    </w:div>
    <w:div w:id="1140070808">
      <w:bodyDiv w:val="1"/>
      <w:marLeft w:val="0"/>
      <w:marRight w:val="0"/>
      <w:marTop w:val="0"/>
      <w:marBottom w:val="0"/>
      <w:divBdr>
        <w:top w:val="none" w:sz="0" w:space="0" w:color="auto"/>
        <w:left w:val="none" w:sz="0" w:space="0" w:color="auto"/>
        <w:bottom w:val="none" w:sz="0" w:space="0" w:color="auto"/>
        <w:right w:val="none" w:sz="0" w:space="0" w:color="auto"/>
      </w:divBdr>
    </w:div>
    <w:div w:id="1143890113">
      <w:bodyDiv w:val="1"/>
      <w:marLeft w:val="0"/>
      <w:marRight w:val="0"/>
      <w:marTop w:val="0"/>
      <w:marBottom w:val="0"/>
      <w:divBdr>
        <w:top w:val="none" w:sz="0" w:space="0" w:color="auto"/>
        <w:left w:val="none" w:sz="0" w:space="0" w:color="auto"/>
        <w:bottom w:val="none" w:sz="0" w:space="0" w:color="auto"/>
        <w:right w:val="none" w:sz="0" w:space="0" w:color="auto"/>
      </w:divBdr>
    </w:div>
    <w:div w:id="1148473125">
      <w:bodyDiv w:val="1"/>
      <w:marLeft w:val="0"/>
      <w:marRight w:val="0"/>
      <w:marTop w:val="0"/>
      <w:marBottom w:val="0"/>
      <w:divBdr>
        <w:top w:val="none" w:sz="0" w:space="0" w:color="auto"/>
        <w:left w:val="none" w:sz="0" w:space="0" w:color="auto"/>
        <w:bottom w:val="none" w:sz="0" w:space="0" w:color="auto"/>
        <w:right w:val="none" w:sz="0" w:space="0" w:color="auto"/>
      </w:divBdr>
    </w:div>
    <w:div w:id="1149442950">
      <w:bodyDiv w:val="1"/>
      <w:marLeft w:val="0"/>
      <w:marRight w:val="0"/>
      <w:marTop w:val="0"/>
      <w:marBottom w:val="0"/>
      <w:divBdr>
        <w:top w:val="none" w:sz="0" w:space="0" w:color="auto"/>
        <w:left w:val="none" w:sz="0" w:space="0" w:color="auto"/>
        <w:bottom w:val="none" w:sz="0" w:space="0" w:color="auto"/>
        <w:right w:val="none" w:sz="0" w:space="0" w:color="auto"/>
      </w:divBdr>
    </w:div>
    <w:div w:id="1150172502">
      <w:bodyDiv w:val="1"/>
      <w:marLeft w:val="0"/>
      <w:marRight w:val="0"/>
      <w:marTop w:val="0"/>
      <w:marBottom w:val="0"/>
      <w:divBdr>
        <w:top w:val="none" w:sz="0" w:space="0" w:color="auto"/>
        <w:left w:val="none" w:sz="0" w:space="0" w:color="auto"/>
        <w:bottom w:val="none" w:sz="0" w:space="0" w:color="auto"/>
        <w:right w:val="none" w:sz="0" w:space="0" w:color="auto"/>
      </w:divBdr>
    </w:div>
    <w:div w:id="1151680471">
      <w:bodyDiv w:val="1"/>
      <w:marLeft w:val="0"/>
      <w:marRight w:val="0"/>
      <w:marTop w:val="0"/>
      <w:marBottom w:val="0"/>
      <w:divBdr>
        <w:top w:val="none" w:sz="0" w:space="0" w:color="auto"/>
        <w:left w:val="none" w:sz="0" w:space="0" w:color="auto"/>
        <w:bottom w:val="none" w:sz="0" w:space="0" w:color="auto"/>
        <w:right w:val="none" w:sz="0" w:space="0" w:color="auto"/>
      </w:divBdr>
    </w:div>
    <w:div w:id="1152676922">
      <w:bodyDiv w:val="1"/>
      <w:marLeft w:val="0"/>
      <w:marRight w:val="0"/>
      <w:marTop w:val="0"/>
      <w:marBottom w:val="0"/>
      <w:divBdr>
        <w:top w:val="none" w:sz="0" w:space="0" w:color="auto"/>
        <w:left w:val="none" w:sz="0" w:space="0" w:color="auto"/>
        <w:bottom w:val="none" w:sz="0" w:space="0" w:color="auto"/>
        <w:right w:val="none" w:sz="0" w:space="0" w:color="auto"/>
      </w:divBdr>
    </w:div>
    <w:div w:id="1154491078">
      <w:bodyDiv w:val="1"/>
      <w:marLeft w:val="0"/>
      <w:marRight w:val="0"/>
      <w:marTop w:val="0"/>
      <w:marBottom w:val="0"/>
      <w:divBdr>
        <w:top w:val="none" w:sz="0" w:space="0" w:color="auto"/>
        <w:left w:val="none" w:sz="0" w:space="0" w:color="auto"/>
        <w:bottom w:val="none" w:sz="0" w:space="0" w:color="auto"/>
        <w:right w:val="none" w:sz="0" w:space="0" w:color="auto"/>
      </w:divBdr>
    </w:div>
    <w:div w:id="1154881517">
      <w:bodyDiv w:val="1"/>
      <w:marLeft w:val="0"/>
      <w:marRight w:val="0"/>
      <w:marTop w:val="0"/>
      <w:marBottom w:val="0"/>
      <w:divBdr>
        <w:top w:val="none" w:sz="0" w:space="0" w:color="auto"/>
        <w:left w:val="none" w:sz="0" w:space="0" w:color="auto"/>
        <w:bottom w:val="none" w:sz="0" w:space="0" w:color="auto"/>
        <w:right w:val="none" w:sz="0" w:space="0" w:color="auto"/>
      </w:divBdr>
    </w:div>
    <w:div w:id="1158109277">
      <w:bodyDiv w:val="1"/>
      <w:marLeft w:val="0"/>
      <w:marRight w:val="0"/>
      <w:marTop w:val="0"/>
      <w:marBottom w:val="0"/>
      <w:divBdr>
        <w:top w:val="none" w:sz="0" w:space="0" w:color="auto"/>
        <w:left w:val="none" w:sz="0" w:space="0" w:color="auto"/>
        <w:bottom w:val="none" w:sz="0" w:space="0" w:color="auto"/>
        <w:right w:val="none" w:sz="0" w:space="0" w:color="auto"/>
      </w:divBdr>
    </w:div>
    <w:div w:id="1158232642">
      <w:bodyDiv w:val="1"/>
      <w:marLeft w:val="0"/>
      <w:marRight w:val="0"/>
      <w:marTop w:val="0"/>
      <w:marBottom w:val="0"/>
      <w:divBdr>
        <w:top w:val="none" w:sz="0" w:space="0" w:color="auto"/>
        <w:left w:val="none" w:sz="0" w:space="0" w:color="auto"/>
        <w:bottom w:val="none" w:sz="0" w:space="0" w:color="auto"/>
        <w:right w:val="none" w:sz="0" w:space="0" w:color="auto"/>
      </w:divBdr>
    </w:div>
    <w:div w:id="1159930443">
      <w:bodyDiv w:val="1"/>
      <w:marLeft w:val="0"/>
      <w:marRight w:val="0"/>
      <w:marTop w:val="0"/>
      <w:marBottom w:val="0"/>
      <w:divBdr>
        <w:top w:val="none" w:sz="0" w:space="0" w:color="auto"/>
        <w:left w:val="none" w:sz="0" w:space="0" w:color="auto"/>
        <w:bottom w:val="none" w:sz="0" w:space="0" w:color="auto"/>
        <w:right w:val="none" w:sz="0" w:space="0" w:color="auto"/>
      </w:divBdr>
    </w:div>
    <w:div w:id="1160971237">
      <w:bodyDiv w:val="1"/>
      <w:marLeft w:val="0"/>
      <w:marRight w:val="0"/>
      <w:marTop w:val="0"/>
      <w:marBottom w:val="0"/>
      <w:divBdr>
        <w:top w:val="none" w:sz="0" w:space="0" w:color="auto"/>
        <w:left w:val="none" w:sz="0" w:space="0" w:color="auto"/>
        <w:bottom w:val="none" w:sz="0" w:space="0" w:color="auto"/>
        <w:right w:val="none" w:sz="0" w:space="0" w:color="auto"/>
      </w:divBdr>
    </w:div>
    <w:div w:id="1162114803">
      <w:bodyDiv w:val="1"/>
      <w:marLeft w:val="0"/>
      <w:marRight w:val="0"/>
      <w:marTop w:val="0"/>
      <w:marBottom w:val="0"/>
      <w:divBdr>
        <w:top w:val="none" w:sz="0" w:space="0" w:color="auto"/>
        <w:left w:val="none" w:sz="0" w:space="0" w:color="auto"/>
        <w:bottom w:val="none" w:sz="0" w:space="0" w:color="auto"/>
        <w:right w:val="none" w:sz="0" w:space="0" w:color="auto"/>
      </w:divBdr>
    </w:div>
    <w:div w:id="1162501231">
      <w:bodyDiv w:val="1"/>
      <w:marLeft w:val="0"/>
      <w:marRight w:val="0"/>
      <w:marTop w:val="0"/>
      <w:marBottom w:val="0"/>
      <w:divBdr>
        <w:top w:val="none" w:sz="0" w:space="0" w:color="auto"/>
        <w:left w:val="none" w:sz="0" w:space="0" w:color="auto"/>
        <w:bottom w:val="none" w:sz="0" w:space="0" w:color="auto"/>
        <w:right w:val="none" w:sz="0" w:space="0" w:color="auto"/>
      </w:divBdr>
    </w:div>
    <w:div w:id="1162548580">
      <w:bodyDiv w:val="1"/>
      <w:marLeft w:val="0"/>
      <w:marRight w:val="0"/>
      <w:marTop w:val="0"/>
      <w:marBottom w:val="0"/>
      <w:divBdr>
        <w:top w:val="none" w:sz="0" w:space="0" w:color="auto"/>
        <w:left w:val="none" w:sz="0" w:space="0" w:color="auto"/>
        <w:bottom w:val="none" w:sz="0" w:space="0" w:color="auto"/>
        <w:right w:val="none" w:sz="0" w:space="0" w:color="auto"/>
      </w:divBdr>
    </w:div>
    <w:div w:id="1163009672">
      <w:bodyDiv w:val="1"/>
      <w:marLeft w:val="0"/>
      <w:marRight w:val="0"/>
      <w:marTop w:val="0"/>
      <w:marBottom w:val="0"/>
      <w:divBdr>
        <w:top w:val="none" w:sz="0" w:space="0" w:color="auto"/>
        <w:left w:val="none" w:sz="0" w:space="0" w:color="auto"/>
        <w:bottom w:val="none" w:sz="0" w:space="0" w:color="auto"/>
        <w:right w:val="none" w:sz="0" w:space="0" w:color="auto"/>
      </w:divBdr>
    </w:div>
    <w:div w:id="1168402993">
      <w:bodyDiv w:val="1"/>
      <w:marLeft w:val="0"/>
      <w:marRight w:val="0"/>
      <w:marTop w:val="0"/>
      <w:marBottom w:val="0"/>
      <w:divBdr>
        <w:top w:val="none" w:sz="0" w:space="0" w:color="auto"/>
        <w:left w:val="none" w:sz="0" w:space="0" w:color="auto"/>
        <w:bottom w:val="none" w:sz="0" w:space="0" w:color="auto"/>
        <w:right w:val="none" w:sz="0" w:space="0" w:color="auto"/>
      </w:divBdr>
    </w:div>
    <w:div w:id="1169948755">
      <w:bodyDiv w:val="1"/>
      <w:marLeft w:val="0"/>
      <w:marRight w:val="0"/>
      <w:marTop w:val="0"/>
      <w:marBottom w:val="0"/>
      <w:divBdr>
        <w:top w:val="none" w:sz="0" w:space="0" w:color="auto"/>
        <w:left w:val="none" w:sz="0" w:space="0" w:color="auto"/>
        <w:bottom w:val="none" w:sz="0" w:space="0" w:color="auto"/>
        <w:right w:val="none" w:sz="0" w:space="0" w:color="auto"/>
      </w:divBdr>
    </w:div>
    <w:div w:id="1173303916">
      <w:bodyDiv w:val="1"/>
      <w:marLeft w:val="0"/>
      <w:marRight w:val="0"/>
      <w:marTop w:val="0"/>
      <w:marBottom w:val="0"/>
      <w:divBdr>
        <w:top w:val="none" w:sz="0" w:space="0" w:color="auto"/>
        <w:left w:val="none" w:sz="0" w:space="0" w:color="auto"/>
        <w:bottom w:val="none" w:sz="0" w:space="0" w:color="auto"/>
        <w:right w:val="none" w:sz="0" w:space="0" w:color="auto"/>
      </w:divBdr>
    </w:div>
    <w:div w:id="1175223073">
      <w:bodyDiv w:val="1"/>
      <w:marLeft w:val="0"/>
      <w:marRight w:val="0"/>
      <w:marTop w:val="0"/>
      <w:marBottom w:val="0"/>
      <w:divBdr>
        <w:top w:val="none" w:sz="0" w:space="0" w:color="auto"/>
        <w:left w:val="none" w:sz="0" w:space="0" w:color="auto"/>
        <w:bottom w:val="none" w:sz="0" w:space="0" w:color="auto"/>
        <w:right w:val="none" w:sz="0" w:space="0" w:color="auto"/>
      </w:divBdr>
    </w:div>
    <w:div w:id="1181311227">
      <w:bodyDiv w:val="1"/>
      <w:marLeft w:val="0"/>
      <w:marRight w:val="0"/>
      <w:marTop w:val="0"/>
      <w:marBottom w:val="0"/>
      <w:divBdr>
        <w:top w:val="none" w:sz="0" w:space="0" w:color="auto"/>
        <w:left w:val="none" w:sz="0" w:space="0" w:color="auto"/>
        <w:bottom w:val="none" w:sz="0" w:space="0" w:color="auto"/>
        <w:right w:val="none" w:sz="0" w:space="0" w:color="auto"/>
      </w:divBdr>
    </w:div>
    <w:div w:id="1183471922">
      <w:bodyDiv w:val="1"/>
      <w:marLeft w:val="0"/>
      <w:marRight w:val="0"/>
      <w:marTop w:val="0"/>
      <w:marBottom w:val="0"/>
      <w:divBdr>
        <w:top w:val="none" w:sz="0" w:space="0" w:color="auto"/>
        <w:left w:val="none" w:sz="0" w:space="0" w:color="auto"/>
        <w:bottom w:val="none" w:sz="0" w:space="0" w:color="auto"/>
        <w:right w:val="none" w:sz="0" w:space="0" w:color="auto"/>
      </w:divBdr>
    </w:div>
    <w:div w:id="1185825336">
      <w:bodyDiv w:val="1"/>
      <w:marLeft w:val="0"/>
      <w:marRight w:val="0"/>
      <w:marTop w:val="0"/>
      <w:marBottom w:val="0"/>
      <w:divBdr>
        <w:top w:val="none" w:sz="0" w:space="0" w:color="auto"/>
        <w:left w:val="none" w:sz="0" w:space="0" w:color="auto"/>
        <w:bottom w:val="none" w:sz="0" w:space="0" w:color="auto"/>
        <w:right w:val="none" w:sz="0" w:space="0" w:color="auto"/>
      </w:divBdr>
    </w:div>
    <w:div w:id="1189223624">
      <w:bodyDiv w:val="1"/>
      <w:marLeft w:val="0"/>
      <w:marRight w:val="0"/>
      <w:marTop w:val="0"/>
      <w:marBottom w:val="0"/>
      <w:divBdr>
        <w:top w:val="none" w:sz="0" w:space="0" w:color="auto"/>
        <w:left w:val="none" w:sz="0" w:space="0" w:color="auto"/>
        <w:bottom w:val="none" w:sz="0" w:space="0" w:color="auto"/>
        <w:right w:val="none" w:sz="0" w:space="0" w:color="auto"/>
      </w:divBdr>
    </w:div>
    <w:div w:id="1191188227">
      <w:bodyDiv w:val="1"/>
      <w:marLeft w:val="0"/>
      <w:marRight w:val="0"/>
      <w:marTop w:val="0"/>
      <w:marBottom w:val="0"/>
      <w:divBdr>
        <w:top w:val="none" w:sz="0" w:space="0" w:color="auto"/>
        <w:left w:val="none" w:sz="0" w:space="0" w:color="auto"/>
        <w:bottom w:val="none" w:sz="0" w:space="0" w:color="auto"/>
        <w:right w:val="none" w:sz="0" w:space="0" w:color="auto"/>
      </w:divBdr>
    </w:div>
    <w:div w:id="1191338819">
      <w:bodyDiv w:val="1"/>
      <w:marLeft w:val="0"/>
      <w:marRight w:val="0"/>
      <w:marTop w:val="0"/>
      <w:marBottom w:val="0"/>
      <w:divBdr>
        <w:top w:val="none" w:sz="0" w:space="0" w:color="auto"/>
        <w:left w:val="none" w:sz="0" w:space="0" w:color="auto"/>
        <w:bottom w:val="none" w:sz="0" w:space="0" w:color="auto"/>
        <w:right w:val="none" w:sz="0" w:space="0" w:color="auto"/>
      </w:divBdr>
    </w:div>
    <w:div w:id="1194072388">
      <w:bodyDiv w:val="1"/>
      <w:marLeft w:val="0"/>
      <w:marRight w:val="0"/>
      <w:marTop w:val="0"/>
      <w:marBottom w:val="0"/>
      <w:divBdr>
        <w:top w:val="none" w:sz="0" w:space="0" w:color="auto"/>
        <w:left w:val="none" w:sz="0" w:space="0" w:color="auto"/>
        <w:bottom w:val="none" w:sz="0" w:space="0" w:color="auto"/>
        <w:right w:val="none" w:sz="0" w:space="0" w:color="auto"/>
      </w:divBdr>
    </w:div>
    <w:div w:id="1195343599">
      <w:bodyDiv w:val="1"/>
      <w:marLeft w:val="0"/>
      <w:marRight w:val="0"/>
      <w:marTop w:val="0"/>
      <w:marBottom w:val="0"/>
      <w:divBdr>
        <w:top w:val="none" w:sz="0" w:space="0" w:color="auto"/>
        <w:left w:val="none" w:sz="0" w:space="0" w:color="auto"/>
        <w:bottom w:val="none" w:sz="0" w:space="0" w:color="auto"/>
        <w:right w:val="none" w:sz="0" w:space="0" w:color="auto"/>
      </w:divBdr>
    </w:div>
    <w:div w:id="1195845979">
      <w:bodyDiv w:val="1"/>
      <w:marLeft w:val="0"/>
      <w:marRight w:val="0"/>
      <w:marTop w:val="0"/>
      <w:marBottom w:val="0"/>
      <w:divBdr>
        <w:top w:val="none" w:sz="0" w:space="0" w:color="auto"/>
        <w:left w:val="none" w:sz="0" w:space="0" w:color="auto"/>
        <w:bottom w:val="none" w:sz="0" w:space="0" w:color="auto"/>
        <w:right w:val="none" w:sz="0" w:space="0" w:color="auto"/>
      </w:divBdr>
    </w:div>
    <w:div w:id="1196235795">
      <w:bodyDiv w:val="1"/>
      <w:marLeft w:val="0"/>
      <w:marRight w:val="0"/>
      <w:marTop w:val="0"/>
      <w:marBottom w:val="0"/>
      <w:divBdr>
        <w:top w:val="none" w:sz="0" w:space="0" w:color="auto"/>
        <w:left w:val="none" w:sz="0" w:space="0" w:color="auto"/>
        <w:bottom w:val="none" w:sz="0" w:space="0" w:color="auto"/>
        <w:right w:val="none" w:sz="0" w:space="0" w:color="auto"/>
      </w:divBdr>
    </w:div>
    <w:div w:id="1199657870">
      <w:bodyDiv w:val="1"/>
      <w:marLeft w:val="0"/>
      <w:marRight w:val="0"/>
      <w:marTop w:val="0"/>
      <w:marBottom w:val="0"/>
      <w:divBdr>
        <w:top w:val="none" w:sz="0" w:space="0" w:color="auto"/>
        <w:left w:val="none" w:sz="0" w:space="0" w:color="auto"/>
        <w:bottom w:val="none" w:sz="0" w:space="0" w:color="auto"/>
        <w:right w:val="none" w:sz="0" w:space="0" w:color="auto"/>
      </w:divBdr>
    </w:div>
    <w:div w:id="1200627064">
      <w:bodyDiv w:val="1"/>
      <w:marLeft w:val="0"/>
      <w:marRight w:val="0"/>
      <w:marTop w:val="0"/>
      <w:marBottom w:val="0"/>
      <w:divBdr>
        <w:top w:val="none" w:sz="0" w:space="0" w:color="auto"/>
        <w:left w:val="none" w:sz="0" w:space="0" w:color="auto"/>
        <w:bottom w:val="none" w:sz="0" w:space="0" w:color="auto"/>
        <w:right w:val="none" w:sz="0" w:space="0" w:color="auto"/>
      </w:divBdr>
    </w:div>
    <w:div w:id="1202011135">
      <w:bodyDiv w:val="1"/>
      <w:marLeft w:val="0"/>
      <w:marRight w:val="0"/>
      <w:marTop w:val="0"/>
      <w:marBottom w:val="0"/>
      <w:divBdr>
        <w:top w:val="none" w:sz="0" w:space="0" w:color="auto"/>
        <w:left w:val="none" w:sz="0" w:space="0" w:color="auto"/>
        <w:bottom w:val="none" w:sz="0" w:space="0" w:color="auto"/>
        <w:right w:val="none" w:sz="0" w:space="0" w:color="auto"/>
      </w:divBdr>
    </w:div>
    <w:div w:id="1205558195">
      <w:bodyDiv w:val="1"/>
      <w:marLeft w:val="0"/>
      <w:marRight w:val="0"/>
      <w:marTop w:val="0"/>
      <w:marBottom w:val="0"/>
      <w:divBdr>
        <w:top w:val="none" w:sz="0" w:space="0" w:color="auto"/>
        <w:left w:val="none" w:sz="0" w:space="0" w:color="auto"/>
        <w:bottom w:val="none" w:sz="0" w:space="0" w:color="auto"/>
        <w:right w:val="none" w:sz="0" w:space="0" w:color="auto"/>
      </w:divBdr>
    </w:div>
    <w:div w:id="1206866095">
      <w:bodyDiv w:val="1"/>
      <w:marLeft w:val="0"/>
      <w:marRight w:val="0"/>
      <w:marTop w:val="0"/>
      <w:marBottom w:val="0"/>
      <w:divBdr>
        <w:top w:val="none" w:sz="0" w:space="0" w:color="auto"/>
        <w:left w:val="none" w:sz="0" w:space="0" w:color="auto"/>
        <w:bottom w:val="none" w:sz="0" w:space="0" w:color="auto"/>
        <w:right w:val="none" w:sz="0" w:space="0" w:color="auto"/>
      </w:divBdr>
    </w:div>
    <w:div w:id="1207107723">
      <w:bodyDiv w:val="1"/>
      <w:marLeft w:val="0"/>
      <w:marRight w:val="0"/>
      <w:marTop w:val="0"/>
      <w:marBottom w:val="0"/>
      <w:divBdr>
        <w:top w:val="none" w:sz="0" w:space="0" w:color="auto"/>
        <w:left w:val="none" w:sz="0" w:space="0" w:color="auto"/>
        <w:bottom w:val="none" w:sz="0" w:space="0" w:color="auto"/>
        <w:right w:val="none" w:sz="0" w:space="0" w:color="auto"/>
      </w:divBdr>
    </w:div>
    <w:div w:id="1209879876">
      <w:bodyDiv w:val="1"/>
      <w:marLeft w:val="0"/>
      <w:marRight w:val="0"/>
      <w:marTop w:val="0"/>
      <w:marBottom w:val="0"/>
      <w:divBdr>
        <w:top w:val="none" w:sz="0" w:space="0" w:color="auto"/>
        <w:left w:val="none" w:sz="0" w:space="0" w:color="auto"/>
        <w:bottom w:val="none" w:sz="0" w:space="0" w:color="auto"/>
        <w:right w:val="none" w:sz="0" w:space="0" w:color="auto"/>
      </w:divBdr>
    </w:div>
    <w:div w:id="1215585139">
      <w:bodyDiv w:val="1"/>
      <w:marLeft w:val="0"/>
      <w:marRight w:val="0"/>
      <w:marTop w:val="0"/>
      <w:marBottom w:val="0"/>
      <w:divBdr>
        <w:top w:val="none" w:sz="0" w:space="0" w:color="auto"/>
        <w:left w:val="none" w:sz="0" w:space="0" w:color="auto"/>
        <w:bottom w:val="none" w:sz="0" w:space="0" w:color="auto"/>
        <w:right w:val="none" w:sz="0" w:space="0" w:color="auto"/>
      </w:divBdr>
    </w:div>
    <w:div w:id="1216627458">
      <w:bodyDiv w:val="1"/>
      <w:marLeft w:val="0"/>
      <w:marRight w:val="0"/>
      <w:marTop w:val="0"/>
      <w:marBottom w:val="0"/>
      <w:divBdr>
        <w:top w:val="none" w:sz="0" w:space="0" w:color="auto"/>
        <w:left w:val="none" w:sz="0" w:space="0" w:color="auto"/>
        <w:bottom w:val="none" w:sz="0" w:space="0" w:color="auto"/>
        <w:right w:val="none" w:sz="0" w:space="0" w:color="auto"/>
      </w:divBdr>
    </w:div>
    <w:div w:id="1218781355">
      <w:bodyDiv w:val="1"/>
      <w:marLeft w:val="0"/>
      <w:marRight w:val="0"/>
      <w:marTop w:val="0"/>
      <w:marBottom w:val="0"/>
      <w:divBdr>
        <w:top w:val="none" w:sz="0" w:space="0" w:color="auto"/>
        <w:left w:val="none" w:sz="0" w:space="0" w:color="auto"/>
        <w:bottom w:val="none" w:sz="0" w:space="0" w:color="auto"/>
        <w:right w:val="none" w:sz="0" w:space="0" w:color="auto"/>
      </w:divBdr>
    </w:div>
    <w:div w:id="1220216073">
      <w:bodyDiv w:val="1"/>
      <w:marLeft w:val="0"/>
      <w:marRight w:val="0"/>
      <w:marTop w:val="0"/>
      <w:marBottom w:val="0"/>
      <w:divBdr>
        <w:top w:val="none" w:sz="0" w:space="0" w:color="auto"/>
        <w:left w:val="none" w:sz="0" w:space="0" w:color="auto"/>
        <w:bottom w:val="none" w:sz="0" w:space="0" w:color="auto"/>
        <w:right w:val="none" w:sz="0" w:space="0" w:color="auto"/>
      </w:divBdr>
    </w:div>
    <w:div w:id="1224489440">
      <w:bodyDiv w:val="1"/>
      <w:marLeft w:val="0"/>
      <w:marRight w:val="0"/>
      <w:marTop w:val="0"/>
      <w:marBottom w:val="0"/>
      <w:divBdr>
        <w:top w:val="none" w:sz="0" w:space="0" w:color="auto"/>
        <w:left w:val="none" w:sz="0" w:space="0" w:color="auto"/>
        <w:bottom w:val="none" w:sz="0" w:space="0" w:color="auto"/>
        <w:right w:val="none" w:sz="0" w:space="0" w:color="auto"/>
      </w:divBdr>
    </w:div>
    <w:div w:id="1224878180">
      <w:bodyDiv w:val="1"/>
      <w:marLeft w:val="0"/>
      <w:marRight w:val="0"/>
      <w:marTop w:val="0"/>
      <w:marBottom w:val="0"/>
      <w:divBdr>
        <w:top w:val="none" w:sz="0" w:space="0" w:color="auto"/>
        <w:left w:val="none" w:sz="0" w:space="0" w:color="auto"/>
        <w:bottom w:val="none" w:sz="0" w:space="0" w:color="auto"/>
        <w:right w:val="none" w:sz="0" w:space="0" w:color="auto"/>
      </w:divBdr>
    </w:div>
    <w:div w:id="1229612178">
      <w:bodyDiv w:val="1"/>
      <w:marLeft w:val="0"/>
      <w:marRight w:val="0"/>
      <w:marTop w:val="0"/>
      <w:marBottom w:val="0"/>
      <w:divBdr>
        <w:top w:val="none" w:sz="0" w:space="0" w:color="auto"/>
        <w:left w:val="none" w:sz="0" w:space="0" w:color="auto"/>
        <w:bottom w:val="none" w:sz="0" w:space="0" w:color="auto"/>
        <w:right w:val="none" w:sz="0" w:space="0" w:color="auto"/>
      </w:divBdr>
    </w:div>
    <w:div w:id="1231842732">
      <w:bodyDiv w:val="1"/>
      <w:marLeft w:val="0"/>
      <w:marRight w:val="0"/>
      <w:marTop w:val="0"/>
      <w:marBottom w:val="0"/>
      <w:divBdr>
        <w:top w:val="none" w:sz="0" w:space="0" w:color="auto"/>
        <w:left w:val="none" w:sz="0" w:space="0" w:color="auto"/>
        <w:bottom w:val="none" w:sz="0" w:space="0" w:color="auto"/>
        <w:right w:val="none" w:sz="0" w:space="0" w:color="auto"/>
      </w:divBdr>
    </w:div>
    <w:div w:id="1233806584">
      <w:bodyDiv w:val="1"/>
      <w:marLeft w:val="0"/>
      <w:marRight w:val="0"/>
      <w:marTop w:val="0"/>
      <w:marBottom w:val="0"/>
      <w:divBdr>
        <w:top w:val="none" w:sz="0" w:space="0" w:color="auto"/>
        <w:left w:val="none" w:sz="0" w:space="0" w:color="auto"/>
        <w:bottom w:val="none" w:sz="0" w:space="0" w:color="auto"/>
        <w:right w:val="none" w:sz="0" w:space="0" w:color="auto"/>
      </w:divBdr>
    </w:div>
    <w:div w:id="1239560802">
      <w:bodyDiv w:val="1"/>
      <w:marLeft w:val="0"/>
      <w:marRight w:val="0"/>
      <w:marTop w:val="0"/>
      <w:marBottom w:val="0"/>
      <w:divBdr>
        <w:top w:val="none" w:sz="0" w:space="0" w:color="auto"/>
        <w:left w:val="none" w:sz="0" w:space="0" w:color="auto"/>
        <w:bottom w:val="none" w:sz="0" w:space="0" w:color="auto"/>
        <w:right w:val="none" w:sz="0" w:space="0" w:color="auto"/>
      </w:divBdr>
    </w:div>
    <w:div w:id="1240479535">
      <w:bodyDiv w:val="1"/>
      <w:marLeft w:val="0"/>
      <w:marRight w:val="0"/>
      <w:marTop w:val="0"/>
      <w:marBottom w:val="0"/>
      <w:divBdr>
        <w:top w:val="none" w:sz="0" w:space="0" w:color="auto"/>
        <w:left w:val="none" w:sz="0" w:space="0" w:color="auto"/>
        <w:bottom w:val="none" w:sz="0" w:space="0" w:color="auto"/>
        <w:right w:val="none" w:sz="0" w:space="0" w:color="auto"/>
      </w:divBdr>
    </w:div>
    <w:div w:id="1242448743">
      <w:bodyDiv w:val="1"/>
      <w:marLeft w:val="0"/>
      <w:marRight w:val="0"/>
      <w:marTop w:val="0"/>
      <w:marBottom w:val="0"/>
      <w:divBdr>
        <w:top w:val="none" w:sz="0" w:space="0" w:color="auto"/>
        <w:left w:val="none" w:sz="0" w:space="0" w:color="auto"/>
        <w:bottom w:val="none" w:sz="0" w:space="0" w:color="auto"/>
        <w:right w:val="none" w:sz="0" w:space="0" w:color="auto"/>
      </w:divBdr>
    </w:div>
    <w:div w:id="1246839866">
      <w:bodyDiv w:val="1"/>
      <w:marLeft w:val="0"/>
      <w:marRight w:val="0"/>
      <w:marTop w:val="0"/>
      <w:marBottom w:val="0"/>
      <w:divBdr>
        <w:top w:val="none" w:sz="0" w:space="0" w:color="auto"/>
        <w:left w:val="none" w:sz="0" w:space="0" w:color="auto"/>
        <w:bottom w:val="none" w:sz="0" w:space="0" w:color="auto"/>
        <w:right w:val="none" w:sz="0" w:space="0" w:color="auto"/>
      </w:divBdr>
    </w:div>
    <w:div w:id="1250191226">
      <w:bodyDiv w:val="1"/>
      <w:marLeft w:val="0"/>
      <w:marRight w:val="0"/>
      <w:marTop w:val="0"/>
      <w:marBottom w:val="0"/>
      <w:divBdr>
        <w:top w:val="none" w:sz="0" w:space="0" w:color="auto"/>
        <w:left w:val="none" w:sz="0" w:space="0" w:color="auto"/>
        <w:bottom w:val="none" w:sz="0" w:space="0" w:color="auto"/>
        <w:right w:val="none" w:sz="0" w:space="0" w:color="auto"/>
      </w:divBdr>
    </w:div>
    <w:div w:id="1252198747">
      <w:bodyDiv w:val="1"/>
      <w:marLeft w:val="0"/>
      <w:marRight w:val="0"/>
      <w:marTop w:val="0"/>
      <w:marBottom w:val="0"/>
      <w:divBdr>
        <w:top w:val="none" w:sz="0" w:space="0" w:color="auto"/>
        <w:left w:val="none" w:sz="0" w:space="0" w:color="auto"/>
        <w:bottom w:val="none" w:sz="0" w:space="0" w:color="auto"/>
        <w:right w:val="none" w:sz="0" w:space="0" w:color="auto"/>
      </w:divBdr>
    </w:div>
    <w:div w:id="1252347942">
      <w:bodyDiv w:val="1"/>
      <w:marLeft w:val="0"/>
      <w:marRight w:val="0"/>
      <w:marTop w:val="0"/>
      <w:marBottom w:val="0"/>
      <w:divBdr>
        <w:top w:val="none" w:sz="0" w:space="0" w:color="auto"/>
        <w:left w:val="none" w:sz="0" w:space="0" w:color="auto"/>
        <w:bottom w:val="none" w:sz="0" w:space="0" w:color="auto"/>
        <w:right w:val="none" w:sz="0" w:space="0" w:color="auto"/>
      </w:divBdr>
    </w:div>
    <w:div w:id="1255825892">
      <w:bodyDiv w:val="1"/>
      <w:marLeft w:val="0"/>
      <w:marRight w:val="0"/>
      <w:marTop w:val="0"/>
      <w:marBottom w:val="0"/>
      <w:divBdr>
        <w:top w:val="none" w:sz="0" w:space="0" w:color="auto"/>
        <w:left w:val="none" w:sz="0" w:space="0" w:color="auto"/>
        <w:bottom w:val="none" w:sz="0" w:space="0" w:color="auto"/>
        <w:right w:val="none" w:sz="0" w:space="0" w:color="auto"/>
      </w:divBdr>
    </w:div>
    <w:div w:id="1262223965">
      <w:bodyDiv w:val="1"/>
      <w:marLeft w:val="0"/>
      <w:marRight w:val="0"/>
      <w:marTop w:val="0"/>
      <w:marBottom w:val="0"/>
      <w:divBdr>
        <w:top w:val="none" w:sz="0" w:space="0" w:color="auto"/>
        <w:left w:val="none" w:sz="0" w:space="0" w:color="auto"/>
        <w:bottom w:val="none" w:sz="0" w:space="0" w:color="auto"/>
        <w:right w:val="none" w:sz="0" w:space="0" w:color="auto"/>
      </w:divBdr>
    </w:div>
    <w:div w:id="1262689601">
      <w:bodyDiv w:val="1"/>
      <w:marLeft w:val="0"/>
      <w:marRight w:val="0"/>
      <w:marTop w:val="0"/>
      <w:marBottom w:val="0"/>
      <w:divBdr>
        <w:top w:val="none" w:sz="0" w:space="0" w:color="auto"/>
        <w:left w:val="none" w:sz="0" w:space="0" w:color="auto"/>
        <w:bottom w:val="none" w:sz="0" w:space="0" w:color="auto"/>
        <w:right w:val="none" w:sz="0" w:space="0" w:color="auto"/>
      </w:divBdr>
    </w:div>
    <w:div w:id="1262950960">
      <w:bodyDiv w:val="1"/>
      <w:marLeft w:val="0"/>
      <w:marRight w:val="0"/>
      <w:marTop w:val="0"/>
      <w:marBottom w:val="0"/>
      <w:divBdr>
        <w:top w:val="none" w:sz="0" w:space="0" w:color="auto"/>
        <w:left w:val="none" w:sz="0" w:space="0" w:color="auto"/>
        <w:bottom w:val="none" w:sz="0" w:space="0" w:color="auto"/>
        <w:right w:val="none" w:sz="0" w:space="0" w:color="auto"/>
      </w:divBdr>
    </w:div>
    <w:div w:id="1265579921">
      <w:bodyDiv w:val="1"/>
      <w:marLeft w:val="0"/>
      <w:marRight w:val="0"/>
      <w:marTop w:val="0"/>
      <w:marBottom w:val="0"/>
      <w:divBdr>
        <w:top w:val="none" w:sz="0" w:space="0" w:color="auto"/>
        <w:left w:val="none" w:sz="0" w:space="0" w:color="auto"/>
        <w:bottom w:val="none" w:sz="0" w:space="0" w:color="auto"/>
        <w:right w:val="none" w:sz="0" w:space="0" w:color="auto"/>
      </w:divBdr>
    </w:div>
    <w:div w:id="1266183915">
      <w:bodyDiv w:val="1"/>
      <w:marLeft w:val="0"/>
      <w:marRight w:val="0"/>
      <w:marTop w:val="0"/>
      <w:marBottom w:val="0"/>
      <w:divBdr>
        <w:top w:val="none" w:sz="0" w:space="0" w:color="auto"/>
        <w:left w:val="none" w:sz="0" w:space="0" w:color="auto"/>
        <w:bottom w:val="none" w:sz="0" w:space="0" w:color="auto"/>
        <w:right w:val="none" w:sz="0" w:space="0" w:color="auto"/>
      </w:divBdr>
    </w:div>
    <w:div w:id="1271474109">
      <w:bodyDiv w:val="1"/>
      <w:marLeft w:val="0"/>
      <w:marRight w:val="0"/>
      <w:marTop w:val="0"/>
      <w:marBottom w:val="0"/>
      <w:divBdr>
        <w:top w:val="none" w:sz="0" w:space="0" w:color="auto"/>
        <w:left w:val="none" w:sz="0" w:space="0" w:color="auto"/>
        <w:bottom w:val="none" w:sz="0" w:space="0" w:color="auto"/>
        <w:right w:val="none" w:sz="0" w:space="0" w:color="auto"/>
      </w:divBdr>
    </w:div>
    <w:div w:id="1276132657">
      <w:bodyDiv w:val="1"/>
      <w:marLeft w:val="0"/>
      <w:marRight w:val="0"/>
      <w:marTop w:val="0"/>
      <w:marBottom w:val="0"/>
      <w:divBdr>
        <w:top w:val="none" w:sz="0" w:space="0" w:color="auto"/>
        <w:left w:val="none" w:sz="0" w:space="0" w:color="auto"/>
        <w:bottom w:val="none" w:sz="0" w:space="0" w:color="auto"/>
        <w:right w:val="none" w:sz="0" w:space="0" w:color="auto"/>
      </w:divBdr>
    </w:div>
    <w:div w:id="1280141731">
      <w:bodyDiv w:val="1"/>
      <w:marLeft w:val="0"/>
      <w:marRight w:val="0"/>
      <w:marTop w:val="0"/>
      <w:marBottom w:val="0"/>
      <w:divBdr>
        <w:top w:val="none" w:sz="0" w:space="0" w:color="auto"/>
        <w:left w:val="none" w:sz="0" w:space="0" w:color="auto"/>
        <w:bottom w:val="none" w:sz="0" w:space="0" w:color="auto"/>
        <w:right w:val="none" w:sz="0" w:space="0" w:color="auto"/>
      </w:divBdr>
    </w:div>
    <w:div w:id="1280798063">
      <w:bodyDiv w:val="1"/>
      <w:marLeft w:val="0"/>
      <w:marRight w:val="0"/>
      <w:marTop w:val="0"/>
      <w:marBottom w:val="0"/>
      <w:divBdr>
        <w:top w:val="none" w:sz="0" w:space="0" w:color="auto"/>
        <w:left w:val="none" w:sz="0" w:space="0" w:color="auto"/>
        <w:bottom w:val="none" w:sz="0" w:space="0" w:color="auto"/>
        <w:right w:val="none" w:sz="0" w:space="0" w:color="auto"/>
      </w:divBdr>
    </w:div>
    <w:div w:id="1285843652">
      <w:bodyDiv w:val="1"/>
      <w:marLeft w:val="0"/>
      <w:marRight w:val="0"/>
      <w:marTop w:val="0"/>
      <w:marBottom w:val="0"/>
      <w:divBdr>
        <w:top w:val="none" w:sz="0" w:space="0" w:color="auto"/>
        <w:left w:val="none" w:sz="0" w:space="0" w:color="auto"/>
        <w:bottom w:val="none" w:sz="0" w:space="0" w:color="auto"/>
        <w:right w:val="none" w:sz="0" w:space="0" w:color="auto"/>
      </w:divBdr>
    </w:div>
    <w:div w:id="1286543817">
      <w:bodyDiv w:val="1"/>
      <w:marLeft w:val="0"/>
      <w:marRight w:val="0"/>
      <w:marTop w:val="0"/>
      <w:marBottom w:val="0"/>
      <w:divBdr>
        <w:top w:val="none" w:sz="0" w:space="0" w:color="auto"/>
        <w:left w:val="none" w:sz="0" w:space="0" w:color="auto"/>
        <w:bottom w:val="none" w:sz="0" w:space="0" w:color="auto"/>
        <w:right w:val="none" w:sz="0" w:space="0" w:color="auto"/>
      </w:divBdr>
    </w:div>
    <w:div w:id="1288049829">
      <w:bodyDiv w:val="1"/>
      <w:marLeft w:val="0"/>
      <w:marRight w:val="0"/>
      <w:marTop w:val="0"/>
      <w:marBottom w:val="0"/>
      <w:divBdr>
        <w:top w:val="none" w:sz="0" w:space="0" w:color="auto"/>
        <w:left w:val="none" w:sz="0" w:space="0" w:color="auto"/>
        <w:bottom w:val="none" w:sz="0" w:space="0" w:color="auto"/>
        <w:right w:val="none" w:sz="0" w:space="0" w:color="auto"/>
      </w:divBdr>
    </w:div>
    <w:div w:id="1288438026">
      <w:bodyDiv w:val="1"/>
      <w:marLeft w:val="0"/>
      <w:marRight w:val="0"/>
      <w:marTop w:val="0"/>
      <w:marBottom w:val="0"/>
      <w:divBdr>
        <w:top w:val="none" w:sz="0" w:space="0" w:color="auto"/>
        <w:left w:val="none" w:sz="0" w:space="0" w:color="auto"/>
        <w:bottom w:val="none" w:sz="0" w:space="0" w:color="auto"/>
        <w:right w:val="none" w:sz="0" w:space="0" w:color="auto"/>
      </w:divBdr>
    </w:div>
    <w:div w:id="1290553756">
      <w:bodyDiv w:val="1"/>
      <w:marLeft w:val="0"/>
      <w:marRight w:val="0"/>
      <w:marTop w:val="0"/>
      <w:marBottom w:val="0"/>
      <w:divBdr>
        <w:top w:val="none" w:sz="0" w:space="0" w:color="auto"/>
        <w:left w:val="none" w:sz="0" w:space="0" w:color="auto"/>
        <w:bottom w:val="none" w:sz="0" w:space="0" w:color="auto"/>
        <w:right w:val="none" w:sz="0" w:space="0" w:color="auto"/>
      </w:divBdr>
    </w:div>
    <w:div w:id="1295522079">
      <w:bodyDiv w:val="1"/>
      <w:marLeft w:val="0"/>
      <w:marRight w:val="0"/>
      <w:marTop w:val="0"/>
      <w:marBottom w:val="0"/>
      <w:divBdr>
        <w:top w:val="none" w:sz="0" w:space="0" w:color="auto"/>
        <w:left w:val="none" w:sz="0" w:space="0" w:color="auto"/>
        <w:bottom w:val="none" w:sz="0" w:space="0" w:color="auto"/>
        <w:right w:val="none" w:sz="0" w:space="0" w:color="auto"/>
      </w:divBdr>
    </w:div>
    <w:div w:id="1297297171">
      <w:bodyDiv w:val="1"/>
      <w:marLeft w:val="0"/>
      <w:marRight w:val="0"/>
      <w:marTop w:val="0"/>
      <w:marBottom w:val="0"/>
      <w:divBdr>
        <w:top w:val="none" w:sz="0" w:space="0" w:color="auto"/>
        <w:left w:val="none" w:sz="0" w:space="0" w:color="auto"/>
        <w:bottom w:val="none" w:sz="0" w:space="0" w:color="auto"/>
        <w:right w:val="none" w:sz="0" w:space="0" w:color="auto"/>
      </w:divBdr>
    </w:div>
    <w:div w:id="1300302991">
      <w:bodyDiv w:val="1"/>
      <w:marLeft w:val="0"/>
      <w:marRight w:val="0"/>
      <w:marTop w:val="0"/>
      <w:marBottom w:val="0"/>
      <w:divBdr>
        <w:top w:val="none" w:sz="0" w:space="0" w:color="auto"/>
        <w:left w:val="none" w:sz="0" w:space="0" w:color="auto"/>
        <w:bottom w:val="none" w:sz="0" w:space="0" w:color="auto"/>
        <w:right w:val="none" w:sz="0" w:space="0" w:color="auto"/>
      </w:divBdr>
    </w:div>
    <w:div w:id="1302035734">
      <w:bodyDiv w:val="1"/>
      <w:marLeft w:val="0"/>
      <w:marRight w:val="0"/>
      <w:marTop w:val="0"/>
      <w:marBottom w:val="0"/>
      <w:divBdr>
        <w:top w:val="none" w:sz="0" w:space="0" w:color="auto"/>
        <w:left w:val="none" w:sz="0" w:space="0" w:color="auto"/>
        <w:bottom w:val="none" w:sz="0" w:space="0" w:color="auto"/>
        <w:right w:val="none" w:sz="0" w:space="0" w:color="auto"/>
      </w:divBdr>
    </w:div>
    <w:div w:id="1302735173">
      <w:bodyDiv w:val="1"/>
      <w:marLeft w:val="0"/>
      <w:marRight w:val="0"/>
      <w:marTop w:val="0"/>
      <w:marBottom w:val="0"/>
      <w:divBdr>
        <w:top w:val="none" w:sz="0" w:space="0" w:color="auto"/>
        <w:left w:val="none" w:sz="0" w:space="0" w:color="auto"/>
        <w:bottom w:val="none" w:sz="0" w:space="0" w:color="auto"/>
        <w:right w:val="none" w:sz="0" w:space="0" w:color="auto"/>
      </w:divBdr>
    </w:div>
    <w:div w:id="1302811856">
      <w:bodyDiv w:val="1"/>
      <w:marLeft w:val="0"/>
      <w:marRight w:val="0"/>
      <w:marTop w:val="0"/>
      <w:marBottom w:val="0"/>
      <w:divBdr>
        <w:top w:val="none" w:sz="0" w:space="0" w:color="auto"/>
        <w:left w:val="none" w:sz="0" w:space="0" w:color="auto"/>
        <w:bottom w:val="none" w:sz="0" w:space="0" w:color="auto"/>
        <w:right w:val="none" w:sz="0" w:space="0" w:color="auto"/>
      </w:divBdr>
    </w:div>
    <w:div w:id="1302925730">
      <w:bodyDiv w:val="1"/>
      <w:marLeft w:val="0"/>
      <w:marRight w:val="0"/>
      <w:marTop w:val="0"/>
      <w:marBottom w:val="0"/>
      <w:divBdr>
        <w:top w:val="none" w:sz="0" w:space="0" w:color="auto"/>
        <w:left w:val="none" w:sz="0" w:space="0" w:color="auto"/>
        <w:bottom w:val="none" w:sz="0" w:space="0" w:color="auto"/>
        <w:right w:val="none" w:sz="0" w:space="0" w:color="auto"/>
      </w:divBdr>
    </w:div>
    <w:div w:id="1304578377">
      <w:bodyDiv w:val="1"/>
      <w:marLeft w:val="0"/>
      <w:marRight w:val="0"/>
      <w:marTop w:val="0"/>
      <w:marBottom w:val="0"/>
      <w:divBdr>
        <w:top w:val="none" w:sz="0" w:space="0" w:color="auto"/>
        <w:left w:val="none" w:sz="0" w:space="0" w:color="auto"/>
        <w:bottom w:val="none" w:sz="0" w:space="0" w:color="auto"/>
        <w:right w:val="none" w:sz="0" w:space="0" w:color="auto"/>
      </w:divBdr>
    </w:div>
    <w:div w:id="1305889378">
      <w:bodyDiv w:val="1"/>
      <w:marLeft w:val="0"/>
      <w:marRight w:val="0"/>
      <w:marTop w:val="0"/>
      <w:marBottom w:val="0"/>
      <w:divBdr>
        <w:top w:val="none" w:sz="0" w:space="0" w:color="auto"/>
        <w:left w:val="none" w:sz="0" w:space="0" w:color="auto"/>
        <w:bottom w:val="none" w:sz="0" w:space="0" w:color="auto"/>
        <w:right w:val="none" w:sz="0" w:space="0" w:color="auto"/>
      </w:divBdr>
    </w:div>
    <w:div w:id="1307007193">
      <w:bodyDiv w:val="1"/>
      <w:marLeft w:val="0"/>
      <w:marRight w:val="0"/>
      <w:marTop w:val="0"/>
      <w:marBottom w:val="0"/>
      <w:divBdr>
        <w:top w:val="none" w:sz="0" w:space="0" w:color="auto"/>
        <w:left w:val="none" w:sz="0" w:space="0" w:color="auto"/>
        <w:bottom w:val="none" w:sz="0" w:space="0" w:color="auto"/>
        <w:right w:val="none" w:sz="0" w:space="0" w:color="auto"/>
      </w:divBdr>
    </w:div>
    <w:div w:id="1311059845">
      <w:bodyDiv w:val="1"/>
      <w:marLeft w:val="0"/>
      <w:marRight w:val="0"/>
      <w:marTop w:val="0"/>
      <w:marBottom w:val="0"/>
      <w:divBdr>
        <w:top w:val="none" w:sz="0" w:space="0" w:color="auto"/>
        <w:left w:val="none" w:sz="0" w:space="0" w:color="auto"/>
        <w:bottom w:val="none" w:sz="0" w:space="0" w:color="auto"/>
        <w:right w:val="none" w:sz="0" w:space="0" w:color="auto"/>
      </w:divBdr>
    </w:div>
    <w:div w:id="1312363636">
      <w:bodyDiv w:val="1"/>
      <w:marLeft w:val="0"/>
      <w:marRight w:val="0"/>
      <w:marTop w:val="0"/>
      <w:marBottom w:val="0"/>
      <w:divBdr>
        <w:top w:val="none" w:sz="0" w:space="0" w:color="auto"/>
        <w:left w:val="none" w:sz="0" w:space="0" w:color="auto"/>
        <w:bottom w:val="none" w:sz="0" w:space="0" w:color="auto"/>
        <w:right w:val="none" w:sz="0" w:space="0" w:color="auto"/>
      </w:divBdr>
    </w:div>
    <w:div w:id="1319114322">
      <w:bodyDiv w:val="1"/>
      <w:marLeft w:val="0"/>
      <w:marRight w:val="0"/>
      <w:marTop w:val="0"/>
      <w:marBottom w:val="0"/>
      <w:divBdr>
        <w:top w:val="none" w:sz="0" w:space="0" w:color="auto"/>
        <w:left w:val="none" w:sz="0" w:space="0" w:color="auto"/>
        <w:bottom w:val="none" w:sz="0" w:space="0" w:color="auto"/>
        <w:right w:val="none" w:sz="0" w:space="0" w:color="auto"/>
      </w:divBdr>
    </w:div>
    <w:div w:id="1326208642">
      <w:bodyDiv w:val="1"/>
      <w:marLeft w:val="0"/>
      <w:marRight w:val="0"/>
      <w:marTop w:val="0"/>
      <w:marBottom w:val="0"/>
      <w:divBdr>
        <w:top w:val="none" w:sz="0" w:space="0" w:color="auto"/>
        <w:left w:val="none" w:sz="0" w:space="0" w:color="auto"/>
        <w:bottom w:val="none" w:sz="0" w:space="0" w:color="auto"/>
        <w:right w:val="none" w:sz="0" w:space="0" w:color="auto"/>
      </w:divBdr>
    </w:div>
    <w:div w:id="1331834632">
      <w:bodyDiv w:val="1"/>
      <w:marLeft w:val="0"/>
      <w:marRight w:val="0"/>
      <w:marTop w:val="0"/>
      <w:marBottom w:val="0"/>
      <w:divBdr>
        <w:top w:val="none" w:sz="0" w:space="0" w:color="auto"/>
        <w:left w:val="none" w:sz="0" w:space="0" w:color="auto"/>
        <w:bottom w:val="none" w:sz="0" w:space="0" w:color="auto"/>
        <w:right w:val="none" w:sz="0" w:space="0" w:color="auto"/>
      </w:divBdr>
    </w:div>
    <w:div w:id="1331837153">
      <w:bodyDiv w:val="1"/>
      <w:marLeft w:val="0"/>
      <w:marRight w:val="0"/>
      <w:marTop w:val="0"/>
      <w:marBottom w:val="0"/>
      <w:divBdr>
        <w:top w:val="none" w:sz="0" w:space="0" w:color="auto"/>
        <w:left w:val="none" w:sz="0" w:space="0" w:color="auto"/>
        <w:bottom w:val="none" w:sz="0" w:space="0" w:color="auto"/>
        <w:right w:val="none" w:sz="0" w:space="0" w:color="auto"/>
      </w:divBdr>
    </w:div>
    <w:div w:id="1332874515">
      <w:bodyDiv w:val="1"/>
      <w:marLeft w:val="0"/>
      <w:marRight w:val="0"/>
      <w:marTop w:val="0"/>
      <w:marBottom w:val="0"/>
      <w:divBdr>
        <w:top w:val="none" w:sz="0" w:space="0" w:color="auto"/>
        <w:left w:val="none" w:sz="0" w:space="0" w:color="auto"/>
        <w:bottom w:val="none" w:sz="0" w:space="0" w:color="auto"/>
        <w:right w:val="none" w:sz="0" w:space="0" w:color="auto"/>
      </w:divBdr>
    </w:div>
    <w:div w:id="1336225311">
      <w:bodyDiv w:val="1"/>
      <w:marLeft w:val="0"/>
      <w:marRight w:val="0"/>
      <w:marTop w:val="0"/>
      <w:marBottom w:val="0"/>
      <w:divBdr>
        <w:top w:val="none" w:sz="0" w:space="0" w:color="auto"/>
        <w:left w:val="none" w:sz="0" w:space="0" w:color="auto"/>
        <w:bottom w:val="none" w:sz="0" w:space="0" w:color="auto"/>
        <w:right w:val="none" w:sz="0" w:space="0" w:color="auto"/>
      </w:divBdr>
    </w:div>
    <w:div w:id="1336693307">
      <w:bodyDiv w:val="1"/>
      <w:marLeft w:val="0"/>
      <w:marRight w:val="0"/>
      <w:marTop w:val="0"/>
      <w:marBottom w:val="0"/>
      <w:divBdr>
        <w:top w:val="none" w:sz="0" w:space="0" w:color="auto"/>
        <w:left w:val="none" w:sz="0" w:space="0" w:color="auto"/>
        <w:bottom w:val="none" w:sz="0" w:space="0" w:color="auto"/>
        <w:right w:val="none" w:sz="0" w:space="0" w:color="auto"/>
      </w:divBdr>
    </w:div>
    <w:div w:id="1338925417">
      <w:bodyDiv w:val="1"/>
      <w:marLeft w:val="0"/>
      <w:marRight w:val="0"/>
      <w:marTop w:val="0"/>
      <w:marBottom w:val="0"/>
      <w:divBdr>
        <w:top w:val="none" w:sz="0" w:space="0" w:color="auto"/>
        <w:left w:val="none" w:sz="0" w:space="0" w:color="auto"/>
        <w:bottom w:val="none" w:sz="0" w:space="0" w:color="auto"/>
        <w:right w:val="none" w:sz="0" w:space="0" w:color="auto"/>
      </w:divBdr>
    </w:div>
    <w:div w:id="1340548670">
      <w:bodyDiv w:val="1"/>
      <w:marLeft w:val="0"/>
      <w:marRight w:val="0"/>
      <w:marTop w:val="0"/>
      <w:marBottom w:val="0"/>
      <w:divBdr>
        <w:top w:val="none" w:sz="0" w:space="0" w:color="auto"/>
        <w:left w:val="none" w:sz="0" w:space="0" w:color="auto"/>
        <w:bottom w:val="none" w:sz="0" w:space="0" w:color="auto"/>
        <w:right w:val="none" w:sz="0" w:space="0" w:color="auto"/>
      </w:divBdr>
    </w:div>
    <w:div w:id="1343127027">
      <w:bodyDiv w:val="1"/>
      <w:marLeft w:val="0"/>
      <w:marRight w:val="0"/>
      <w:marTop w:val="0"/>
      <w:marBottom w:val="0"/>
      <w:divBdr>
        <w:top w:val="none" w:sz="0" w:space="0" w:color="auto"/>
        <w:left w:val="none" w:sz="0" w:space="0" w:color="auto"/>
        <w:bottom w:val="none" w:sz="0" w:space="0" w:color="auto"/>
        <w:right w:val="none" w:sz="0" w:space="0" w:color="auto"/>
      </w:divBdr>
    </w:div>
    <w:div w:id="1347714510">
      <w:bodyDiv w:val="1"/>
      <w:marLeft w:val="0"/>
      <w:marRight w:val="0"/>
      <w:marTop w:val="0"/>
      <w:marBottom w:val="0"/>
      <w:divBdr>
        <w:top w:val="none" w:sz="0" w:space="0" w:color="auto"/>
        <w:left w:val="none" w:sz="0" w:space="0" w:color="auto"/>
        <w:bottom w:val="none" w:sz="0" w:space="0" w:color="auto"/>
        <w:right w:val="none" w:sz="0" w:space="0" w:color="auto"/>
      </w:divBdr>
    </w:div>
    <w:div w:id="1353074136">
      <w:bodyDiv w:val="1"/>
      <w:marLeft w:val="0"/>
      <w:marRight w:val="0"/>
      <w:marTop w:val="0"/>
      <w:marBottom w:val="0"/>
      <w:divBdr>
        <w:top w:val="none" w:sz="0" w:space="0" w:color="auto"/>
        <w:left w:val="none" w:sz="0" w:space="0" w:color="auto"/>
        <w:bottom w:val="none" w:sz="0" w:space="0" w:color="auto"/>
        <w:right w:val="none" w:sz="0" w:space="0" w:color="auto"/>
      </w:divBdr>
    </w:div>
    <w:div w:id="1355375882">
      <w:bodyDiv w:val="1"/>
      <w:marLeft w:val="0"/>
      <w:marRight w:val="0"/>
      <w:marTop w:val="0"/>
      <w:marBottom w:val="0"/>
      <w:divBdr>
        <w:top w:val="none" w:sz="0" w:space="0" w:color="auto"/>
        <w:left w:val="none" w:sz="0" w:space="0" w:color="auto"/>
        <w:bottom w:val="none" w:sz="0" w:space="0" w:color="auto"/>
        <w:right w:val="none" w:sz="0" w:space="0" w:color="auto"/>
      </w:divBdr>
    </w:div>
    <w:div w:id="1360815156">
      <w:bodyDiv w:val="1"/>
      <w:marLeft w:val="0"/>
      <w:marRight w:val="0"/>
      <w:marTop w:val="0"/>
      <w:marBottom w:val="0"/>
      <w:divBdr>
        <w:top w:val="none" w:sz="0" w:space="0" w:color="auto"/>
        <w:left w:val="none" w:sz="0" w:space="0" w:color="auto"/>
        <w:bottom w:val="none" w:sz="0" w:space="0" w:color="auto"/>
        <w:right w:val="none" w:sz="0" w:space="0" w:color="auto"/>
      </w:divBdr>
    </w:div>
    <w:div w:id="1364407521">
      <w:bodyDiv w:val="1"/>
      <w:marLeft w:val="0"/>
      <w:marRight w:val="0"/>
      <w:marTop w:val="0"/>
      <w:marBottom w:val="0"/>
      <w:divBdr>
        <w:top w:val="none" w:sz="0" w:space="0" w:color="auto"/>
        <w:left w:val="none" w:sz="0" w:space="0" w:color="auto"/>
        <w:bottom w:val="none" w:sz="0" w:space="0" w:color="auto"/>
        <w:right w:val="none" w:sz="0" w:space="0" w:color="auto"/>
      </w:divBdr>
    </w:div>
    <w:div w:id="1367414264">
      <w:bodyDiv w:val="1"/>
      <w:marLeft w:val="0"/>
      <w:marRight w:val="0"/>
      <w:marTop w:val="0"/>
      <w:marBottom w:val="0"/>
      <w:divBdr>
        <w:top w:val="none" w:sz="0" w:space="0" w:color="auto"/>
        <w:left w:val="none" w:sz="0" w:space="0" w:color="auto"/>
        <w:bottom w:val="none" w:sz="0" w:space="0" w:color="auto"/>
        <w:right w:val="none" w:sz="0" w:space="0" w:color="auto"/>
      </w:divBdr>
    </w:div>
    <w:div w:id="1370883949">
      <w:bodyDiv w:val="1"/>
      <w:marLeft w:val="0"/>
      <w:marRight w:val="0"/>
      <w:marTop w:val="0"/>
      <w:marBottom w:val="0"/>
      <w:divBdr>
        <w:top w:val="none" w:sz="0" w:space="0" w:color="auto"/>
        <w:left w:val="none" w:sz="0" w:space="0" w:color="auto"/>
        <w:bottom w:val="none" w:sz="0" w:space="0" w:color="auto"/>
        <w:right w:val="none" w:sz="0" w:space="0" w:color="auto"/>
      </w:divBdr>
    </w:div>
    <w:div w:id="1371026625">
      <w:bodyDiv w:val="1"/>
      <w:marLeft w:val="0"/>
      <w:marRight w:val="0"/>
      <w:marTop w:val="0"/>
      <w:marBottom w:val="0"/>
      <w:divBdr>
        <w:top w:val="none" w:sz="0" w:space="0" w:color="auto"/>
        <w:left w:val="none" w:sz="0" w:space="0" w:color="auto"/>
        <w:bottom w:val="none" w:sz="0" w:space="0" w:color="auto"/>
        <w:right w:val="none" w:sz="0" w:space="0" w:color="auto"/>
      </w:divBdr>
    </w:div>
    <w:div w:id="1374766486">
      <w:bodyDiv w:val="1"/>
      <w:marLeft w:val="0"/>
      <w:marRight w:val="0"/>
      <w:marTop w:val="0"/>
      <w:marBottom w:val="0"/>
      <w:divBdr>
        <w:top w:val="none" w:sz="0" w:space="0" w:color="auto"/>
        <w:left w:val="none" w:sz="0" w:space="0" w:color="auto"/>
        <w:bottom w:val="none" w:sz="0" w:space="0" w:color="auto"/>
        <w:right w:val="none" w:sz="0" w:space="0" w:color="auto"/>
      </w:divBdr>
    </w:div>
    <w:div w:id="1377437737">
      <w:bodyDiv w:val="1"/>
      <w:marLeft w:val="0"/>
      <w:marRight w:val="0"/>
      <w:marTop w:val="0"/>
      <w:marBottom w:val="0"/>
      <w:divBdr>
        <w:top w:val="none" w:sz="0" w:space="0" w:color="auto"/>
        <w:left w:val="none" w:sz="0" w:space="0" w:color="auto"/>
        <w:bottom w:val="none" w:sz="0" w:space="0" w:color="auto"/>
        <w:right w:val="none" w:sz="0" w:space="0" w:color="auto"/>
      </w:divBdr>
    </w:div>
    <w:div w:id="1379427971">
      <w:bodyDiv w:val="1"/>
      <w:marLeft w:val="0"/>
      <w:marRight w:val="0"/>
      <w:marTop w:val="0"/>
      <w:marBottom w:val="0"/>
      <w:divBdr>
        <w:top w:val="none" w:sz="0" w:space="0" w:color="auto"/>
        <w:left w:val="none" w:sz="0" w:space="0" w:color="auto"/>
        <w:bottom w:val="none" w:sz="0" w:space="0" w:color="auto"/>
        <w:right w:val="none" w:sz="0" w:space="0" w:color="auto"/>
      </w:divBdr>
    </w:div>
    <w:div w:id="1379665768">
      <w:bodyDiv w:val="1"/>
      <w:marLeft w:val="0"/>
      <w:marRight w:val="0"/>
      <w:marTop w:val="0"/>
      <w:marBottom w:val="0"/>
      <w:divBdr>
        <w:top w:val="none" w:sz="0" w:space="0" w:color="auto"/>
        <w:left w:val="none" w:sz="0" w:space="0" w:color="auto"/>
        <w:bottom w:val="none" w:sz="0" w:space="0" w:color="auto"/>
        <w:right w:val="none" w:sz="0" w:space="0" w:color="auto"/>
      </w:divBdr>
    </w:div>
    <w:div w:id="1380739988">
      <w:bodyDiv w:val="1"/>
      <w:marLeft w:val="0"/>
      <w:marRight w:val="0"/>
      <w:marTop w:val="0"/>
      <w:marBottom w:val="0"/>
      <w:divBdr>
        <w:top w:val="none" w:sz="0" w:space="0" w:color="auto"/>
        <w:left w:val="none" w:sz="0" w:space="0" w:color="auto"/>
        <w:bottom w:val="none" w:sz="0" w:space="0" w:color="auto"/>
        <w:right w:val="none" w:sz="0" w:space="0" w:color="auto"/>
      </w:divBdr>
    </w:div>
    <w:div w:id="1384981353">
      <w:bodyDiv w:val="1"/>
      <w:marLeft w:val="0"/>
      <w:marRight w:val="0"/>
      <w:marTop w:val="0"/>
      <w:marBottom w:val="0"/>
      <w:divBdr>
        <w:top w:val="none" w:sz="0" w:space="0" w:color="auto"/>
        <w:left w:val="none" w:sz="0" w:space="0" w:color="auto"/>
        <w:bottom w:val="none" w:sz="0" w:space="0" w:color="auto"/>
        <w:right w:val="none" w:sz="0" w:space="0" w:color="auto"/>
      </w:divBdr>
    </w:div>
    <w:div w:id="1385327737">
      <w:bodyDiv w:val="1"/>
      <w:marLeft w:val="0"/>
      <w:marRight w:val="0"/>
      <w:marTop w:val="0"/>
      <w:marBottom w:val="0"/>
      <w:divBdr>
        <w:top w:val="none" w:sz="0" w:space="0" w:color="auto"/>
        <w:left w:val="none" w:sz="0" w:space="0" w:color="auto"/>
        <w:bottom w:val="none" w:sz="0" w:space="0" w:color="auto"/>
        <w:right w:val="none" w:sz="0" w:space="0" w:color="auto"/>
      </w:divBdr>
    </w:div>
    <w:div w:id="1390419685">
      <w:bodyDiv w:val="1"/>
      <w:marLeft w:val="0"/>
      <w:marRight w:val="0"/>
      <w:marTop w:val="0"/>
      <w:marBottom w:val="0"/>
      <w:divBdr>
        <w:top w:val="none" w:sz="0" w:space="0" w:color="auto"/>
        <w:left w:val="none" w:sz="0" w:space="0" w:color="auto"/>
        <w:bottom w:val="none" w:sz="0" w:space="0" w:color="auto"/>
        <w:right w:val="none" w:sz="0" w:space="0" w:color="auto"/>
      </w:divBdr>
    </w:div>
    <w:div w:id="1394423461">
      <w:bodyDiv w:val="1"/>
      <w:marLeft w:val="0"/>
      <w:marRight w:val="0"/>
      <w:marTop w:val="0"/>
      <w:marBottom w:val="0"/>
      <w:divBdr>
        <w:top w:val="none" w:sz="0" w:space="0" w:color="auto"/>
        <w:left w:val="none" w:sz="0" w:space="0" w:color="auto"/>
        <w:bottom w:val="none" w:sz="0" w:space="0" w:color="auto"/>
        <w:right w:val="none" w:sz="0" w:space="0" w:color="auto"/>
      </w:divBdr>
    </w:div>
    <w:div w:id="1396390312">
      <w:bodyDiv w:val="1"/>
      <w:marLeft w:val="0"/>
      <w:marRight w:val="0"/>
      <w:marTop w:val="0"/>
      <w:marBottom w:val="0"/>
      <w:divBdr>
        <w:top w:val="none" w:sz="0" w:space="0" w:color="auto"/>
        <w:left w:val="none" w:sz="0" w:space="0" w:color="auto"/>
        <w:bottom w:val="none" w:sz="0" w:space="0" w:color="auto"/>
        <w:right w:val="none" w:sz="0" w:space="0" w:color="auto"/>
      </w:divBdr>
    </w:div>
    <w:div w:id="1397437585">
      <w:bodyDiv w:val="1"/>
      <w:marLeft w:val="0"/>
      <w:marRight w:val="0"/>
      <w:marTop w:val="0"/>
      <w:marBottom w:val="0"/>
      <w:divBdr>
        <w:top w:val="none" w:sz="0" w:space="0" w:color="auto"/>
        <w:left w:val="none" w:sz="0" w:space="0" w:color="auto"/>
        <w:bottom w:val="none" w:sz="0" w:space="0" w:color="auto"/>
        <w:right w:val="none" w:sz="0" w:space="0" w:color="auto"/>
      </w:divBdr>
    </w:div>
    <w:div w:id="1399668507">
      <w:bodyDiv w:val="1"/>
      <w:marLeft w:val="0"/>
      <w:marRight w:val="0"/>
      <w:marTop w:val="0"/>
      <w:marBottom w:val="0"/>
      <w:divBdr>
        <w:top w:val="none" w:sz="0" w:space="0" w:color="auto"/>
        <w:left w:val="none" w:sz="0" w:space="0" w:color="auto"/>
        <w:bottom w:val="none" w:sz="0" w:space="0" w:color="auto"/>
        <w:right w:val="none" w:sz="0" w:space="0" w:color="auto"/>
      </w:divBdr>
    </w:div>
    <w:div w:id="1400708818">
      <w:bodyDiv w:val="1"/>
      <w:marLeft w:val="0"/>
      <w:marRight w:val="0"/>
      <w:marTop w:val="0"/>
      <w:marBottom w:val="0"/>
      <w:divBdr>
        <w:top w:val="none" w:sz="0" w:space="0" w:color="auto"/>
        <w:left w:val="none" w:sz="0" w:space="0" w:color="auto"/>
        <w:bottom w:val="none" w:sz="0" w:space="0" w:color="auto"/>
        <w:right w:val="none" w:sz="0" w:space="0" w:color="auto"/>
      </w:divBdr>
    </w:div>
    <w:div w:id="1403791597">
      <w:bodyDiv w:val="1"/>
      <w:marLeft w:val="0"/>
      <w:marRight w:val="0"/>
      <w:marTop w:val="0"/>
      <w:marBottom w:val="0"/>
      <w:divBdr>
        <w:top w:val="none" w:sz="0" w:space="0" w:color="auto"/>
        <w:left w:val="none" w:sz="0" w:space="0" w:color="auto"/>
        <w:bottom w:val="none" w:sz="0" w:space="0" w:color="auto"/>
        <w:right w:val="none" w:sz="0" w:space="0" w:color="auto"/>
      </w:divBdr>
    </w:div>
    <w:div w:id="1407069198">
      <w:bodyDiv w:val="1"/>
      <w:marLeft w:val="0"/>
      <w:marRight w:val="0"/>
      <w:marTop w:val="0"/>
      <w:marBottom w:val="0"/>
      <w:divBdr>
        <w:top w:val="none" w:sz="0" w:space="0" w:color="auto"/>
        <w:left w:val="none" w:sz="0" w:space="0" w:color="auto"/>
        <w:bottom w:val="none" w:sz="0" w:space="0" w:color="auto"/>
        <w:right w:val="none" w:sz="0" w:space="0" w:color="auto"/>
      </w:divBdr>
    </w:div>
    <w:div w:id="1410688762">
      <w:bodyDiv w:val="1"/>
      <w:marLeft w:val="0"/>
      <w:marRight w:val="0"/>
      <w:marTop w:val="0"/>
      <w:marBottom w:val="0"/>
      <w:divBdr>
        <w:top w:val="none" w:sz="0" w:space="0" w:color="auto"/>
        <w:left w:val="none" w:sz="0" w:space="0" w:color="auto"/>
        <w:bottom w:val="none" w:sz="0" w:space="0" w:color="auto"/>
        <w:right w:val="none" w:sz="0" w:space="0" w:color="auto"/>
      </w:divBdr>
    </w:div>
    <w:div w:id="1413622592">
      <w:bodyDiv w:val="1"/>
      <w:marLeft w:val="0"/>
      <w:marRight w:val="0"/>
      <w:marTop w:val="0"/>
      <w:marBottom w:val="0"/>
      <w:divBdr>
        <w:top w:val="none" w:sz="0" w:space="0" w:color="auto"/>
        <w:left w:val="none" w:sz="0" w:space="0" w:color="auto"/>
        <w:bottom w:val="none" w:sz="0" w:space="0" w:color="auto"/>
        <w:right w:val="none" w:sz="0" w:space="0" w:color="auto"/>
      </w:divBdr>
    </w:div>
    <w:div w:id="1415083605">
      <w:bodyDiv w:val="1"/>
      <w:marLeft w:val="0"/>
      <w:marRight w:val="0"/>
      <w:marTop w:val="0"/>
      <w:marBottom w:val="0"/>
      <w:divBdr>
        <w:top w:val="none" w:sz="0" w:space="0" w:color="auto"/>
        <w:left w:val="none" w:sz="0" w:space="0" w:color="auto"/>
        <w:bottom w:val="none" w:sz="0" w:space="0" w:color="auto"/>
        <w:right w:val="none" w:sz="0" w:space="0" w:color="auto"/>
      </w:divBdr>
    </w:div>
    <w:div w:id="1415206786">
      <w:bodyDiv w:val="1"/>
      <w:marLeft w:val="0"/>
      <w:marRight w:val="0"/>
      <w:marTop w:val="0"/>
      <w:marBottom w:val="0"/>
      <w:divBdr>
        <w:top w:val="none" w:sz="0" w:space="0" w:color="auto"/>
        <w:left w:val="none" w:sz="0" w:space="0" w:color="auto"/>
        <w:bottom w:val="none" w:sz="0" w:space="0" w:color="auto"/>
        <w:right w:val="none" w:sz="0" w:space="0" w:color="auto"/>
      </w:divBdr>
    </w:div>
    <w:div w:id="1417096237">
      <w:bodyDiv w:val="1"/>
      <w:marLeft w:val="0"/>
      <w:marRight w:val="0"/>
      <w:marTop w:val="0"/>
      <w:marBottom w:val="0"/>
      <w:divBdr>
        <w:top w:val="none" w:sz="0" w:space="0" w:color="auto"/>
        <w:left w:val="none" w:sz="0" w:space="0" w:color="auto"/>
        <w:bottom w:val="none" w:sz="0" w:space="0" w:color="auto"/>
        <w:right w:val="none" w:sz="0" w:space="0" w:color="auto"/>
      </w:divBdr>
    </w:div>
    <w:div w:id="1418676778">
      <w:bodyDiv w:val="1"/>
      <w:marLeft w:val="0"/>
      <w:marRight w:val="0"/>
      <w:marTop w:val="0"/>
      <w:marBottom w:val="0"/>
      <w:divBdr>
        <w:top w:val="none" w:sz="0" w:space="0" w:color="auto"/>
        <w:left w:val="none" w:sz="0" w:space="0" w:color="auto"/>
        <w:bottom w:val="none" w:sz="0" w:space="0" w:color="auto"/>
        <w:right w:val="none" w:sz="0" w:space="0" w:color="auto"/>
      </w:divBdr>
    </w:div>
    <w:div w:id="1419247780">
      <w:bodyDiv w:val="1"/>
      <w:marLeft w:val="0"/>
      <w:marRight w:val="0"/>
      <w:marTop w:val="0"/>
      <w:marBottom w:val="0"/>
      <w:divBdr>
        <w:top w:val="none" w:sz="0" w:space="0" w:color="auto"/>
        <w:left w:val="none" w:sz="0" w:space="0" w:color="auto"/>
        <w:bottom w:val="none" w:sz="0" w:space="0" w:color="auto"/>
        <w:right w:val="none" w:sz="0" w:space="0" w:color="auto"/>
      </w:divBdr>
    </w:div>
    <w:div w:id="1420522797">
      <w:bodyDiv w:val="1"/>
      <w:marLeft w:val="0"/>
      <w:marRight w:val="0"/>
      <w:marTop w:val="0"/>
      <w:marBottom w:val="0"/>
      <w:divBdr>
        <w:top w:val="none" w:sz="0" w:space="0" w:color="auto"/>
        <w:left w:val="none" w:sz="0" w:space="0" w:color="auto"/>
        <w:bottom w:val="none" w:sz="0" w:space="0" w:color="auto"/>
        <w:right w:val="none" w:sz="0" w:space="0" w:color="auto"/>
      </w:divBdr>
    </w:div>
    <w:div w:id="1421294509">
      <w:bodyDiv w:val="1"/>
      <w:marLeft w:val="0"/>
      <w:marRight w:val="0"/>
      <w:marTop w:val="0"/>
      <w:marBottom w:val="0"/>
      <w:divBdr>
        <w:top w:val="none" w:sz="0" w:space="0" w:color="auto"/>
        <w:left w:val="none" w:sz="0" w:space="0" w:color="auto"/>
        <w:bottom w:val="none" w:sz="0" w:space="0" w:color="auto"/>
        <w:right w:val="none" w:sz="0" w:space="0" w:color="auto"/>
      </w:divBdr>
    </w:div>
    <w:div w:id="1422488522">
      <w:bodyDiv w:val="1"/>
      <w:marLeft w:val="0"/>
      <w:marRight w:val="0"/>
      <w:marTop w:val="0"/>
      <w:marBottom w:val="0"/>
      <w:divBdr>
        <w:top w:val="none" w:sz="0" w:space="0" w:color="auto"/>
        <w:left w:val="none" w:sz="0" w:space="0" w:color="auto"/>
        <w:bottom w:val="none" w:sz="0" w:space="0" w:color="auto"/>
        <w:right w:val="none" w:sz="0" w:space="0" w:color="auto"/>
      </w:divBdr>
    </w:div>
    <w:div w:id="1427574088">
      <w:bodyDiv w:val="1"/>
      <w:marLeft w:val="0"/>
      <w:marRight w:val="0"/>
      <w:marTop w:val="0"/>
      <w:marBottom w:val="0"/>
      <w:divBdr>
        <w:top w:val="none" w:sz="0" w:space="0" w:color="auto"/>
        <w:left w:val="none" w:sz="0" w:space="0" w:color="auto"/>
        <w:bottom w:val="none" w:sz="0" w:space="0" w:color="auto"/>
        <w:right w:val="none" w:sz="0" w:space="0" w:color="auto"/>
      </w:divBdr>
    </w:div>
    <w:div w:id="1430391826">
      <w:bodyDiv w:val="1"/>
      <w:marLeft w:val="0"/>
      <w:marRight w:val="0"/>
      <w:marTop w:val="0"/>
      <w:marBottom w:val="0"/>
      <w:divBdr>
        <w:top w:val="none" w:sz="0" w:space="0" w:color="auto"/>
        <w:left w:val="none" w:sz="0" w:space="0" w:color="auto"/>
        <w:bottom w:val="none" w:sz="0" w:space="0" w:color="auto"/>
        <w:right w:val="none" w:sz="0" w:space="0" w:color="auto"/>
      </w:divBdr>
    </w:div>
    <w:div w:id="1430807608">
      <w:bodyDiv w:val="1"/>
      <w:marLeft w:val="0"/>
      <w:marRight w:val="0"/>
      <w:marTop w:val="0"/>
      <w:marBottom w:val="0"/>
      <w:divBdr>
        <w:top w:val="none" w:sz="0" w:space="0" w:color="auto"/>
        <w:left w:val="none" w:sz="0" w:space="0" w:color="auto"/>
        <w:bottom w:val="none" w:sz="0" w:space="0" w:color="auto"/>
        <w:right w:val="none" w:sz="0" w:space="0" w:color="auto"/>
      </w:divBdr>
    </w:div>
    <w:div w:id="1432042678">
      <w:bodyDiv w:val="1"/>
      <w:marLeft w:val="0"/>
      <w:marRight w:val="0"/>
      <w:marTop w:val="0"/>
      <w:marBottom w:val="0"/>
      <w:divBdr>
        <w:top w:val="none" w:sz="0" w:space="0" w:color="auto"/>
        <w:left w:val="none" w:sz="0" w:space="0" w:color="auto"/>
        <w:bottom w:val="none" w:sz="0" w:space="0" w:color="auto"/>
        <w:right w:val="none" w:sz="0" w:space="0" w:color="auto"/>
      </w:divBdr>
    </w:div>
    <w:div w:id="1435974962">
      <w:bodyDiv w:val="1"/>
      <w:marLeft w:val="0"/>
      <w:marRight w:val="0"/>
      <w:marTop w:val="0"/>
      <w:marBottom w:val="0"/>
      <w:divBdr>
        <w:top w:val="none" w:sz="0" w:space="0" w:color="auto"/>
        <w:left w:val="none" w:sz="0" w:space="0" w:color="auto"/>
        <w:bottom w:val="none" w:sz="0" w:space="0" w:color="auto"/>
        <w:right w:val="none" w:sz="0" w:space="0" w:color="auto"/>
      </w:divBdr>
    </w:div>
    <w:div w:id="1439912222">
      <w:bodyDiv w:val="1"/>
      <w:marLeft w:val="0"/>
      <w:marRight w:val="0"/>
      <w:marTop w:val="0"/>
      <w:marBottom w:val="0"/>
      <w:divBdr>
        <w:top w:val="none" w:sz="0" w:space="0" w:color="auto"/>
        <w:left w:val="none" w:sz="0" w:space="0" w:color="auto"/>
        <w:bottom w:val="none" w:sz="0" w:space="0" w:color="auto"/>
        <w:right w:val="none" w:sz="0" w:space="0" w:color="auto"/>
      </w:divBdr>
    </w:div>
    <w:div w:id="1440371337">
      <w:bodyDiv w:val="1"/>
      <w:marLeft w:val="0"/>
      <w:marRight w:val="0"/>
      <w:marTop w:val="0"/>
      <w:marBottom w:val="0"/>
      <w:divBdr>
        <w:top w:val="none" w:sz="0" w:space="0" w:color="auto"/>
        <w:left w:val="none" w:sz="0" w:space="0" w:color="auto"/>
        <w:bottom w:val="none" w:sz="0" w:space="0" w:color="auto"/>
        <w:right w:val="none" w:sz="0" w:space="0" w:color="auto"/>
      </w:divBdr>
    </w:div>
    <w:div w:id="1441409124">
      <w:bodyDiv w:val="1"/>
      <w:marLeft w:val="0"/>
      <w:marRight w:val="0"/>
      <w:marTop w:val="0"/>
      <w:marBottom w:val="0"/>
      <w:divBdr>
        <w:top w:val="none" w:sz="0" w:space="0" w:color="auto"/>
        <w:left w:val="none" w:sz="0" w:space="0" w:color="auto"/>
        <w:bottom w:val="none" w:sz="0" w:space="0" w:color="auto"/>
        <w:right w:val="none" w:sz="0" w:space="0" w:color="auto"/>
      </w:divBdr>
    </w:div>
    <w:div w:id="1441758506">
      <w:bodyDiv w:val="1"/>
      <w:marLeft w:val="0"/>
      <w:marRight w:val="0"/>
      <w:marTop w:val="0"/>
      <w:marBottom w:val="0"/>
      <w:divBdr>
        <w:top w:val="none" w:sz="0" w:space="0" w:color="auto"/>
        <w:left w:val="none" w:sz="0" w:space="0" w:color="auto"/>
        <w:bottom w:val="none" w:sz="0" w:space="0" w:color="auto"/>
        <w:right w:val="none" w:sz="0" w:space="0" w:color="auto"/>
      </w:divBdr>
    </w:div>
    <w:div w:id="1444183866">
      <w:bodyDiv w:val="1"/>
      <w:marLeft w:val="0"/>
      <w:marRight w:val="0"/>
      <w:marTop w:val="0"/>
      <w:marBottom w:val="0"/>
      <w:divBdr>
        <w:top w:val="none" w:sz="0" w:space="0" w:color="auto"/>
        <w:left w:val="none" w:sz="0" w:space="0" w:color="auto"/>
        <w:bottom w:val="none" w:sz="0" w:space="0" w:color="auto"/>
        <w:right w:val="none" w:sz="0" w:space="0" w:color="auto"/>
      </w:divBdr>
    </w:div>
    <w:div w:id="1445080617">
      <w:bodyDiv w:val="1"/>
      <w:marLeft w:val="0"/>
      <w:marRight w:val="0"/>
      <w:marTop w:val="0"/>
      <w:marBottom w:val="0"/>
      <w:divBdr>
        <w:top w:val="none" w:sz="0" w:space="0" w:color="auto"/>
        <w:left w:val="none" w:sz="0" w:space="0" w:color="auto"/>
        <w:bottom w:val="none" w:sz="0" w:space="0" w:color="auto"/>
        <w:right w:val="none" w:sz="0" w:space="0" w:color="auto"/>
      </w:divBdr>
    </w:div>
    <w:div w:id="1448157264">
      <w:bodyDiv w:val="1"/>
      <w:marLeft w:val="0"/>
      <w:marRight w:val="0"/>
      <w:marTop w:val="0"/>
      <w:marBottom w:val="0"/>
      <w:divBdr>
        <w:top w:val="none" w:sz="0" w:space="0" w:color="auto"/>
        <w:left w:val="none" w:sz="0" w:space="0" w:color="auto"/>
        <w:bottom w:val="none" w:sz="0" w:space="0" w:color="auto"/>
        <w:right w:val="none" w:sz="0" w:space="0" w:color="auto"/>
      </w:divBdr>
    </w:div>
    <w:div w:id="1454785014">
      <w:bodyDiv w:val="1"/>
      <w:marLeft w:val="0"/>
      <w:marRight w:val="0"/>
      <w:marTop w:val="0"/>
      <w:marBottom w:val="0"/>
      <w:divBdr>
        <w:top w:val="none" w:sz="0" w:space="0" w:color="auto"/>
        <w:left w:val="none" w:sz="0" w:space="0" w:color="auto"/>
        <w:bottom w:val="none" w:sz="0" w:space="0" w:color="auto"/>
        <w:right w:val="none" w:sz="0" w:space="0" w:color="auto"/>
      </w:divBdr>
    </w:div>
    <w:div w:id="1455519069">
      <w:bodyDiv w:val="1"/>
      <w:marLeft w:val="0"/>
      <w:marRight w:val="0"/>
      <w:marTop w:val="0"/>
      <w:marBottom w:val="0"/>
      <w:divBdr>
        <w:top w:val="none" w:sz="0" w:space="0" w:color="auto"/>
        <w:left w:val="none" w:sz="0" w:space="0" w:color="auto"/>
        <w:bottom w:val="none" w:sz="0" w:space="0" w:color="auto"/>
        <w:right w:val="none" w:sz="0" w:space="0" w:color="auto"/>
      </w:divBdr>
    </w:div>
    <w:div w:id="1468356036">
      <w:bodyDiv w:val="1"/>
      <w:marLeft w:val="0"/>
      <w:marRight w:val="0"/>
      <w:marTop w:val="0"/>
      <w:marBottom w:val="0"/>
      <w:divBdr>
        <w:top w:val="none" w:sz="0" w:space="0" w:color="auto"/>
        <w:left w:val="none" w:sz="0" w:space="0" w:color="auto"/>
        <w:bottom w:val="none" w:sz="0" w:space="0" w:color="auto"/>
        <w:right w:val="none" w:sz="0" w:space="0" w:color="auto"/>
      </w:divBdr>
    </w:div>
    <w:div w:id="1473013725">
      <w:bodyDiv w:val="1"/>
      <w:marLeft w:val="0"/>
      <w:marRight w:val="0"/>
      <w:marTop w:val="0"/>
      <w:marBottom w:val="0"/>
      <w:divBdr>
        <w:top w:val="none" w:sz="0" w:space="0" w:color="auto"/>
        <w:left w:val="none" w:sz="0" w:space="0" w:color="auto"/>
        <w:bottom w:val="none" w:sz="0" w:space="0" w:color="auto"/>
        <w:right w:val="none" w:sz="0" w:space="0" w:color="auto"/>
      </w:divBdr>
    </w:div>
    <w:div w:id="1475173052">
      <w:bodyDiv w:val="1"/>
      <w:marLeft w:val="0"/>
      <w:marRight w:val="0"/>
      <w:marTop w:val="0"/>
      <w:marBottom w:val="0"/>
      <w:divBdr>
        <w:top w:val="none" w:sz="0" w:space="0" w:color="auto"/>
        <w:left w:val="none" w:sz="0" w:space="0" w:color="auto"/>
        <w:bottom w:val="none" w:sz="0" w:space="0" w:color="auto"/>
        <w:right w:val="none" w:sz="0" w:space="0" w:color="auto"/>
      </w:divBdr>
    </w:div>
    <w:div w:id="1477065577">
      <w:bodyDiv w:val="1"/>
      <w:marLeft w:val="0"/>
      <w:marRight w:val="0"/>
      <w:marTop w:val="0"/>
      <w:marBottom w:val="0"/>
      <w:divBdr>
        <w:top w:val="none" w:sz="0" w:space="0" w:color="auto"/>
        <w:left w:val="none" w:sz="0" w:space="0" w:color="auto"/>
        <w:bottom w:val="none" w:sz="0" w:space="0" w:color="auto"/>
        <w:right w:val="none" w:sz="0" w:space="0" w:color="auto"/>
      </w:divBdr>
    </w:div>
    <w:div w:id="1478449877">
      <w:bodyDiv w:val="1"/>
      <w:marLeft w:val="0"/>
      <w:marRight w:val="0"/>
      <w:marTop w:val="0"/>
      <w:marBottom w:val="0"/>
      <w:divBdr>
        <w:top w:val="none" w:sz="0" w:space="0" w:color="auto"/>
        <w:left w:val="none" w:sz="0" w:space="0" w:color="auto"/>
        <w:bottom w:val="none" w:sz="0" w:space="0" w:color="auto"/>
        <w:right w:val="none" w:sz="0" w:space="0" w:color="auto"/>
      </w:divBdr>
    </w:div>
    <w:div w:id="1480607468">
      <w:bodyDiv w:val="1"/>
      <w:marLeft w:val="0"/>
      <w:marRight w:val="0"/>
      <w:marTop w:val="0"/>
      <w:marBottom w:val="0"/>
      <w:divBdr>
        <w:top w:val="none" w:sz="0" w:space="0" w:color="auto"/>
        <w:left w:val="none" w:sz="0" w:space="0" w:color="auto"/>
        <w:bottom w:val="none" w:sz="0" w:space="0" w:color="auto"/>
        <w:right w:val="none" w:sz="0" w:space="0" w:color="auto"/>
      </w:divBdr>
    </w:div>
    <w:div w:id="1482503946">
      <w:bodyDiv w:val="1"/>
      <w:marLeft w:val="0"/>
      <w:marRight w:val="0"/>
      <w:marTop w:val="0"/>
      <w:marBottom w:val="0"/>
      <w:divBdr>
        <w:top w:val="none" w:sz="0" w:space="0" w:color="auto"/>
        <w:left w:val="none" w:sz="0" w:space="0" w:color="auto"/>
        <w:bottom w:val="none" w:sz="0" w:space="0" w:color="auto"/>
        <w:right w:val="none" w:sz="0" w:space="0" w:color="auto"/>
      </w:divBdr>
    </w:div>
    <w:div w:id="1484081178">
      <w:bodyDiv w:val="1"/>
      <w:marLeft w:val="0"/>
      <w:marRight w:val="0"/>
      <w:marTop w:val="0"/>
      <w:marBottom w:val="0"/>
      <w:divBdr>
        <w:top w:val="none" w:sz="0" w:space="0" w:color="auto"/>
        <w:left w:val="none" w:sz="0" w:space="0" w:color="auto"/>
        <w:bottom w:val="none" w:sz="0" w:space="0" w:color="auto"/>
        <w:right w:val="none" w:sz="0" w:space="0" w:color="auto"/>
      </w:divBdr>
    </w:div>
    <w:div w:id="1484392821">
      <w:bodyDiv w:val="1"/>
      <w:marLeft w:val="0"/>
      <w:marRight w:val="0"/>
      <w:marTop w:val="0"/>
      <w:marBottom w:val="0"/>
      <w:divBdr>
        <w:top w:val="none" w:sz="0" w:space="0" w:color="auto"/>
        <w:left w:val="none" w:sz="0" w:space="0" w:color="auto"/>
        <w:bottom w:val="none" w:sz="0" w:space="0" w:color="auto"/>
        <w:right w:val="none" w:sz="0" w:space="0" w:color="auto"/>
      </w:divBdr>
    </w:div>
    <w:div w:id="1484660545">
      <w:bodyDiv w:val="1"/>
      <w:marLeft w:val="0"/>
      <w:marRight w:val="0"/>
      <w:marTop w:val="0"/>
      <w:marBottom w:val="0"/>
      <w:divBdr>
        <w:top w:val="none" w:sz="0" w:space="0" w:color="auto"/>
        <w:left w:val="none" w:sz="0" w:space="0" w:color="auto"/>
        <w:bottom w:val="none" w:sz="0" w:space="0" w:color="auto"/>
        <w:right w:val="none" w:sz="0" w:space="0" w:color="auto"/>
      </w:divBdr>
    </w:div>
    <w:div w:id="1485389498">
      <w:bodyDiv w:val="1"/>
      <w:marLeft w:val="0"/>
      <w:marRight w:val="0"/>
      <w:marTop w:val="0"/>
      <w:marBottom w:val="0"/>
      <w:divBdr>
        <w:top w:val="none" w:sz="0" w:space="0" w:color="auto"/>
        <w:left w:val="none" w:sz="0" w:space="0" w:color="auto"/>
        <w:bottom w:val="none" w:sz="0" w:space="0" w:color="auto"/>
        <w:right w:val="none" w:sz="0" w:space="0" w:color="auto"/>
      </w:divBdr>
    </w:div>
    <w:div w:id="1489206532">
      <w:bodyDiv w:val="1"/>
      <w:marLeft w:val="0"/>
      <w:marRight w:val="0"/>
      <w:marTop w:val="0"/>
      <w:marBottom w:val="0"/>
      <w:divBdr>
        <w:top w:val="none" w:sz="0" w:space="0" w:color="auto"/>
        <w:left w:val="none" w:sz="0" w:space="0" w:color="auto"/>
        <w:bottom w:val="none" w:sz="0" w:space="0" w:color="auto"/>
        <w:right w:val="none" w:sz="0" w:space="0" w:color="auto"/>
      </w:divBdr>
    </w:div>
    <w:div w:id="1494642534">
      <w:bodyDiv w:val="1"/>
      <w:marLeft w:val="0"/>
      <w:marRight w:val="0"/>
      <w:marTop w:val="0"/>
      <w:marBottom w:val="0"/>
      <w:divBdr>
        <w:top w:val="none" w:sz="0" w:space="0" w:color="auto"/>
        <w:left w:val="none" w:sz="0" w:space="0" w:color="auto"/>
        <w:bottom w:val="none" w:sz="0" w:space="0" w:color="auto"/>
        <w:right w:val="none" w:sz="0" w:space="0" w:color="auto"/>
      </w:divBdr>
    </w:div>
    <w:div w:id="1497961073">
      <w:bodyDiv w:val="1"/>
      <w:marLeft w:val="0"/>
      <w:marRight w:val="0"/>
      <w:marTop w:val="0"/>
      <w:marBottom w:val="0"/>
      <w:divBdr>
        <w:top w:val="none" w:sz="0" w:space="0" w:color="auto"/>
        <w:left w:val="none" w:sz="0" w:space="0" w:color="auto"/>
        <w:bottom w:val="none" w:sz="0" w:space="0" w:color="auto"/>
        <w:right w:val="none" w:sz="0" w:space="0" w:color="auto"/>
      </w:divBdr>
    </w:div>
    <w:div w:id="1498380040">
      <w:bodyDiv w:val="1"/>
      <w:marLeft w:val="0"/>
      <w:marRight w:val="0"/>
      <w:marTop w:val="0"/>
      <w:marBottom w:val="0"/>
      <w:divBdr>
        <w:top w:val="none" w:sz="0" w:space="0" w:color="auto"/>
        <w:left w:val="none" w:sz="0" w:space="0" w:color="auto"/>
        <w:bottom w:val="none" w:sz="0" w:space="0" w:color="auto"/>
        <w:right w:val="none" w:sz="0" w:space="0" w:color="auto"/>
      </w:divBdr>
    </w:div>
    <w:div w:id="1499610356">
      <w:bodyDiv w:val="1"/>
      <w:marLeft w:val="0"/>
      <w:marRight w:val="0"/>
      <w:marTop w:val="0"/>
      <w:marBottom w:val="0"/>
      <w:divBdr>
        <w:top w:val="none" w:sz="0" w:space="0" w:color="auto"/>
        <w:left w:val="none" w:sz="0" w:space="0" w:color="auto"/>
        <w:bottom w:val="none" w:sz="0" w:space="0" w:color="auto"/>
        <w:right w:val="none" w:sz="0" w:space="0" w:color="auto"/>
      </w:divBdr>
    </w:div>
    <w:div w:id="1503741222">
      <w:bodyDiv w:val="1"/>
      <w:marLeft w:val="0"/>
      <w:marRight w:val="0"/>
      <w:marTop w:val="0"/>
      <w:marBottom w:val="0"/>
      <w:divBdr>
        <w:top w:val="none" w:sz="0" w:space="0" w:color="auto"/>
        <w:left w:val="none" w:sz="0" w:space="0" w:color="auto"/>
        <w:bottom w:val="none" w:sz="0" w:space="0" w:color="auto"/>
        <w:right w:val="none" w:sz="0" w:space="0" w:color="auto"/>
      </w:divBdr>
    </w:div>
    <w:div w:id="1506476490">
      <w:bodyDiv w:val="1"/>
      <w:marLeft w:val="0"/>
      <w:marRight w:val="0"/>
      <w:marTop w:val="0"/>
      <w:marBottom w:val="0"/>
      <w:divBdr>
        <w:top w:val="none" w:sz="0" w:space="0" w:color="auto"/>
        <w:left w:val="none" w:sz="0" w:space="0" w:color="auto"/>
        <w:bottom w:val="none" w:sz="0" w:space="0" w:color="auto"/>
        <w:right w:val="none" w:sz="0" w:space="0" w:color="auto"/>
      </w:divBdr>
    </w:div>
    <w:div w:id="1509634171">
      <w:bodyDiv w:val="1"/>
      <w:marLeft w:val="0"/>
      <w:marRight w:val="0"/>
      <w:marTop w:val="0"/>
      <w:marBottom w:val="0"/>
      <w:divBdr>
        <w:top w:val="none" w:sz="0" w:space="0" w:color="auto"/>
        <w:left w:val="none" w:sz="0" w:space="0" w:color="auto"/>
        <w:bottom w:val="none" w:sz="0" w:space="0" w:color="auto"/>
        <w:right w:val="none" w:sz="0" w:space="0" w:color="auto"/>
      </w:divBdr>
    </w:div>
    <w:div w:id="1510675750">
      <w:bodyDiv w:val="1"/>
      <w:marLeft w:val="0"/>
      <w:marRight w:val="0"/>
      <w:marTop w:val="0"/>
      <w:marBottom w:val="0"/>
      <w:divBdr>
        <w:top w:val="none" w:sz="0" w:space="0" w:color="auto"/>
        <w:left w:val="none" w:sz="0" w:space="0" w:color="auto"/>
        <w:bottom w:val="none" w:sz="0" w:space="0" w:color="auto"/>
        <w:right w:val="none" w:sz="0" w:space="0" w:color="auto"/>
      </w:divBdr>
    </w:div>
    <w:div w:id="1511721462">
      <w:bodyDiv w:val="1"/>
      <w:marLeft w:val="0"/>
      <w:marRight w:val="0"/>
      <w:marTop w:val="0"/>
      <w:marBottom w:val="0"/>
      <w:divBdr>
        <w:top w:val="none" w:sz="0" w:space="0" w:color="auto"/>
        <w:left w:val="none" w:sz="0" w:space="0" w:color="auto"/>
        <w:bottom w:val="none" w:sz="0" w:space="0" w:color="auto"/>
        <w:right w:val="none" w:sz="0" w:space="0" w:color="auto"/>
      </w:divBdr>
    </w:div>
    <w:div w:id="1512917477">
      <w:bodyDiv w:val="1"/>
      <w:marLeft w:val="0"/>
      <w:marRight w:val="0"/>
      <w:marTop w:val="0"/>
      <w:marBottom w:val="0"/>
      <w:divBdr>
        <w:top w:val="none" w:sz="0" w:space="0" w:color="auto"/>
        <w:left w:val="none" w:sz="0" w:space="0" w:color="auto"/>
        <w:bottom w:val="none" w:sz="0" w:space="0" w:color="auto"/>
        <w:right w:val="none" w:sz="0" w:space="0" w:color="auto"/>
      </w:divBdr>
    </w:div>
    <w:div w:id="1517771563">
      <w:bodyDiv w:val="1"/>
      <w:marLeft w:val="0"/>
      <w:marRight w:val="0"/>
      <w:marTop w:val="0"/>
      <w:marBottom w:val="0"/>
      <w:divBdr>
        <w:top w:val="none" w:sz="0" w:space="0" w:color="auto"/>
        <w:left w:val="none" w:sz="0" w:space="0" w:color="auto"/>
        <w:bottom w:val="none" w:sz="0" w:space="0" w:color="auto"/>
        <w:right w:val="none" w:sz="0" w:space="0" w:color="auto"/>
      </w:divBdr>
    </w:div>
    <w:div w:id="1518350367">
      <w:bodyDiv w:val="1"/>
      <w:marLeft w:val="0"/>
      <w:marRight w:val="0"/>
      <w:marTop w:val="0"/>
      <w:marBottom w:val="0"/>
      <w:divBdr>
        <w:top w:val="none" w:sz="0" w:space="0" w:color="auto"/>
        <w:left w:val="none" w:sz="0" w:space="0" w:color="auto"/>
        <w:bottom w:val="none" w:sz="0" w:space="0" w:color="auto"/>
        <w:right w:val="none" w:sz="0" w:space="0" w:color="auto"/>
      </w:divBdr>
    </w:div>
    <w:div w:id="1518693159">
      <w:bodyDiv w:val="1"/>
      <w:marLeft w:val="0"/>
      <w:marRight w:val="0"/>
      <w:marTop w:val="0"/>
      <w:marBottom w:val="0"/>
      <w:divBdr>
        <w:top w:val="none" w:sz="0" w:space="0" w:color="auto"/>
        <w:left w:val="none" w:sz="0" w:space="0" w:color="auto"/>
        <w:bottom w:val="none" w:sz="0" w:space="0" w:color="auto"/>
        <w:right w:val="none" w:sz="0" w:space="0" w:color="auto"/>
      </w:divBdr>
    </w:div>
    <w:div w:id="1519734798">
      <w:bodyDiv w:val="1"/>
      <w:marLeft w:val="0"/>
      <w:marRight w:val="0"/>
      <w:marTop w:val="0"/>
      <w:marBottom w:val="0"/>
      <w:divBdr>
        <w:top w:val="none" w:sz="0" w:space="0" w:color="auto"/>
        <w:left w:val="none" w:sz="0" w:space="0" w:color="auto"/>
        <w:bottom w:val="none" w:sz="0" w:space="0" w:color="auto"/>
        <w:right w:val="none" w:sz="0" w:space="0" w:color="auto"/>
      </w:divBdr>
    </w:div>
    <w:div w:id="1523936302">
      <w:bodyDiv w:val="1"/>
      <w:marLeft w:val="0"/>
      <w:marRight w:val="0"/>
      <w:marTop w:val="0"/>
      <w:marBottom w:val="0"/>
      <w:divBdr>
        <w:top w:val="none" w:sz="0" w:space="0" w:color="auto"/>
        <w:left w:val="none" w:sz="0" w:space="0" w:color="auto"/>
        <w:bottom w:val="none" w:sz="0" w:space="0" w:color="auto"/>
        <w:right w:val="none" w:sz="0" w:space="0" w:color="auto"/>
      </w:divBdr>
    </w:div>
    <w:div w:id="1524512608">
      <w:bodyDiv w:val="1"/>
      <w:marLeft w:val="0"/>
      <w:marRight w:val="0"/>
      <w:marTop w:val="0"/>
      <w:marBottom w:val="0"/>
      <w:divBdr>
        <w:top w:val="none" w:sz="0" w:space="0" w:color="auto"/>
        <w:left w:val="none" w:sz="0" w:space="0" w:color="auto"/>
        <w:bottom w:val="none" w:sz="0" w:space="0" w:color="auto"/>
        <w:right w:val="none" w:sz="0" w:space="0" w:color="auto"/>
      </w:divBdr>
    </w:div>
    <w:div w:id="1531334111">
      <w:bodyDiv w:val="1"/>
      <w:marLeft w:val="0"/>
      <w:marRight w:val="0"/>
      <w:marTop w:val="0"/>
      <w:marBottom w:val="0"/>
      <w:divBdr>
        <w:top w:val="none" w:sz="0" w:space="0" w:color="auto"/>
        <w:left w:val="none" w:sz="0" w:space="0" w:color="auto"/>
        <w:bottom w:val="none" w:sz="0" w:space="0" w:color="auto"/>
        <w:right w:val="none" w:sz="0" w:space="0" w:color="auto"/>
      </w:divBdr>
    </w:div>
    <w:div w:id="1536195725">
      <w:bodyDiv w:val="1"/>
      <w:marLeft w:val="0"/>
      <w:marRight w:val="0"/>
      <w:marTop w:val="0"/>
      <w:marBottom w:val="0"/>
      <w:divBdr>
        <w:top w:val="none" w:sz="0" w:space="0" w:color="auto"/>
        <w:left w:val="none" w:sz="0" w:space="0" w:color="auto"/>
        <w:bottom w:val="none" w:sz="0" w:space="0" w:color="auto"/>
        <w:right w:val="none" w:sz="0" w:space="0" w:color="auto"/>
      </w:divBdr>
    </w:div>
    <w:div w:id="1538812872">
      <w:bodyDiv w:val="1"/>
      <w:marLeft w:val="0"/>
      <w:marRight w:val="0"/>
      <w:marTop w:val="0"/>
      <w:marBottom w:val="0"/>
      <w:divBdr>
        <w:top w:val="none" w:sz="0" w:space="0" w:color="auto"/>
        <w:left w:val="none" w:sz="0" w:space="0" w:color="auto"/>
        <w:bottom w:val="none" w:sz="0" w:space="0" w:color="auto"/>
        <w:right w:val="none" w:sz="0" w:space="0" w:color="auto"/>
      </w:divBdr>
    </w:div>
    <w:div w:id="1542282408">
      <w:bodyDiv w:val="1"/>
      <w:marLeft w:val="0"/>
      <w:marRight w:val="0"/>
      <w:marTop w:val="0"/>
      <w:marBottom w:val="0"/>
      <w:divBdr>
        <w:top w:val="none" w:sz="0" w:space="0" w:color="auto"/>
        <w:left w:val="none" w:sz="0" w:space="0" w:color="auto"/>
        <w:bottom w:val="none" w:sz="0" w:space="0" w:color="auto"/>
        <w:right w:val="none" w:sz="0" w:space="0" w:color="auto"/>
      </w:divBdr>
    </w:div>
    <w:div w:id="1550415331">
      <w:bodyDiv w:val="1"/>
      <w:marLeft w:val="0"/>
      <w:marRight w:val="0"/>
      <w:marTop w:val="0"/>
      <w:marBottom w:val="0"/>
      <w:divBdr>
        <w:top w:val="none" w:sz="0" w:space="0" w:color="auto"/>
        <w:left w:val="none" w:sz="0" w:space="0" w:color="auto"/>
        <w:bottom w:val="none" w:sz="0" w:space="0" w:color="auto"/>
        <w:right w:val="none" w:sz="0" w:space="0" w:color="auto"/>
      </w:divBdr>
    </w:div>
    <w:div w:id="1551261878">
      <w:bodyDiv w:val="1"/>
      <w:marLeft w:val="0"/>
      <w:marRight w:val="0"/>
      <w:marTop w:val="0"/>
      <w:marBottom w:val="0"/>
      <w:divBdr>
        <w:top w:val="none" w:sz="0" w:space="0" w:color="auto"/>
        <w:left w:val="none" w:sz="0" w:space="0" w:color="auto"/>
        <w:bottom w:val="none" w:sz="0" w:space="0" w:color="auto"/>
        <w:right w:val="none" w:sz="0" w:space="0" w:color="auto"/>
      </w:divBdr>
    </w:div>
    <w:div w:id="1551456696">
      <w:bodyDiv w:val="1"/>
      <w:marLeft w:val="0"/>
      <w:marRight w:val="0"/>
      <w:marTop w:val="0"/>
      <w:marBottom w:val="0"/>
      <w:divBdr>
        <w:top w:val="none" w:sz="0" w:space="0" w:color="auto"/>
        <w:left w:val="none" w:sz="0" w:space="0" w:color="auto"/>
        <w:bottom w:val="none" w:sz="0" w:space="0" w:color="auto"/>
        <w:right w:val="none" w:sz="0" w:space="0" w:color="auto"/>
      </w:divBdr>
    </w:div>
    <w:div w:id="1552956371">
      <w:bodyDiv w:val="1"/>
      <w:marLeft w:val="0"/>
      <w:marRight w:val="0"/>
      <w:marTop w:val="0"/>
      <w:marBottom w:val="0"/>
      <w:divBdr>
        <w:top w:val="none" w:sz="0" w:space="0" w:color="auto"/>
        <w:left w:val="none" w:sz="0" w:space="0" w:color="auto"/>
        <w:bottom w:val="none" w:sz="0" w:space="0" w:color="auto"/>
        <w:right w:val="none" w:sz="0" w:space="0" w:color="auto"/>
      </w:divBdr>
    </w:div>
    <w:div w:id="1555197794">
      <w:bodyDiv w:val="1"/>
      <w:marLeft w:val="0"/>
      <w:marRight w:val="0"/>
      <w:marTop w:val="0"/>
      <w:marBottom w:val="0"/>
      <w:divBdr>
        <w:top w:val="none" w:sz="0" w:space="0" w:color="auto"/>
        <w:left w:val="none" w:sz="0" w:space="0" w:color="auto"/>
        <w:bottom w:val="none" w:sz="0" w:space="0" w:color="auto"/>
        <w:right w:val="none" w:sz="0" w:space="0" w:color="auto"/>
      </w:divBdr>
    </w:div>
    <w:div w:id="1557011243">
      <w:bodyDiv w:val="1"/>
      <w:marLeft w:val="0"/>
      <w:marRight w:val="0"/>
      <w:marTop w:val="0"/>
      <w:marBottom w:val="0"/>
      <w:divBdr>
        <w:top w:val="none" w:sz="0" w:space="0" w:color="auto"/>
        <w:left w:val="none" w:sz="0" w:space="0" w:color="auto"/>
        <w:bottom w:val="none" w:sz="0" w:space="0" w:color="auto"/>
        <w:right w:val="none" w:sz="0" w:space="0" w:color="auto"/>
      </w:divBdr>
    </w:div>
    <w:div w:id="1564560959">
      <w:bodyDiv w:val="1"/>
      <w:marLeft w:val="0"/>
      <w:marRight w:val="0"/>
      <w:marTop w:val="0"/>
      <w:marBottom w:val="0"/>
      <w:divBdr>
        <w:top w:val="none" w:sz="0" w:space="0" w:color="auto"/>
        <w:left w:val="none" w:sz="0" w:space="0" w:color="auto"/>
        <w:bottom w:val="none" w:sz="0" w:space="0" w:color="auto"/>
        <w:right w:val="none" w:sz="0" w:space="0" w:color="auto"/>
      </w:divBdr>
    </w:div>
    <w:div w:id="1567180789">
      <w:bodyDiv w:val="1"/>
      <w:marLeft w:val="0"/>
      <w:marRight w:val="0"/>
      <w:marTop w:val="0"/>
      <w:marBottom w:val="0"/>
      <w:divBdr>
        <w:top w:val="none" w:sz="0" w:space="0" w:color="auto"/>
        <w:left w:val="none" w:sz="0" w:space="0" w:color="auto"/>
        <w:bottom w:val="none" w:sz="0" w:space="0" w:color="auto"/>
        <w:right w:val="none" w:sz="0" w:space="0" w:color="auto"/>
      </w:divBdr>
    </w:div>
    <w:div w:id="1571304684">
      <w:bodyDiv w:val="1"/>
      <w:marLeft w:val="0"/>
      <w:marRight w:val="0"/>
      <w:marTop w:val="0"/>
      <w:marBottom w:val="0"/>
      <w:divBdr>
        <w:top w:val="none" w:sz="0" w:space="0" w:color="auto"/>
        <w:left w:val="none" w:sz="0" w:space="0" w:color="auto"/>
        <w:bottom w:val="none" w:sz="0" w:space="0" w:color="auto"/>
        <w:right w:val="none" w:sz="0" w:space="0" w:color="auto"/>
      </w:divBdr>
    </w:div>
    <w:div w:id="1571693551">
      <w:bodyDiv w:val="1"/>
      <w:marLeft w:val="0"/>
      <w:marRight w:val="0"/>
      <w:marTop w:val="0"/>
      <w:marBottom w:val="0"/>
      <w:divBdr>
        <w:top w:val="none" w:sz="0" w:space="0" w:color="auto"/>
        <w:left w:val="none" w:sz="0" w:space="0" w:color="auto"/>
        <w:bottom w:val="none" w:sz="0" w:space="0" w:color="auto"/>
        <w:right w:val="none" w:sz="0" w:space="0" w:color="auto"/>
      </w:divBdr>
    </w:div>
    <w:div w:id="1571842828">
      <w:bodyDiv w:val="1"/>
      <w:marLeft w:val="0"/>
      <w:marRight w:val="0"/>
      <w:marTop w:val="0"/>
      <w:marBottom w:val="0"/>
      <w:divBdr>
        <w:top w:val="none" w:sz="0" w:space="0" w:color="auto"/>
        <w:left w:val="none" w:sz="0" w:space="0" w:color="auto"/>
        <w:bottom w:val="none" w:sz="0" w:space="0" w:color="auto"/>
        <w:right w:val="none" w:sz="0" w:space="0" w:color="auto"/>
      </w:divBdr>
    </w:div>
    <w:div w:id="1572764581">
      <w:bodyDiv w:val="1"/>
      <w:marLeft w:val="0"/>
      <w:marRight w:val="0"/>
      <w:marTop w:val="0"/>
      <w:marBottom w:val="0"/>
      <w:divBdr>
        <w:top w:val="none" w:sz="0" w:space="0" w:color="auto"/>
        <w:left w:val="none" w:sz="0" w:space="0" w:color="auto"/>
        <w:bottom w:val="none" w:sz="0" w:space="0" w:color="auto"/>
        <w:right w:val="none" w:sz="0" w:space="0" w:color="auto"/>
      </w:divBdr>
    </w:div>
    <w:div w:id="1573391757">
      <w:bodyDiv w:val="1"/>
      <w:marLeft w:val="0"/>
      <w:marRight w:val="0"/>
      <w:marTop w:val="0"/>
      <w:marBottom w:val="0"/>
      <w:divBdr>
        <w:top w:val="none" w:sz="0" w:space="0" w:color="auto"/>
        <w:left w:val="none" w:sz="0" w:space="0" w:color="auto"/>
        <w:bottom w:val="none" w:sz="0" w:space="0" w:color="auto"/>
        <w:right w:val="none" w:sz="0" w:space="0" w:color="auto"/>
      </w:divBdr>
    </w:div>
    <w:div w:id="1573732416">
      <w:bodyDiv w:val="1"/>
      <w:marLeft w:val="0"/>
      <w:marRight w:val="0"/>
      <w:marTop w:val="0"/>
      <w:marBottom w:val="0"/>
      <w:divBdr>
        <w:top w:val="none" w:sz="0" w:space="0" w:color="auto"/>
        <w:left w:val="none" w:sz="0" w:space="0" w:color="auto"/>
        <w:bottom w:val="none" w:sz="0" w:space="0" w:color="auto"/>
        <w:right w:val="none" w:sz="0" w:space="0" w:color="auto"/>
      </w:divBdr>
    </w:div>
    <w:div w:id="1575118678">
      <w:bodyDiv w:val="1"/>
      <w:marLeft w:val="0"/>
      <w:marRight w:val="0"/>
      <w:marTop w:val="0"/>
      <w:marBottom w:val="0"/>
      <w:divBdr>
        <w:top w:val="none" w:sz="0" w:space="0" w:color="auto"/>
        <w:left w:val="none" w:sz="0" w:space="0" w:color="auto"/>
        <w:bottom w:val="none" w:sz="0" w:space="0" w:color="auto"/>
        <w:right w:val="none" w:sz="0" w:space="0" w:color="auto"/>
      </w:divBdr>
    </w:div>
    <w:div w:id="1576744498">
      <w:bodyDiv w:val="1"/>
      <w:marLeft w:val="0"/>
      <w:marRight w:val="0"/>
      <w:marTop w:val="0"/>
      <w:marBottom w:val="0"/>
      <w:divBdr>
        <w:top w:val="none" w:sz="0" w:space="0" w:color="auto"/>
        <w:left w:val="none" w:sz="0" w:space="0" w:color="auto"/>
        <w:bottom w:val="none" w:sz="0" w:space="0" w:color="auto"/>
        <w:right w:val="none" w:sz="0" w:space="0" w:color="auto"/>
      </w:divBdr>
    </w:div>
    <w:div w:id="1578783024">
      <w:bodyDiv w:val="1"/>
      <w:marLeft w:val="0"/>
      <w:marRight w:val="0"/>
      <w:marTop w:val="0"/>
      <w:marBottom w:val="0"/>
      <w:divBdr>
        <w:top w:val="none" w:sz="0" w:space="0" w:color="auto"/>
        <w:left w:val="none" w:sz="0" w:space="0" w:color="auto"/>
        <w:bottom w:val="none" w:sz="0" w:space="0" w:color="auto"/>
        <w:right w:val="none" w:sz="0" w:space="0" w:color="auto"/>
      </w:divBdr>
    </w:div>
    <w:div w:id="1581864533">
      <w:bodyDiv w:val="1"/>
      <w:marLeft w:val="0"/>
      <w:marRight w:val="0"/>
      <w:marTop w:val="0"/>
      <w:marBottom w:val="0"/>
      <w:divBdr>
        <w:top w:val="none" w:sz="0" w:space="0" w:color="auto"/>
        <w:left w:val="none" w:sz="0" w:space="0" w:color="auto"/>
        <w:bottom w:val="none" w:sz="0" w:space="0" w:color="auto"/>
        <w:right w:val="none" w:sz="0" w:space="0" w:color="auto"/>
      </w:divBdr>
    </w:div>
    <w:div w:id="1584290943">
      <w:bodyDiv w:val="1"/>
      <w:marLeft w:val="0"/>
      <w:marRight w:val="0"/>
      <w:marTop w:val="0"/>
      <w:marBottom w:val="0"/>
      <w:divBdr>
        <w:top w:val="none" w:sz="0" w:space="0" w:color="auto"/>
        <w:left w:val="none" w:sz="0" w:space="0" w:color="auto"/>
        <w:bottom w:val="none" w:sz="0" w:space="0" w:color="auto"/>
        <w:right w:val="none" w:sz="0" w:space="0" w:color="auto"/>
      </w:divBdr>
    </w:div>
    <w:div w:id="1586111317">
      <w:bodyDiv w:val="1"/>
      <w:marLeft w:val="0"/>
      <w:marRight w:val="0"/>
      <w:marTop w:val="0"/>
      <w:marBottom w:val="0"/>
      <w:divBdr>
        <w:top w:val="none" w:sz="0" w:space="0" w:color="auto"/>
        <w:left w:val="none" w:sz="0" w:space="0" w:color="auto"/>
        <w:bottom w:val="none" w:sz="0" w:space="0" w:color="auto"/>
        <w:right w:val="none" w:sz="0" w:space="0" w:color="auto"/>
      </w:divBdr>
    </w:div>
    <w:div w:id="1588416228">
      <w:bodyDiv w:val="1"/>
      <w:marLeft w:val="0"/>
      <w:marRight w:val="0"/>
      <w:marTop w:val="0"/>
      <w:marBottom w:val="0"/>
      <w:divBdr>
        <w:top w:val="none" w:sz="0" w:space="0" w:color="auto"/>
        <w:left w:val="none" w:sz="0" w:space="0" w:color="auto"/>
        <w:bottom w:val="none" w:sz="0" w:space="0" w:color="auto"/>
        <w:right w:val="none" w:sz="0" w:space="0" w:color="auto"/>
      </w:divBdr>
    </w:div>
    <w:div w:id="1589847016">
      <w:bodyDiv w:val="1"/>
      <w:marLeft w:val="0"/>
      <w:marRight w:val="0"/>
      <w:marTop w:val="0"/>
      <w:marBottom w:val="0"/>
      <w:divBdr>
        <w:top w:val="none" w:sz="0" w:space="0" w:color="auto"/>
        <w:left w:val="none" w:sz="0" w:space="0" w:color="auto"/>
        <w:bottom w:val="none" w:sz="0" w:space="0" w:color="auto"/>
        <w:right w:val="none" w:sz="0" w:space="0" w:color="auto"/>
      </w:divBdr>
    </w:div>
    <w:div w:id="1590041442">
      <w:bodyDiv w:val="1"/>
      <w:marLeft w:val="0"/>
      <w:marRight w:val="0"/>
      <w:marTop w:val="0"/>
      <w:marBottom w:val="0"/>
      <w:divBdr>
        <w:top w:val="none" w:sz="0" w:space="0" w:color="auto"/>
        <w:left w:val="none" w:sz="0" w:space="0" w:color="auto"/>
        <w:bottom w:val="none" w:sz="0" w:space="0" w:color="auto"/>
        <w:right w:val="none" w:sz="0" w:space="0" w:color="auto"/>
      </w:divBdr>
    </w:div>
    <w:div w:id="1597716261">
      <w:bodyDiv w:val="1"/>
      <w:marLeft w:val="0"/>
      <w:marRight w:val="0"/>
      <w:marTop w:val="0"/>
      <w:marBottom w:val="0"/>
      <w:divBdr>
        <w:top w:val="none" w:sz="0" w:space="0" w:color="auto"/>
        <w:left w:val="none" w:sz="0" w:space="0" w:color="auto"/>
        <w:bottom w:val="none" w:sz="0" w:space="0" w:color="auto"/>
        <w:right w:val="none" w:sz="0" w:space="0" w:color="auto"/>
      </w:divBdr>
    </w:div>
    <w:div w:id="1601066903">
      <w:bodyDiv w:val="1"/>
      <w:marLeft w:val="0"/>
      <w:marRight w:val="0"/>
      <w:marTop w:val="0"/>
      <w:marBottom w:val="0"/>
      <w:divBdr>
        <w:top w:val="none" w:sz="0" w:space="0" w:color="auto"/>
        <w:left w:val="none" w:sz="0" w:space="0" w:color="auto"/>
        <w:bottom w:val="none" w:sz="0" w:space="0" w:color="auto"/>
        <w:right w:val="none" w:sz="0" w:space="0" w:color="auto"/>
      </w:divBdr>
    </w:div>
    <w:div w:id="1605847961">
      <w:bodyDiv w:val="1"/>
      <w:marLeft w:val="0"/>
      <w:marRight w:val="0"/>
      <w:marTop w:val="0"/>
      <w:marBottom w:val="0"/>
      <w:divBdr>
        <w:top w:val="none" w:sz="0" w:space="0" w:color="auto"/>
        <w:left w:val="none" w:sz="0" w:space="0" w:color="auto"/>
        <w:bottom w:val="none" w:sz="0" w:space="0" w:color="auto"/>
        <w:right w:val="none" w:sz="0" w:space="0" w:color="auto"/>
      </w:divBdr>
    </w:div>
    <w:div w:id="1610626167">
      <w:bodyDiv w:val="1"/>
      <w:marLeft w:val="0"/>
      <w:marRight w:val="0"/>
      <w:marTop w:val="0"/>
      <w:marBottom w:val="0"/>
      <w:divBdr>
        <w:top w:val="none" w:sz="0" w:space="0" w:color="auto"/>
        <w:left w:val="none" w:sz="0" w:space="0" w:color="auto"/>
        <w:bottom w:val="none" w:sz="0" w:space="0" w:color="auto"/>
        <w:right w:val="none" w:sz="0" w:space="0" w:color="auto"/>
      </w:divBdr>
    </w:div>
    <w:div w:id="1612593847">
      <w:bodyDiv w:val="1"/>
      <w:marLeft w:val="0"/>
      <w:marRight w:val="0"/>
      <w:marTop w:val="0"/>
      <w:marBottom w:val="0"/>
      <w:divBdr>
        <w:top w:val="none" w:sz="0" w:space="0" w:color="auto"/>
        <w:left w:val="none" w:sz="0" w:space="0" w:color="auto"/>
        <w:bottom w:val="none" w:sz="0" w:space="0" w:color="auto"/>
        <w:right w:val="none" w:sz="0" w:space="0" w:color="auto"/>
      </w:divBdr>
    </w:div>
    <w:div w:id="1613785988">
      <w:bodyDiv w:val="1"/>
      <w:marLeft w:val="0"/>
      <w:marRight w:val="0"/>
      <w:marTop w:val="0"/>
      <w:marBottom w:val="0"/>
      <w:divBdr>
        <w:top w:val="none" w:sz="0" w:space="0" w:color="auto"/>
        <w:left w:val="none" w:sz="0" w:space="0" w:color="auto"/>
        <w:bottom w:val="none" w:sz="0" w:space="0" w:color="auto"/>
        <w:right w:val="none" w:sz="0" w:space="0" w:color="auto"/>
      </w:divBdr>
    </w:div>
    <w:div w:id="1614750443">
      <w:bodyDiv w:val="1"/>
      <w:marLeft w:val="0"/>
      <w:marRight w:val="0"/>
      <w:marTop w:val="0"/>
      <w:marBottom w:val="0"/>
      <w:divBdr>
        <w:top w:val="none" w:sz="0" w:space="0" w:color="auto"/>
        <w:left w:val="none" w:sz="0" w:space="0" w:color="auto"/>
        <w:bottom w:val="none" w:sz="0" w:space="0" w:color="auto"/>
        <w:right w:val="none" w:sz="0" w:space="0" w:color="auto"/>
      </w:divBdr>
    </w:div>
    <w:div w:id="1623072512">
      <w:bodyDiv w:val="1"/>
      <w:marLeft w:val="0"/>
      <w:marRight w:val="0"/>
      <w:marTop w:val="0"/>
      <w:marBottom w:val="0"/>
      <w:divBdr>
        <w:top w:val="none" w:sz="0" w:space="0" w:color="auto"/>
        <w:left w:val="none" w:sz="0" w:space="0" w:color="auto"/>
        <w:bottom w:val="none" w:sz="0" w:space="0" w:color="auto"/>
        <w:right w:val="none" w:sz="0" w:space="0" w:color="auto"/>
      </w:divBdr>
    </w:div>
    <w:div w:id="1624848821">
      <w:bodyDiv w:val="1"/>
      <w:marLeft w:val="0"/>
      <w:marRight w:val="0"/>
      <w:marTop w:val="0"/>
      <w:marBottom w:val="0"/>
      <w:divBdr>
        <w:top w:val="none" w:sz="0" w:space="0" w:color="auto"/>
        <w:left w:val="none" w:sz="0" w:space="0" w:color="auto"/>
        <w:bottom w:val="none" w:sz="0" w:space="0" w:color="auto"/>
        <w:right w:val="none" w:sz="0" w:space="0" w:color="auto"/>
      </w:divBdr>
    </w:div>
    <w:div w:id="1627084690">
      <w:bodyDiv w:val="1"/>
      <w:marLeft w:val="0"/>
      <w:marRight w:val="0"/>
      <w:marTop w:val="0"/>
      <w:marBottom w:val="0"/>
      <w:divBdr>
        <w:top w:val="none" w:sz="0" w:space="0" w:color="auto"/>
        <w:left w:val="none" w:sz="0" w:space="0" w:color="auto"/>
        <w:bottom w:val="none" w:sz="0" w:space="0" w:color="auto"/>
        <w:right w:val="none" w:sz="0" w:space="0" w:color="auto"/>
      </w:divBdr>
    </w:div>
    <w:div w:id="1629781390">
      <w:bodyDiv w:val="1"/>
      <w:marLeft w:val="0"/>
      <w:marRight w:val="0"/>
      <w:marTop w:val="0"/>
      <w:marBottom w:val="0"/>
      <w:divBdr>
        <w:top w:val="none" w:sz="0" w:space="0" w:color="auto"/>
        <w:left w:val="none" w:sz="0" w:space="0" w:color="auto"/>
        <w:bottom w:val="none" w:sz="0" w:space="0" w:color="auto"/>
        <w:right w:val="none" w:sz="0" w:space="0" w:color="auto"/>
      </w:divBdr>
    </w:div>
    <w:div w:id="1632049776">
      <w:bodyDiv w:val="1"/>
      <w:marLeft w:val="0"/>
      <w:marRight w:val="0"/>
      <w:marTop w:val="0"/>
      <w:marBottom w:val="0"/>
      <w:divBdr>
        <w:top w:val="none" w:sz="0" w:space="0" w:color="auto"/>
        <w:left w:val="none" w:sz="0" w:space="0" w:color="auto"/>
        <w:bottom w:val="none" w:sz="0" w:space="0" w:color="auto"/>
        <w:right w:val="none" w:sz="0" w:space="0" w:color="auto"/>
      </w:divBdr>
    </w:div>
    <w:div w:id="1633828129">
      <w:bodyDiv w:val="1"/>
      <w:marLeft w:val="0"/>
      <w:marRight w:val="0"/>
      <w:marTop w:val="0"/>
      <w:marBottom w:val="0"/>
      <w:divBdr>
        <w:top w:val="none" w:sz="0" w:space="0" w:color="auto"/>
        <w:left w:val="none" w:sz="0" w:space="0" w:color="auto"/>
        <w:bottom w:val="none" w:sz="0" w:space="0" w:color="auto"/>
        <w:right w:val="none" w:sz="0" w:space="0" w:color="auto"/>
      </w:divBdr>
    </w:div>
    <w:div w:id="1636132500">
      <w:bodyDiv w:val="1"/>
      <w:marLeft w:val="0"/>
      <w:marRight w:val="0"/>
      <w:marTop w:val="0"/>
      <w:marBottom w:val="0"/>
      <w:divBdr>
        <w:top w:val="none" w:sz="0" w:space="0" w:color="auto"/>
        <w:left w:val="none" w:sz="0" w:space="0" w:color="auto"/>
        <w:bottom w:val="none" w:sz="0" w:space="0" w:color="auto"/>
        <w:right w:val="none" w:sz="0" w:space="0" w:color="auto"/>
      </w:divBdr>
    </w:div>
    <w:div w:id="1638142140">
      <w:bodyDiv w:val="1"/>
      <w:marLeft w:val="0"/>
      <w:marRight w:val="0"/>
      <w:marTop w:val="0"/>
      <w:marBottom w:val="0"/>
      <w:divBdr>
        <w:top w:val="none" w:sz="0" w:space="0" w:color="auto"/>
        <w:left w:val="none" w:sz="0" w:space="0" w:color="auto"/>
        <w:bottom w:val="none" w:sz="0" w:space="0" w:color="auto"/>
        <w:right w:val="none" w:sz="0" w:space="0" w:color="auto"/>
      </w:divBdr>
    </w:div>
    <w:div w:id="1654749432">
      <w:bodyDiv w:val="1"/>
      <w:marLeft w:val="0"/>
      <w:marRight w:val="0"/>
      <w:marTop w:val="0"/>
      <w:marBottom w:val="0"/>
      <w:divBdr>
        <w:top w:val="none" w:sz="0" w:space="0" w:color="auto"/>
        <w:left w:val="none" w:sz="0" w:space="0" w:color="auto"/>
        <w:bottom w:val="none" w:sz="0" w:space="0" w:color="auto"/>
        <w:right w:val="none" w:sz="0" w:space="0" w:color="auto"/>
      </w:divBdr>
    </w:div>
    <w:div w:id="1657030522">
      <w:bodyDiv w:val="1"/>
      <w:marLeft w:val="0"/>
      <w:marRight w:val="0"/>
      <w:marTop w:val="0"/>
      <w:marBottom w:val="0"/>
      <w:divBdr>
        <w:top w:val="none" w:sz="0" w:space="0" w:color="auto"/>
        <w:left w:val="none" w:sz="0" w:space="0" w:color="auto"/>
        <w:bottom w:val="none" w:sz="0" w:space="0" w:color="auto"/>
        <w:right w:val="none" w:sz="0" w:space="0" w:color="auto"/>
      </w:divBdr>
    </w:div>
    <w:div w:id="1659337283">
      <w:bodyDiv w:val="1"/>
      <w:marLeft w:val="0"/>
      <w:marRight w:val="0"/>
      <w:marTop w:val="0"/>
      <w:marBottom w:val="0"/>
      <w:divBdr>
        <w:top w:val="none" w:sz="0" w:space="0" w:color="auto"/>
        <w:left w:val="none" w:sz="0" w:space="0" w:color="auto"/>
        <w:bottom w:val="none" w:sz="0" w:space="0" w:color="auto"/>
        <w:right w:val="none" w:sz="0" w:space="0" w:color="auto"/>
      </w:divBdr>
    </w:div>
    <w:div w:id="1661303442">
      <w:bodyDiv w:val="1"/>
      <w:marLeft w:val="0"/>
      <w:marRight w:val="0"/>
      <w:marTop w:val="0"/>
      <w:marBottom w:val="0"/>
      <w:divBdr>
        <w:top w:val="none" w:sz="0" w:space="0" w:color="auto"/>
        <w:left w:val="none" w:sz="0" w:space="0" w:color="auto"/>
        <w:bottom w:val="none" w:sz="0" w:space="0" w:color="auto"/>
        <w:right w:val="none" w:sz="0" w:space="0" w:color="auto"/>
      </w:divBdr>
    </w:div>
    <w:div w:id="1662806092">
      <w:bodyDiv w:val="1"/>
      <w:marLeft w:val="0"/>
      <w:marRight w:val="0"/>
      <w:marTop w:val="0"/>
      <w:marBottom w:val="0"/>
      <w:divBdr>
        <w:top w:val="none" w:sz="0" w:space="0" w:color="auto"/>
        <w:left w:val="none" w:sz="0" w:space="0" w:color="auto"/>
        <w:bottom w:val="none" w:sz="0" w:space="0" w:color="auto"/>
        <w:right w:val="none" w:sz="0" w:space="0" w:color="auto"/>
      </w:divBdr>
    </w:div>
    <w:div w:id="1663310156">
      <w:bodyDiv w:val="1"/>
      <w:marLeft w:val="0"/>
      <w:marRight w:val="0"/>
      <w:marTop w:val="0"/>
      <w:marBottom w:val="0"/>
      <w:divBdr>
        <w:top w:val="none" w:sz="0" w:space="0" w:color="auto"/>
        <w:left w:val="none" w:sz="0" w:space="0" w:color="auto"/>
        <w:bottom w:val="none" w:sz="0" w:space="0" w:color="auto"/>
        <w:right w:val="none" w:sz="0" w:space="0" w:color="auto"/>
      </w:divBdr>
    </w:div>
    <w:div w:id="1663505724">
      <w:bodyDiv w:val="1"/>
      <w:marLeft w:val="0"/>
      <w:marRight w:val="0"/>
      <w:marTop w:val="0"/>
      <w:marBottom w:val="0"/>
      <w:divBdr>
        <w:top w:val="none" w:sz="0" w:space="0" w:color="auto"/>
        <w:left w:val="none" w:sz="0" w:space="0" w:color="auto"/>
        <w:bottom w:val="none" w:sz="0" w:space="0" w:color="auto"/>
        <w:right w:val="none" w:sz="0" w:space="0" w:color="auto"/>
      </w:divBdr>
    </w:div>
    <w:div w:id="1664241687">
      <w:bodyDiv w:val="1"/>
      <w:marLeft w:val="0"/>
      <w:marRight w:val="0"/>
      <w:marTop w:val="0"/>
      <w:marBottom w:val="0"/>
      <w:divBdr>
        <w:top w:val="none" w:sz="0" w:space="0" w:color="auto"/>
        <w:left w:val="none" w:sz="0" w:space="0" w:color="auto"/>
        <w:bottom w:val="none" w:sz="0" w:space="0" w:color="auto"/>
        <w:right w:val="none" w:sz="0" w:space="0" w:color="auto"/>
      </w:divBdr>
    </w:div>
    <w:div w:id="1664770796">
      <w:bodyDiv w:val="1"/>
      <w:marLeft w:val="0"/>
      <w:marRight w:val="0"/>
      <w:marTop w:val="0"/>
      <w:marBottom w:val="0"/>
      <w:divBdr>
        <w:top w:val="none" w:sz="0" w:space="0" w:color="auto"/>
        <w:left w:val="none" w:sz="0" w:space="0" w:color="auto"/>
        <w:bottom w:val="none" w:sz="0" w:space="0" w:color="auto"/>
        <w:right w:val="none" w:sz="0" w:space="0" w:color="auto"/>
      </w:divBdr>
    </w:div>
    <w:div w:id="1665549988">
      <w:bodyDiv w:val="1"/>
      <w:marLeft w:val="0"/>
      <w:marRight w:val="0"/>
      <w:marTop w:val="0"/>
      <w:marBottom w:val="0"/>
      <w:divBdr>
        <w:top w:val="none" w:sz="0" w:space="0" w:color="auto"/>
        <w:left w:val="none" w:sz="0" w:space="0" w:color="auto"/>
        <w:bottom w:val="none" w:sz="0" w:space="0" w:color="auto"/>
        <w:right w:val="none" w:sz="0" w:space="0" w:color="auto"/>
      </w:divBdr>
    </w:div>
    <w:div w:id="1672173950">
      <w:bodyDiv w:val="1"/>
      <w:marLeft w:val="0"/>
      <w:marRight w:val="0"/>
      <w:marTop w:val="0"/>
      <w:marBottom w:val="0"/>
      <w:divBdr>
        <w:top w:val="none" w:sz="0" w:space="0" w:color="auto"/>
        <w:left w:val="none" w:sz="0" w:space="0" w:color="auto"/>
        <w:bottom w:val="none" w:sz="0" w:space="0" w:color="auto"/>
        <w:right w:val="none" w:sz="0" w:space="0" w:color="auto"/>
      </w:divBdr>
    </w:div>
    <w:div w:id="1674839276">
      <w:bodyDiv w:val="1"/>
      <w:marLeft w:val="0"/>
      <w:marRight w:val="0"/>
      <w:marTop w:val="0"/>
      <w:marBottom w:val="0"/>
      <w:divBdr>
        <w:top w:val="none" w:sz="0" w:space="0" w:color="auto"/>
        <w:left w:val="none" w:sz="0" w:space="0" w:color="auto"/>
        <w:bottom w:val="none" w:sz="0" w:space="0" w:color="auto"/>
        <w:right w:val="none" w:sz="0" w:space="0" w:color="auto"/>
      </w:divBdr>
    </w:div>
    <w:div w:id="1678582019">
      <w:bodyDiv w:val="1"/>
      <w:marLeft w:val="0"/>
      <w:marRight w:val="0"/>
      <w:marTop w:val="0"/>
      <w:marBottom w:val="0"/>
      <w:divBdr>
        <w:top w:val="none" w:sz="0" w:space="0" w:color="auto"/>
        <w:left w:val="none" w:sz="0" w:space="0" w:color="auto"/>
        <w:bottom w:val="none" w:sz="0" w:space="0" w:color="auto"/>
        <w:right w:val="none" w:sz="0" w:space="0" w:color="auto"/>
      </w:divBdr>
    </w:div>
    <w:div w:id="1679430060">
      <w:bodyDiv w:val="1"/>
      <w:marLeft w:val="0"/>
      <w:marRight w:val="0"/>
      <w:marTop w:val="0"/>
      <w:marBottom w:val="0"/>
      <w:divBdr>
        <w:top w:val="none" w:sz="0" w:space="0" w:color="auto"/>
        <w:left w:val="none" w:sz="0" w:space="0" w:color="auto"/>
        <w:bottom w:val="none" w:sz="0" w:space="0" w:color="auto"/>
        <w:right w:val="none" w:sz="0" w:space="0" w:color="auto"/>
      </w:divBdr>
    </w:div>
    <w:div w:id="1684699404">
      <w:bodyDiv w:val="1"/>
      <w:marLeft w:val="0"/>
      <w:marRight w:val="0"/>
      <w:marTop w:val="0"/>
      <w:marBottom w:val="0"/>
      <w:divBdr>
        <w:top w:val="none" w:sz="0" w:space="0" w:color="auto"/>
        <w:left w:val="none" w:sz="0" w:space="0" w:color="auto"/>
        <w:bottom w:val="none" w:sz="0" w:space="0" w:color="auto"/>
        <w:right w:val="none" w:sz="0" w:space="0" w:color="auto"/>
      </w:divBdr>
    </w:div>
    <w:div w:id="1685784543">
      <w:bodyDiv w:val="1"/>
      <w:marLeft w:val="0"/>
      <w:marRight w:val="0"/>
      <w:marTop w:val="0"/>
      <w:marBottom w:val="0"/>
      <w:divBdr>
        <w:top w:val="none" w:sz="0" w:space="0" w:color="auto"/>
        <w:left w:val="none" w:sz="0" w:space="0" w:color="auto"/>
        <w:bottom w:val="none" w:sz="0" w:space="0" w:color="auto"/>
        <w:right w:val="none" w:sz="0" w:space="0" w:color="auto"/>
      </w:divBdr>
    </w:div>
    <w:div w:id="1687901149">
      <w:bodyDiv w:val="1"/>
      <w:marLeft w:val="0"/>
      <w:marRight w:val="0"/>
      <w:marTop w:val="0"/>
      <w:marBottom w:val="0"/>
      <w:divBdr>
        <w:top w:val="none" w:sz="0" w:space="0" w:color="auto"/>
        <w:left w:val="none" w:sz="0" w:space="0" w:color="auto"/>
        <w:bottom w:val="none" w:sz="0" w:space="0" w:color="auto"/>
        <w:right w:val="none" w:sz="0" w:space="0" w:color="auto"/>
      </w:divBdr>
    </w:div>
    <w:div w:id="1688486494">
      <w:bodyDiv w:val="1"/>
      <w:marLeft w:val="0"/>
      <w:marRight w:val="0"/>
      <w:marTop w:val="0"/>
      <w:marBottom w:val="0"/>
      <w:divBdr>
        <w:top w:val="none" w:sz="0" w:space="0" w:color="auto"/>
        <w:left w:val="none" w:sz="0" w:space="0" w:color="auto"/>
        <w:bottom w:val="none" w:sz="0" w:space="0" w:color="auto"/>
        <w:right w:val="none" w:sz="0" w:space="0" w:color="auto"/>
      </w:divBdr>
    </w:div>
    <w:div w:id="1690334198">
      <w:bodyDiv w:val="1"/>
      <w:marLeft w:val="0"/>
      <w:marRight w:val="0"/>
      <w:marTop w:val="0"/>
      <w:marBottom w:val="0"/>
      <w:divBdr>
        <w:top w:val="none" w:sz="0" w:space="0" w:color="auto"/>
        <w:left w:val="none" w:sz="0" w:space="0" w:color="auto"/>
        <w:bottom w:val="none" w:sz="0" w:space="0" w:color="auto"/>
        <w:right w:val="none" w:sz="0" w:space="0" w:color="auto"/>
      </w:divBdr>
    </w:div>
    <w:div w:id="1692224120">
      <w:bodyDiv w:val="1"/>
      <w:marLeft w:val="0"/>
      <w:marRight w:val="0"/>
      <w:marTop w:val="0"/>
      <w:marBottom w:val="0"/>
      <w:divBdr>
        <w:top w:val="none" w:sz="0" w:space="0" w:color="auto"/>
        <w:left w:val="none" w:sz="0" w:space="0" w:color="auto"/>
        <w:bottom w:val="none" w:sz="0" w:space="0" w:color="auto"/>
        <w:right w:val="none" w:sz="0" w:space="0" w:color="auto"/>
      </w:divBdr>
    </w:div>
    <w:div w:id="1693603891">
      <w:bodyDiv w:val="1"/>
      <w:marLeft w:val="0"/>
      <w:marRight w:val="0"/>
      <w:marTop w:val="0"/>
      <w:marBottom w:val="0"/>
      <w:divBdr>
        <w:top w:val="none" w:sz="0" w:space="0" w:color="auto"/>
        <w:left w:val="none" w:sz="0" w:space="0" w:color="auto"/>
        <w:bottom w:val="none" w:sz="0" w:space="0" w:color="auto"/>
        <w:right w:val="none" w:sz="0" w:space="0" w:color="auto"/>
      </w:divBdr>
    </w:div>
    <w:div w:id="1695299771">
      <w:bodyDiv w:val="1"/>
      <w:marLeft w:val="0"/>
      <w:marRight w:val="0"/>
      <w:marTop w:val="0"/>
      <w:marBottom w:val="0"/>
      <w:divBdr>
        <w:top w:val="none" w:sz="0" w:space="0" w:color="auto"/>
        <w:left w:val="none" w:sz="0" w:space="0" w:color="auto"/>
        <w:bottom w:val="none" w:sz="0" w:space="0" w:color="auto"/>
        <w:right w:val="none" w:sz="0" w:space="0" w:color="auto"/>
      </w:divBdr>
    </w:div>
    <w:div w:id="1696537022">
      <w:bodyDiv w:val="1"/>
      <w:marLeft w:val="0"/>
      <w:marRight w:val="0"/>
      <w:marTop w:val="0"/>
      <w:marBottom w:val="0"/>
      <w:divBdr>
        <w:top w:val="none" w:sz="0" w:space="0" w:color="auto"/>
        <w:left w:val="none" w:sz="0" w:space="0" w:color="auto"/>
        <w:bottom w:val="none" w:sz="0" w:space="0" w:color="auto"/>
        <w:right w:val="none" w:sz="0" w:space="0" w:color="auto"/>
      </w:divBdr>
    </w:div>
    <w:div w:id="1702436056">
      <w:bodyDiv w:val="1"/>
      <w:marLeft w:val="0"/>
      <w:marRight w:val="0"/>
      <w:marTop w:val="0"/>
      <w:marBottom w:val="0"/>
      <w:divBdr>
        <w:top w:val="none" w:sz="0" w:space="0" w:color="auto"/>
        <w:left w:val="none" w:sz="0" w:space="0" w:color="auto"/>
        <w:bottom w:val="none" w:sz="0" w:space="0" w:color="auto"/>
        <w:right w:val="none" w:sz="0" w:space="0" w:color="auto"/>
      </w:divBdr>
    </w:div>
    <w:div w:id="1704550523">
      <w:bodyDiv w:val="1"/>
      <w:marLeft w:val="0"/>
      <w:marRight w:val="0"/>
      <w:marTop w:val="0"/>
      <w:marBottom w:val="0"/>
      <w:divBdr>
        <w:top w:val="none" w:sz="0" w:space="0" w:color="auto"/>
        <w:left w:val="none" w:sz="0" w:space="0" w:color="auto"/>
        <w:bottom w:val="none" w:sz="0" w:space="0" w:color="auto"/>
        <w:right w:val="none" w:sz="0" w:space="0" w:color="auto"/>
      </w:divBdr>
    </w:div>
    <w:div w:id="1705908623">
      <w:bodyDiv w:val="1"/>
      <w:marLeft w:val="0"/>
      <w:marRight w:val="0"/>
      <w:marTop w:val="0"/>
      <w:marBottom w:val="0"/>
      <w:divBdr>
        <w:top w:val="none" w:sz="0" w:space="0" w:color="auto"/>
        <w:left w:val="none" w:sz="0" w:space="0" w:color="auto"/>
        <w:bottom w:val="none" w:sz="0" w:space="0" w:color="auto"/>
        <w:right w:val="none" w:sz="0" w:space="0" w:color="auto"/>
      </w:divBdr>
    </w:div>
    <w:div w:id="1705978419">
      <w:bodyDiv w:val="1"/>
      <w:marLeft w:val="0"/>
      <w:marRight w:val="0"/>
      <w:marTop w:val="0"/>
      <w:marBottom w:val="0"/>
      <w:divBdr>
        <w:top w:val="none" w:sz="0" w:space="0" w:color="auto"/>
        <w:left w:val="none" w:sz="0" w:space="0" w:color="auto"/>
        <w:bottom w:val="none" w:sz="0" w:space="0" w:color="auto"/>
        <w:right w:val="none" w:sz="0" w:space="0" w:color="auto"/>
      </w:divBdr>
    </w:div>
    <w:div w:id="1706907895">
      <w:bodyDiv w:val="1"/>
      <w:marLeft w:val="0"/>
      <w:marRight w:val="0"/>
      <w:marTop w:val="0"/>
      <w:marBottom w:val="0"/>
      <w:divBdr>
        <w:top w:val="none" w:sz="0" w:space="0" w:color="auto"/>
        <w:left w:val="none" w:sz="0" w:space="0" w:color="auto"/>
        <w:bottom w:val="none" w:sz="0" w:space="0" w:color="auto"/>
        <w:right w:val="none" w:sz="0" w:space="0" w:color="auto"/>
      </w:divBdr>
    </w:div>
    <w:div w:id="1707289867">
      <w:bodyDiv w:val="1"/>
      <w:marLeft w:val="0"/>
      <w:marRight w:val="0"/>
      <w:marTop w:val="0"/>
      <w:marBottom w:val="0"/>
      <w:divBdr>
        <w:top w:val="none" w:sz="0" w:space="0" w:color="auto"/>
        <w:left w:val="none" w:sz="0" w:space="0" w:color="auto"/>
        <w:bottom w:val="none" w:sz="0" w:space="0" w:color="auto"/>
        <w:right w:val="none" w:sz="0" w:space="0" w:color="auto"/>
      </w:divBdr>
    </w:div>
    <w:div w:id="1713730587">
      <w:bodyDiv w:val="1"/>
      <w:marLeft w:val="0"/>
      <w:marRight w:val="0"/>
      <w:marTop w:val="0"/>
      <w:marBottom w:val="0"/>
      <w:divBdr>
        <w:top w:val="none" w:sz="0" w:space="0" w:color="auto"/>
        <w:left w:val="none" w:sz="0" w:space="0" w:color="auto"/>
        <w:bottom w:val="none" w:sz="0" w:space="0" w:color="auto"/>
        <w:right w:val="none" w:sz="0" w:space="0" w:color="auto"/>
      </w:divBdr>
    </w:div>
    <w:div w:id="1716739432">
      <w:bodyDiv w:val="1"/>
      <w:marLeft w:val="0"/>
      <w:marRight w:val="0"/>
      <w:marTop w:val="0"/>
      <w:marBottom w:val="0"/>
      <w:divBdr>
        <w:top w:val="none" w:sz="0" w:space="0" w:color="auto"/>
        <w:left w:val="none" w:sz="0" w:space="0" w:color="auto"/>
        <w:bottom w:val="none" w:sz="0" w:space="0" w:color="auto"/>
        <w:right w:val="none" w:sz="0" w:space="0" w:color="auto"/>
      </w:divBdr>
    </w:div>
    <w:div w:id="1720977094">
      <w:bodyDiv w:val="1"/>
      <w:marLeft w:val="0"/>
      <w:marRight w:val="0"/>
      <w:marTop w:val="0"/>
      <w:marBottom w:val="0"/>
      <w:divBdr>
        <w:top w:val="none" w:sz="0" w:space="0" w:color="auto"/>
        <w:left w:val="none" w:sz="0" w:space="0" w:color="auto"/>
        <w:bottom w:val="none" w:sz="0" w:space="0" w:color="auto"/>
        <w:right w:val="none" w:sz="0" w:space="0" w:color="auto"/>
      </w:divBdr>
    </w:div>
    <w:div w:id="1721514579">
      <w:bodyDiv w:val="1"/>
      <w:marLeft w:val="0"/>
      <w:marRight w:val="0"/>
      <w:marTop w:val="0"/>
      <w:marBottom w:val="0"/>
      <w:divBdr>
        <w:top w:val="none" w:sz="0" w:space="0" w:color="auto"/>
        <w:left w:val="none" w:sz="0" w:space="0" w:color="auto"/>
        <w:bottom w:val="none" w:sz="0" w:space="0" w:color="auto"/>
        <w:right w:val="none" w:sz="0" w:space="0" w:color="auto"/>
      </w:divBdr>
    </w:div>
    <w:div w:id="1729527030">
      <w:bodyDiv w:val="1"/>
      <w:marLeft w:val="0"/>
      <w:marRight w:val="0"/>
      <w:marTop w:val="0"/>
      <w:marBottom w:val="0"/>
      <w:divBdr>
        <w:top w:val="none" w:sz="0" w:space="0" w:color="auto"/>
        <w:left w:val="none" w:sz="0" w:space="0" w:color="auto"/>
        <w:bottom w:val="none" w:sz="0" w:space="0" w:color="auto"/>
        <w:right w:val="none" w:sz="0" w:space="0" w:color="auto"/>
      </w:divBdr>
    </w:div>
    <w:div w:id="1734161758">
      <w:bodyDiv w:val="1"/>
      <w:marLeft w:val="0"/>
      <w:marRight w:val="0"/>
      <w:marTop w:val="0"/>
      <w:marBottom w:val="0"/>
      <w:divBdr>
        <w:top w:val="none" w:sz="0" w:space="0" w:color="auto"/>
        <w:left w:val="none" w:sz="0" w:space="0" w:color="auto"/>
        <w:bottom w:val="none" w:sz="0" w:space="0" w:color="auto"/>
        <w:right w:val="none" w:sz="0" w:space="0" w:color="auto"/>
      </w:divBdr>
    </w:div>
    <w:div w:id="1735817766">
      <w:bodyDiv w:val="1"/>
      <w:marLeft w:val="0"/>
      <w:marRight w:val="0"/>
      <w:marTop w:val="0"/>
      <w:marBottom w:val="0"/>
      <w:divBdr>
        <w:top w:val="none" w:sz="0" w:space="0" w:color="auto"/>
        <w:left w:val="none" w:sz="0" w:space="0" w:color="auto"/>
        <w:bottom w:val="none" w:sz="0" w:space="0" w:color="auto"/>
        <w:right w:val="none" w:sz="0" w:space="0" w:color="auto"/>
      </w:divBdr>
    </w:div>
    <w:div w:id="1742286902">
      <w:bodyDiv w:val="1"/>
      <w:marLeft w:val="0"/>
      <w:marRight w:val="0"/>
      <w:marTop w:val="0"/>
      <w:marBottom w:val="0"/>
      <w:divBdr>
        <w:top w:val="none" w:sz="0" w:space="0" w:color="auto"/>
        <w:left w:val="none" w:sz="0" w:space="0" w:color="auto"/>
        <w:bottom w:val="none" w:sz="0" w:space="0" w:color="auto"/>
        <w:right w:val="none" w:sz="0" w:space="0" w:color="auto"/>
      </w:divBdr>
    </w:div>
    <w:div w:id="1748644815">
      <w:bodyDiv w:val="1"/>
      <w:marLeft w:val="0"/>
      <w:marRight w:val="0"/>
      <w:marTop w:val="0"/>
      <w:marBottom w:val="0"/>
      <w:divBdr>
        <w:top w:val="none" w:sz="0" w:space="0" w:color="auto"/>
        <w:left w:val="none" w:sz="0" w:space="0" w:color="auto"/>
        <w:bottom w:val="none" w:sz="0" w:space="0" w:color="auto"/>
        <w:right w:val="none" w:sz="0" w:space="0" w:color="auto"/>
      </w:divBdr>
    </w:div>
    <w:div w:id="1749304892">
      <w:bodyDiv w:val="1"/>
      <w:marLeft w:val="0"/>
      <w:marRight w:val="0"/>
      <w:marTop w:val="0"/>
      <w:marBottom w:val="0"/>
      <w:divBdr>
        <w:top w:val="none" w:sz="0" w:space="0" w:color="auto"/>
        <w:left w:val="none" w:sz="0" w:space="0" w:color="auto"/>
        <w:bottom w:val="none" w:sz="0" w:space="0" w:color="auto"/>
        <w:right w:val="none" w:sz="0" w:space="0" w:color="auto"/>
      </w:divBdr>
    </w:div>
    <w:div w:id="1750031706">
      <w:bodyDiv w:val="1"/>
      <w:marLeft w:val="0"/>
      <w:marRight w:val="0"/>
      <w:marTop w:val="0"/>
      <w:marBottom w:val="0"/>
      <w:divBdr>
        <w:top w:val="none" w:sz="0" w:space="0" w:color="auto"/>
        <w:left w:val="none" w:sz="0" w:space="0" w:color="auto"/>
        <w:bottom w:val="none" w:sz="0" w:space="0" w:color="auto"/>
        <w:right w:val="none" w:sz="0" w:space="0" w:color="auto"/>
      </w:divBdr>
    </w:div>
    <w:div w:id="1756047019">
      <w:bodyDiv w:val="1"/>
      <w:marLeft w:val="0"/>
      <w:marRight w:val="0"/>
      <w:marTop w:val="0"/>
      <w:marBottom w:val="0"/>
      <w:divBdr>
        <w:top w:val="none" w:sz="0" w:space="0" w:color="auto"/>
        <w:left w:val="none" w:sz="0" w:space="0" w:color="auto"/>
        <w:bottom w:val="none" w:sz="0" w:space="0" w:color="auto"/>
        <w:right w:val="none" w:sz="0" w:space="0" w:color="auto"/>
      </w:divBdr>
    </w:div>
    <w:div w:id="1759866089">
      <w:bodyDiv w:val="1"/>
      <w:marLeft w:val="0"/>
      <w:marRight w:val="0"/>
      <w:marTop w:val="0"/>
      <w:marBottom w:val="0"/>
      <w:divBdr>
        <w:top w:val="none" w:sz="0" w:space="0" w:color="auto"/>
        <w:left w:val="none" w:sz="0" w:space="0" w:color="auto"/>
        <w:bottom w:val="none" w:sz="0" w:space="0" w:color="auto"/>
        <w:right w:val="none" w:sz="0" w:space="0" w:color="auto"/>
      </w:divBdr>
    </w:div>
    <w:div w:id="1760642376">
      <w:bodyDiv w:val="1"/>
      <w:marLeft w:val="0"/>
      <w:marRight w:val="0"/>
      <w:marTop w:val="0"/>
      <w:marBottom w:val="0"/>
      <w:divBdr>
        <w:top w:val="none" w:sz="0" w:space="0" w:color="auto"/>
        <w:left w:val="none" w:sz="0" w:space="0" w:color="auto"/>
        <w:bottom w:val="none" w:sz="0" w:space="0" w:color="auto"/>
        <w:right w:val="none" w:sz="0" w:space="0" w:color="auto"/>
      </w:divBdr>
    </w:div>
    <w:div w:id="1763531161">
      <w:bodyDiv w:val="1"/>
      <w:marLeft w:val="0"/>
      <w:marRight w:val="0"/>
      <w:marTop w:val="0"/>
      <w:marBottom w:val="0"/>
      <w:divBdr>
        <w:top w:val="none" w:sz="0" w:space="0" w:color="auto"/>
        <w:left w:val="none" w:sz="0" w:space="0" w:color="auto"/>
        <w:bottom w:val="none" w:sz="0" w:space="0" w:color="auto"/>
        <w:right w:val="none" w:sz="0" w:space="0" w:color="auto"/>
      </w:divBdr>
    </w:div>
    <w:div w:id="1763598100">
      <w:bodyDiv w:val="1"/>
      <w:marLeft w:val="0"/>
      <w:marRight w:val="0"/>
      <w:marTop w:val="0"/>
      <w:marBottom w:val="0"/>
      <w:divBdr>
        <w:top w:val="none" w:sz="0" w:space="0" w:color="auto"/>
        <w:left w:val="none" w:sz="0" w:space="0" w:color="auto"/>
        <w:bottom w:val="none" w:sz="0" w:space="0" w:color="auto"/>
        <w:right w:val="none" w:sz="0" w:space="0" w:color="auto"/>
      </w:divBdr>
    </w:div>
    <w:div w:id="1765373208">
      <w:bodyDiv w:val="1"/>
      <w:marLeft w:val="0"/>
      <w:marRight w:val="0"/>
      <w:marTop w:val="0"/>
      <w:marBottom w:val="0"/>
      <w:divBdr>
        <w:top w:val="none" w:sz="0" w:space="0" w:color="auto"/>
        <w:left w:val="none" w:sz="0" w:space="0" w:color="auto"/>
        <w:bottom w:val="none" w:sz="0" w:space="0" w:color="auto"/>
        <w:right w:val="none" w:sz="0" w:space="0" w:color="auto"/>
      </w:divBdr>
    </w:div>
    <w:div w:id="1768378186">
      <w:bodyDiv w:val="1"/>
      <w:marLeft w:val="0"/>
      <w:marRight w:val="0"/>
      <w:marTop w:val="0"/>
      <w:marBottom w:val="0"/>
      <w:divBdr>
        <w:top w:val="none" w:sz="0" w:space="0" w:color="auto"/>
        <w:left w:val="none" w:sz="0" w:space="0" w:color="auto"/>
        <w:bottom w:val="none" w:sz="0" w:space="0" w:color="auto"/>
        <w:right w:val="none" w:sz="0" w:space="0" w:color="auto"/>
      </w:divBdr>
    </w:div>
    <w:div w:id="1769697185">
      <w:bodyDiv w:val="1"/>
      <w:marLeft w:val="0"/>
      <w:marRight w:val="0"/>
      <w:marTop w:val="0"/>
      <w:marBottom w:val="0"/>
      <w:divBdr>
        <w:top w:val="none" w:sz="0" w:space="0" w:color="auto"/>
        <w:left w:val="none" w:sz="0" w:space="0" w:color="auto"/>
        <w:bottom w:val="none" w:sz="0" w:space="0" w:color="auto"/>
        <w:right w:val="none" w:sz="0" w:space="0" w:color="auto"/>
      </w:divBdr>
    </w:div>
    <w:div w:id="1770663164">
      <w:bodyDiv w:val="1"/>
      <w:marLeft w:val="0"/>
      <w:marRight w:val="0"/>
      <w:marTop w:val="0"/>
      <w:marBottom w:val="0"/>
      <w:divBdr>
        <w:top w:val="none" w:sz="0" w:space="0" w:color="auto"/>
        <w:left w:val="none" w:sz="0" w:space="0" w:color="auto"/>
        <w:bottom w:val="none" w:sz="0" w:space="0" w:color="auto"/>
        <w:right w:val="none" w:sz="0" w:space="0" w:color="auto"/>
      </w:divBdr>
    </w:div>
    <w:div w:id="1773895626">
      <w:bodyDiv w:val="1"/>
      <w:marLeft w:val="0"/>
      <w:marRight w:val="0"/>
      <w:marTop w:val="0"/>
      <w:marBottom w:val="0"/>
      <w:divBdr>
        <w:top w:val="none" w:sz="0" w:space="0" w:color="auto"/>
        <w:left w:val="none" w:sz="0" w:space="0" w:color="auto"/>
        <w:bottom w:val="none" w:sz="0" w:space="0" w:color="auto"/>
        <w:right w:val="none" w:sz="0" w:space="0" w:color="auto"/>
      </w:divBdr>
    </w:div>
    <w:div w:id="1779183013">
      <w:bodyDiv w:val="1"/>
      <w:marLeft w:val="0"/>
      <w:marRight w:val="0"/>
      <w:marTop w:val="0"/>
      <w:marBottom w:val="0"/>
      <w:divBdr>
        <w:top w:val="none" w:sz="0" w:space="0" w:color="auto"/>
        <w:left w:val="none" w:sz="0" w:space="0" w:color="auto"/>
        <w:bottom w:val="none" w:sz="0" w:space="0" w:color="auto"/>
        <w:right w:val="none" w:sz="0" w:space="0" w:color="auto"/>
      </w:divBdr>
    </w:div>
    <w:div w:id="1783525947">
      <w:bodyDiv w:val="1"/>
      <w:marLeft w:val="0"/>
      <w:marRight w:val="0"/>
      <w:marTop w:val="0"/>
      <w:marBottom w:val="0"/>
      <w:divBdr>
        <w:top w:val="none" w:sz="0" w:space="0" w:color="auto"/>
        <w:left w:val="none" w:sz="0" w:space="0" w:color="auto"/>
        <w:bottom w:val="none" w:sz="0" w:space="0" w:color="auto"/>
        <w:right w:val="none" w:sz="0" w:space="0" w:color="auto"/>
      </w:divBdr>
    </w:div>
    <w:div w:id="1790973335">
      <w:bodyDiv w:val="1"/>
      <w:marLeft w:val="0"/>
      <w:marRight w:val="0"/>
      <w:marTop w:val="0"/>
      <w:marBottom w:val="0"/>
      <w:divBdr>
        <w:top w:val="none" w:sz="0" w:space="0" w:color="auto"/>
        <w:left w:val="none" w:sz="0" w:space="0" w:color="auto"/>
        <w:bottom w:val="none" w:sz="0" w:space="0" w:color="auto"/>
        <w:right w:val="none" w:sz="0" w:space="0" w:color="auto"/>
      </w:divBdr>
    </w:div>
    <w:div w:id="1791507602">
      <w:bodyDiv w:val="1"/>
      <w:marLeft w:val="0"/>
      <w:marRight w:val="0"/>
      <w:marTop w:val="0"/>
      <w:marBottom w:val="0"/>
      <w:divBdr>
        <w:top w:val="none" w:sz="0" w:space="0" w:color="auto"/>
        <w:left w:val="none" w:sz="0" w:space="0" w:color="auto"/>
        <w:bottom w:val="none" w:sz="0" w:space="0" w:color="auto"/>
        <w:right w:val="none" w:sz="0" w:space="0" w:color="auto"/>
      </w:divBdr>
    </w:div>
    <w:div w:id="1793479286">
      <w:bodyDiv w:val="1"/>
      <w:marLeft w:val="0"/>
      <w:marRight w:val="0"/>
      <w:marTop w:val="0"/>
      <w:marBottom w:val="0"/>
      <w:divBdr>
        <w:top w:val="none" w:sz="0" w:space="0" w:color="auto"/>
        <w:left w:val="none" w:sz="0" w:space="0" w:color="auto"/>
        <w:bottom w:val="none" w:sz="0" w:space="0" w:color="auto"/>
        <w:right w:val="none" w:sz="0" w:space="0" w:color="auto"/>
      </w:divBdr>
    </w:div>
    <w:div w:id="1799487893">
      <w:bodyDiv w:val="1"/>
      <w:marLeft w:val="0"/>
      <w:marRight w:val="0"/>
      <w:marTop w:val="0"/>
      <w:marBottom w:val="0"/>
      <w:divBdr>
        <w:top w:val="none" w:sz="0" w:space="0" w:color="auto"/>
        <w:left w:val="none" w:sz="0" w:space="0" w:color="auto"/>
        <w:bottom w:val="none" w:sz="0" w:space="0" w:color="auto"/>
        <w:right w:val="none" w:sz="0" w:space="0" w:color="auto"/>
      </w:divBdr>
    </w:div>
    <w:div w:id="1803577228">
      <w:bodyDiv w:val="1"/>
      <w:marLeft w:val="0"/>
      <w:marRight w:val="0"/>
      <w:marTop w:val="0"/>
      <w:marBottom w:val="0"/>
      <w:divBdr>
        <w:top w:val="none" w:sz="0" w:space="0" w:color="auto"/>
        <w:left w:val="none" w:sz="0" w:space="0" w:color="auto"/>
        <w:bottom w:val="none" w:sz="0" w:space="0" w:color="auto"/>
        <w:right w:val="none" w:sz="0" w:space="0" w:color="auto"/>
      </w:divBdr>
    </w:div>
    <w:div w:id="1803620361">
      <w:bodyDiv w:val="1"/>
      <w:marLeft w:val="0"/>
      <w:marRight w:val="0"/>
      <w:marTop w:val="0"/>
      <w:marBottom w:val="0"/>
      <w:divBdr>
        <w:top w:val="none" w:sz="0" w:space="0" w:color="auto"/>
        <w:left w:val="none" w:sz="0" w:space="0" w:color="auto"/>
        <w:bottom w:val="none" w:sz="0" w:space="0" w:color="auto"/>
        <w:right w:val="none" w:sz="0" w:space="0" w:color="auto"/>
      </w:divBdr>
    </w:div>
    <w:div w:id="1805585451">
      <w:bodyDiv w:val="1"/>
      <w:marLeft w:val="0"/>
      <w:marRight w:val="0"/>
      <w:marTop w:val="0"/>
      <w:marBottom w:val="0"/>
      <w:divBdr>
        <w:top w:val="none" w:sz="0" w:space="0" w:color="auto"/>
        <w:left w:val="none" w:sz="0" w:space="0" w:color="auto"/>
        <w:bottom w:val="none" w:sz="0" w:space="0" w:color="auto"/>
        <w:right w:val="none" w:sz="0" w:space="0" w:color="auto"/>
      </w:divBdr>
    </w:div>
    <w:div w:id="1807770396">
      <w:bodyDiv w:val="1"/>
      <w:marLeft w:val="0"/>
      <w:marRight w:val="0"/>
      <w:marTop w:val="0"/>
      <w:marBottom w:val="0"/>
      <w:divBdr>
        <w:top w:val="none" w:sz="0" w:space="0" w:color="auto"/>
        <w:left w:val="none" w:sz="0" w:space="0" w:color="auto"/>
        <w:bottom w:val="none" w:sz="0" w:space="0" w:color="auto"/>
        <w:right w:val="none" w:sz="0" w:space="0" w:color="auto"/>
      </w:divBdr>
    </w:div>
    <w:div w:id="1814443469">
      <w:bodyDiv w:val="1"/>
      <w:marLeft w:val="0"/>
      <w:marRight w:val="0"/>
      <w:marTop w:val="0"/>
      <w:marBottom w:val="0"/>
      <w:divBdr>
        <w:top w:val="none" w:sz="0" w:space="0" w:color="auto"/>
        <w:left w:val="none" w:sz="0" w:space="0" w:color="auto"/>
        <w:bottom w:val="none" w:sz="0" w:space="0" w:color="auto"/>
        <w:right w:val="none" w:sz="0" w:space="0" w:color="auto"/>
      </w:divBdr>
    </w:div>
    <w:div w:id="1815751067">
      <w:bodyDiv w:val="1"/>
      <w:marLeft w:val="0"/>
      <w:marRight w:val="0"/>
      <w:marTop w:val="0"/>
      <w:marBottom w:val="0"/>
      <w:divBdr>
        <w:top w:val="none" w:sz="0" w:space="0" w:color="auto"/>
        <w:left w:val="none" w:sz="0" w:space="0" w:color="auto"/>
        <w:bottom w:val="none" w:sz="0" w:space="0" w:color="auto"/>
        <w:right w:val="none" w:sz="0" w:space="0" w:color="auto"/>
      </w:divBdr>
    </w:div>
    <w:div w:id="1829009893">
      <w:bodyDiv w:val="1"/>
      <w:marLeft w:val="0"/>
      <w:marRight w:val="0"/>
      <w:marTop w:val="0"/>
      <w:marBottom w:val="0"/>
      <w:divBdr>
        <w:top w:val="none" w:sz="0" w:space="0" w:color="auto"/>
        <w:left w:val="none" w:sz="0" w:space="0" w:color="auto"/>
        <w:bottom w:val="none" w:sz="0" w:space="0" w:color="auto"/>
        <w:right w:val="none" w:sz="0" w:space="0" w:color="auto"/>
      </w:divBdr>
    </w:div>
    <w:div w:id="1832023831">
      <w:bodyDiv w:val="1"/>
      <w:marLeft w:val="0"/>
      <w:marRight w:val="0"/>
      <w:marTop w:val="0"/>
      <w:marBottom w:val="0"/>
      <w:divBdr>
        <w:top w:val="none" w:sz="0" w:space="0" w:color="auto"/>
        <w:left w:val="none" w:sz="0" w:space="0" w:color="auto"/>
        <w:bottom w:val="none" w:sz="0" w:space="0" w:color="auto"/>
        <w:right w:val="none" w:sz="0" w:space="0" w:color="auto"/>
      </w:divBdr>
    </w:div>
    <w:div w:id="1836021754">
      <w:bodyDiv w:val="1"/>
      <w:marLeft w:val="0"/>
      <w:marRight w:val="0"/>
      <w:marTop w:val="0"/>
      <w:marBottom w:val="0"/>
      <w:divBdr>
        <w:top w:val="none" w:sz="0" w:space="0" w:color="auto"/>
        <w:left w:val="none" w:sz="0" w:space="0" w:color="auto"/>
        <w:bottom w:val="none" w:sz="0" w:space="0" w:color="auto"/>
        <w:right w:val="none" w:sz="0" w:space="0" w:color="auto"/>
      </w:divBdr>
    </w:div>
    <w:div w:id="1836342346">
      <w:bodyDiv w:val="1"/>
      <w:marLeft w:val="0"/>
      <w:marRight w:val="0"/>
      <w:marTop w:val="0"/>
      <w:marBottom w:val="0"/>
      <w:divBdr>
        <w:top w:val="none" w:sz="0" w:space="0" w:color="auto"/>
        <w:left w:val="none" w:sz="0" w:space="0" w:color="auto"/>
        <w:bottom w:val="none" w:sz="0" w:space="0" w:color="auto"/>
        <w:right w:val="none" w:sz="0" w:space="0" w:color="auto"/>
      </w:divBdr>
    </w:div>
    <w:div w:id="1837963649">
      <w:bodyDiv w:val="1"/>
      <w:marLeft w:val="0"/>
      <w:marRight w:val="0"/>
      <w:marTop w:val="0"/>
      <w:marBottom w:val="0"/>
      <w:divBdr>
        <w:top w:val="none" w:sz="0" w:space="0" w:color="auto"/>
        <w:left w:val="none" w:sz="0" w:space="0" w:color="auto"/>
        <w:bottom w:val="none" w:sz="0" w:space="0" w:color="auto"/>
        <w:right w:val="none" w:sz="0" w:space="0" w:color="auto"/>
      </w:divBdr>
    </w:div>
    <w:div w:id="1840122169">
      <w:bodyDiv w:val="1"/>
      <w:marLeft w:val="0"/>
      <w:marRight w:val="0"/>
      <w:marTop w:val="0"/>
      <w:marBottom w:val="0"/>
      <w:divBdr>
        <w:top w:val="none" w:sz="0" w:space="0" w:color="auto"/>
        <w:left w:val="none" w:sz="0" w:space="0" w:color="auto"/>
        <w:bottom w:val="none" w:sz="0" w:space="0" w:color="auto"/>
        <w:right w:val="none" w:sz="0" w:space="0" w:color="auto"/>
      </w:divBdr>
    </w:div>
    <w:div w:id="1842306774">
      <w:bodyDiv w:val="1"/>
      <w:marLeft w:val="0"/>
      <w:marRight w:val="0"/>
      <w:marTop w:val="0"/>
      <w:marBottom w:val="0"/>
      <w:divBdr>
        <w:top w:val="none" w:sz="0" w:space="0" w:color="auto"/>
        <w:left w:val="none" w:sz="0" w:space="0" w:color="auto"/>
        <w:bottom w:val="none" w:sz="0" w:space="0" w:color="auto"/>
        <w:right w:val="none" w:sz="0" w:space="0" w:color="auto"/>
      </w:divBdr>
    </w:div>
    <w:div w:id="1847747214">
      <w:bodyDiv w:val="1"/>
      <w:marLeft w:val="0"/>
      <w:marRight w:val="0"/>
      <w:marTop w:val="0"/>
      <w:marBottom w:val="0"/>
      <w:divBdr>
        <w:top w:val="none" w:sz="0" w:space="0" w:color="auto"/>
        <w:left w:val="none" w:sz="0" w:space="0" w:color="auto"/>
        <w:bottom w:val="none" w:sz="0" w:space="0" w:color="auto"/>
        <w:right w:val="none" w:sz="0" w:space="0" w:color="auto"/>
      </w:divBdr>
    </w:div>
    <w:div w:id="1848474227">
      <w:bodyDiv w:val="1"/>
      <w:marLeft w:val="0"/>
      <w:marRight w:val="0"/>
      <w:marTop w:val="0"/>
      <w:marBottom w:val="0"/>
      <w:divBdr>
        <w:top w:val="none" w:sz="0" w:space="0" w:color="auto"/>
        <w:left w:val="none" w:sz="0" w:space="0" w:color="auto"/>
        <w:bottom w:val="none" w:sz="0" w:space="0" w:color="auto"/>
        <w:right w:val="none" w:sz="0" w:space="0" w:color="auto"/>
      </w:divBdr>
    </w:div>
    <w:div w:id="1850869171">
      <w:bodyDiv w:val="1"/>
      <w:marLeft w:val="0"/>
      <w:marRight w:val="0"/>
      <w:marTop w:val="0"/>
      <w:marBottom w:val="0"/>
      <w:divBdr>
        <w:top w:val="none" w:sz="0" w:space="0" w:color="auto"/>
        <w:left w:val="none" w:sz="0" w:space="0" w:color="auto"/>
        <w:bottom w:val="none" w:sz="0" w:space="0" w:color="auto"/>
        <w:right w:val="none" w:sz="0" w:space="0" w:color="auto"/>
      </w:divBdr>
    </w:div>
    <w:div w:id="1853687675">
      <w:bodyDiv w:val="1"/>
      <w:marLeft w:val="0"/>
      <w:marRight w:val="0"/>
      <w:marTop w:val="0"/>
      <w:marBottom w:val="0"/>
      <w:divBdr>
        <w:top w:val="none" w:sz="0" w:space="0" w:color="auto"/>
        <w:left w:val="none" w:sz="0" w:space="0" w:color="auto"/>
        <w:bottom w:val="none" w:sz="0" w:space="0" w:color="auto"/>
        <w:right w:val="none" w:sz="0" w:space="0" w:color="auto"/>
      </w:divBdr>
    </w:div>
    <w:div w:id="1854538806">
      <w:bodyDiv w:val="1"/>
      <w:marLeft w:val="0"/>
      <w:marRight w:val="0"/>
      <w:marTop w:val="0"/>
      <w:marBottom w:val="0"/>
      <w:divBdr>
        <w:top w:val="none" w:sz="0" w:space="0" w:color="auto"/>
        <w:left w:val="none" w:sz="0" w:space="0" w:color="auto"/>
        <w:bottom w:val="none" w:sz="0" w:space="0" w:color="auto"/>
        <w:right w:val="none" w:sz="0" w:space="0" w:color="auto"/>
      </w:divBdr>
    </w:div>
    <w:div w:id="1855806114">
      <w:bodyDiv w:val="1"/>
      <w:marLeft w:val="0"/>
      <w:marRight w:val="0"/>
      <w:marTop w:val="0"/>
      <w:marBottom w:val="0"/>
      <w:divBdr>
        <w:top w:val="none" w:sz="0" w:space="0" w:color="auto"/>
        <w:left w:val="none" w:sz="0" w:space="0" w:color="auto"/>
        <w:bottom w:val="none" w:sz="0" w:space="0" w:color="auto"/>
        <w:right w:val="none" w:sz="0" w:space="0" w:color="auto"/>
      </w:divBdr>
    </w:div>
    <w:div w:id="1856386537">
      <w:bodyDiv w:val="1"/>
      <w:marLeft w:val="0"/>
      <w:marRight w:val="0"/>
      <w:marTop w:val="0"/>
      <w:marBottom w:val="0"/>
      <w:divBdr>
        <w:top w:val="none" w:sz="0" w:space="0" w:color="auto"/>
        <w:left w:val="none" w:sz="0" w:space="0" w:color="auto"/>
        <w:bottom w:val="none" w:sz="0" w:space="0" w:color="auto"/>
        <w:right w:val="none" w:sz="0" w:space="0" w:color="auto"/>
      </w:divBdr>
    </w:div>
    <w:div w:id="1860199217">
      <w:bodyDiv w:val="1"/>
      <w:marLeft w:val="0"/>
      <w:marRight w:val="0"/>
      <w:marTop w:val="0"/>
      <w:marBottom w:val="0"/>
      <w:divBdr>
        <w:top w:val="none" w:sz="0" w:space="0" w:color="auto"/>
        <w:left w:val="none" w:sz="0" w:space="0" w:color="auto"/>
        <w:bottom w:val="none" w:sz="0" w:space="0" w:color="auto"/>
        <w:right w:val="none" w:sz="0" w:space="0" w:color="auto"/>
      </w:divBdr>
    </w:div>
    <w:div w:id="1862236591">
      <w:bodyDiv w:val="1"/>
      <w:marLeft w:val="0"/>
      <w:marRight w:val="0"/>
      <w:marTop w:val="0"/>
      <w:marBottom w:val="0"/>
      <w:divBdr>
        <w:top w:val="none" w:sz="0" w:space="0" w:color="auto"/>
        <w:left w:val="none" w:sz="0" w:space="0" w:color="auto"/>
        <w:bottom w:val="none" w:sz="0" w:space="0" w:color="auto"/>
        <w:right w:val="none" w:sz="0" w:space="0" w:color="auto"/>
      </w:divBdr>
    </w:div>
    <w:div w:id="1864633029">
      <w:bodyDiv w:val="1"/>
      <w:marLeft w:val="0"/>
      <w:marRight w:val="0"/>
      <w:marTop w:val="0"/>
      <w:marBottom w:val="0"/>
      <w:divBdr>
        <w:top w:val="none" w:sz="0" w:space="0" w:color="auto"/>
        <w:left w:val="none" w:sz="0" w:space="0" w:color="auto"/>
        <w:bottom w:val="none" w:sz="0" w:space="0" w:color="auto"/>
        <w:right w:val="none" w:sz="0" w:space="0" w:color="auto"/>
      </w:divBdr>
    </w:div>
    <w:div w:id="1864899775">
      <w:bodyDiv w:val="1"/>
      <w:marLeft w:val="0"/>
      <w:marRight w:val="0"/>
      <w:marTop w:val="0"/>
      <w:marBottom w:val="0"/>
      <w:divBdr>
        <w:top w:val="none" w:sz="0" w:space="0" w:color="auto"/>
        <w:left w:val="none" w:sz="0" w:space="0" w:color="auto"/>
        <w:bottom w:val="none" w:sz="0" w:space="0" w:color="auto"/>
        <w:right w:val="none" w:sz="0" w:space="0" w:color="auto"/>
      </w:divBdr>
    </w:div>
    <w:div w:id="1871608168">
      <w:bodyDiv w:val="1"/>
      <w:marLeft w:val="0"/>
      <w:marRight w:val="0"/>
      <w:marTop w:val="0"/>
      <w:marBottom w:val="0"/>
      <w:divBdr>
        <w:top w:val="none" w:sz="0" w:space="0" w:color="auto"/>
        <w:left w:val="none" w:sz="0" w:space="0" w:color="auto"/>
        <w:bottom w:val="none" w:sz="0" w:space="0" w:color="auto"/>
        <w:right w:val="none" w:sz="0" w:space="0" w:color="auto"/>
      </w:divBdr>
    </w:div>
    <w:div w:id="1876232613">
      <w:bodyDiv w:val="1"/>
      <w:marLeft w:val="0"/>
      <w:marRight w:val="0"/>
      <w:marTop w:val="0"/>
      <w:marBottom w:val="0"/>
      <w:divBdr>
        <w:top w:val="none" w:sz="0" w:space="0" w:color="auto"/>
        <w:left w:val="none" w:sz="0" w:space="0" w:color="auto"/>
        <w:bottom w:val="none" w:sz="0" w:space="0" w:color="auto"/>
        <w:right w:val="none" w:sz="0" w:space="0" w:color="auto"/>
      </w:divBdr>
    </w:div>
    <w:div w:id="1879389004">
      <w:bodyDiv w:val="1"/>
      <w:marLeft w:val="0"/>
      <w:marRight w:val="0"/>
      <w:marTop w:val="0"/>
      <w:marBottom w:val="0"/>
      <w:divBdr>
        <w:top w:val="none" w:sz="0" w:space="0" w:color="auto"/>
        <w:left w:val="none" w:sz="0" w:space="0" w:color="auto"/>
        <w:bottom w:val="none" w:sz="0" w:space="0" w:color="auto"/>
        <w:right w:val="none" w:sz="0" w:space="0" w:color="auto"/>
      </w:divBdr>
    </w:div>
    <w:div w:id="1881045252">
      <w:bodyDiv w:val="1"/>
      <w:marLeft w:val="0"/>
      <w:marRight w:val="0"/>
      <w:marTop w:val="0"/>
      <w:marBottom w:val="0"/>
      <w:divBdr>
        <w:top w:val="none" w:sz="0" w:space="0" w:color="auto"/>
        <w:left w:val="none" w:sz="0" w:space="0" w:color="auto"/>
        <w:bottom w:val="none" w:sz="0" w:space="0" w:color="auto"/>
        <w:right w:val="none" w:sz="0" w:space="0" w:color="auto"/>
      </w:divBdr>
    </w:div>
    <w:div w:id="1881624029">
      <w:bodyDiv w:val="1"/>
      <w:marLeft w:val="0"/>
      <w:marRight w:val="0"/>
      <w:marTop w:val="0"/>
      <w:marBottom w:val="0"/>
      <w:divBdr>
        <w:top w:val="none" w:sz="0" w:space="0" w:color="auto"/>
        <w:left w:val="none" w:sz="0" w:space="0" w:color="auto"/>
        <w:bottom w:val="none" w:sz="0" w:space="0" w:color="auto"/>
        <w:right w:val="none" w:sz="0" w:space="0" w:color="auto"/>
      </w:divBdr>
    </w:div>
    <w:div w:id="1882982349">
      <w:bodyDiv w:val="1"/>
      <w:marLeft w:val="0"/>
      <w:marRight w:val="0"/>
      <w:marTop w:val="0"/>
      <w:marBottom w:val="0"/>
      <w:divBdr>
        <w:top w:val="none" w:sz="0" w:space="0" w:color="auto"/>
        <w:left w:val="none" w:sz="0" w:space="0" w:color="auto"/>
        <w:bottom w:val="none" w:sz="0" w:space="0" w:color="auto"/>
        <w:right w:val="none" w:sz="0" w:space="0" w:color="auto"/>
      </w:divBdr>
    </w:div>
    <w:div w:id="1887184295">
      <w:bodyDiv w:val="1"/>
      <w:marLeft w:val="0"/>
      <w:marRight w:val="0"/>
      <w:marTop w:val="0"/>
      <w:marBottom w:val="0"/>
      <w:divBdr>
        <w:top w:val="none" w:sz="0" w:space="0" w:color="auto"/>
        <w:left w:val="none" w:sz="0" w:space="0" w:color="auto"/>
        <w:bottom w:val="none" w:sz="0" w:space="0" w:color="auto"/>
        <w:right w:val="none" w:sz="0" w:space="0" w:color="auto"/>
      </w:divBdr>
    </w:div>
    <w:div w:id="1887376799">
      <w:bodyDiv w:val="1"/>
      <w:marLeft w:val="0"/>
      <w:marRight w:val="0"/>
      <w:marTop w:val="0"/>
      <w:marBottom w:val="0"/>
      <w:divBdr>
        <w:top w:val="none" w:sz="0" w:space="0" w:color="auto"/>
        <w:left w:val="none" w:sz="0" w:space="0" w:color="auto"/>
        <w:bottom w:val="none" w:sz="0" w:space="0" w:color="auto"/>
        <w:right w:val="none" w:sz="0" w:space="0" w:color="auto"/>
      </w:divBdr>
    </w:div>
    <w:div w:id="1894464108">
      <w:bodyDiv w:val="1"/>
      <w:marLeft w:val="0"/>
      <w:marRight w:val="0"/>
      <w:marTop w:val="0"/>
      <w:marBottom w:val="0"/>
      <w:divBdr>
        <w:top w:val="none" w:sz="0" w:space="0" w:color="auto"/>
        <w:left w:val="none" w:sz="0" w:space="0" w:color="auto"/>
        <w:bottom w:val="none" w:sz="0" w:space="0" w:color="auto"/>
        <w:right w:val="none" w:sz="0" w:space="0" w:color="auto"/>
      </w:divBdr>
    </w:div>
    <w:div w:id="1894996935">
      <w:bodyDiv w:val="1"/>
      <w:marLeft w:val="0"/>
      <w:marRight w:val="0"/>
      <w:marTop w:val="0"/>
      <w:marBottom w:val="0"/>
      <w:divBdr>
        <w:top w:val="none" w:sz="0" w:space="0" w:color="auto"/>
        <w:left w:val="none" w:sz="0" w:space="0" w:color="auto"/>
        <w:bottom w:val="none" w:sz="0" w:space="0" w:color="auto"/>
        <w:right w:val="none" w:sz="0" w:space="0" w:color="auto"/>
      </w:divBdr>
    </w:div>
    <w:div w:id="1895116194">
      <w:bodyDiv w:val="1"/>
      <w:marLeft w:val="0"/>
      <w:marRight w:val="0"/>
      <w:marTop w:val="0"/>
      <w:marBottom w:val="0"/>
      <w:divBdr>
        <w:top w:val="none" w:sz="0" w:space="0" w:color="auto"/>
        <w:left w:val="none" w:sz="0" w:space="0" w:color="auto"/>
        <w:bottom w:val="none" w:sz="0" w:space="0" w:color="auto"/>
        <w:right w:val="none" w:sz="0" w:space="0" w:color="auto"/>
      </w:divBdr>
    </w:div>
    <w:div w:id="1898584278">
      <w:bodyDiv w:val="1"/>
      <w:marLeft w:val="0"/>
      <w:marRight w:val="0"/>
      <w:marTop w:val="0"/>
      <w:marBottom w:val="0"/>
      <w:divBdr>
        <w:top w:val="none" w:sz="0" w:space="0" w:color="auto"/>
        <w:left w:val="none" w:sz="0" w:space="0" w:color="auto"/>
        <w:bottom w:val="none" w:sz="0" w:space="0" w:color="auto"/>
        <w:right w:val="none" w:sz="0" w:space="0" w:color="auto"/>
      </w:divBdr>
    </w:div>
    <w:div w:id="1899121246">
      <w:bodyDiv w:val="1"/>
      <w:marLeft w:val="0"/>
      <w:marRight w:val="0"/>
      <w:marTop w:val="0"/>
      <w:marBottom w:val="0"/>
      <w:divBdr>
        <w:top w:val="none" w:sz="0" w:space="0" w:color="auto"/>
        <w:left w:val="none" w:sz="0" w:space="0" w:color="auto"/>
        <w:bottom w:val="none" w:sz="0" w:space="0" w:color="auto"/>
        <w:right w:val="none" w:sz="0" w:space="0" w:color="auto"/>
      </w:divBdr>
    </w:div>
    <w:div w:id="1899123651">
      <w:bodyDiv w:val="1"/>
      <w:marLeft w:val="0"/>
      <w:marRight w:val="0"/>
      <w:marTop w:val="0"/>
      <w:marBottom w:val="0"/>
      <w:divBdr>
        <w:top w:val="none" w:sz="0" w:space="0" w:color="auto"/>
        <w:left w:val="none" w:sz="0" w:space="0" w:color="auto"/>
        <w:bottom w:val="none" w:sz="0" w:space="0" w:color="auto"/>
        <w:right w:val="none" w:sz="0" w:space="0" w:color="auto"/>
      </w:divBdr>
    </w:div>
    <w:div w:id="1901210605">
      <w:bodyDiv w:val="1"/>
      <w:marLeft w:val="0"/>
      <w:marRight w:val="0"/>
      <w:marTop w:val="0"/>
      <w:marBottom w:val="0"/>
      <w:divBdr>
        <w:top w:val="none" w:sz="0" w:space="0" w:color="auto"/>
        <w:left w:val="none" w:sz="0" w:space="0" w:color="auto"/>
        <w:bottom w:val="none" w:sz="0" w:space="0" w:color="auto"/>
        <w:right w:val="none" w:sz="0" w:space="0" w:color="auto"/>
      </w:divBdr>
    </w:div>
    <w:div w:id="1902709417">
      <w:bodyDiv w:val="1"/>
      <w:marLeft w:val="0"/>
      <w:marRight w:val="0"/>
      <w:marTop w:val="0"/>
      <w:marBottom w:val="0"/>
      <w:divBdr>
        <w:top w:val="none" w:sz="0" w:space="0" w:color="auto"/>
        <w:left w:val="none" w:sz="0" w:space="0" w:color="auto"/>
        <w:bottom w:val="none" w:sz="0" w:space="0" w:color="auto"/>
        <w:right w:val="none" w:sz="0" w:space="0" w:color="auto"/>
      </w:divBdr>
    </w:div>
    <w:div w:id="1905143124">
      <w:bodyDiv w:val="1"/>
      <w:marLeft w:val="0"/>
      <w:marRight w:val="0"/>
      <w:marTop w:val="0"/>
      <w:marBottom w:val="0"/>
      <w:divBdr>
        <w:top w:val="none" w:sz="0" w:space="0" w:color="auto"/>
        <w:left w:val="none" w:sz="0" w:space="0" w:color="auto"/>
        <w:bottom w:val="none" w:sz="0" w:space="0" w:color="auto"/>
        <w:right w:val="none" w:sz="0" w:space="0" w:color="auto"/>
      </w:divBdr>
    </w:div>
    <w:div w:id="1908765845">
      <w:bodyDiv w:val="1"/>
      <w:marLeft w:val="0"/>
      <w:marRight w:val="0"/>
      <w:marTop w:val="0"/>
      <w:marBottom w:val="0"/>
      <w:divBdr>
        <w:top w:val="none" w:sz="0" w:space="0" w:color="auto"/>
        <w:left w:val="none" w:sz="0" w:space="0" w:color="auto"/>
        <w:bottom w:val="none" w:sz="0" w:space="0" w:color="auto"/>
        <w:right w:val="none" w:sz="0" w:space="0" w:color="auto"/>
      </w:divBdr>
    </w:div>
    <w:div w:id="1908957599">
      <w:bodyDiv w:val="1"/>
      <w:marLeft w:val="0"/>
      <w:marRight w:val="0"/>
      <w:marTop w:val="0"/>
      <w:marBottom w:val="0"/>
      <w:divBdr>
        <w:top w:val="none" w:sz="0" w:space="0" w:color="auto"/>
        <w:left w:val="none" w:sz="0" w:space="0" w:color="auto"/>
        <w:bottom w:val="none" w:sz="0" w:space="0" w:color="auto"/>
        <w:right w:val="none" w:sz="0" w:space="0" w:color="auto"/>
      </w:divBdr>
    </w:div>
    <w:div w:id="1911115544">
      <w:bodyDiv w:val="1"/>
      <w:marLeft w:val="0"/>
      <w:marRight w:val="0"/>
      <w:marTop w:val="0"/>
      <w:marBottom w:val="0"/>
      <w:divBdr>
        <w:top w:val="none" w:sz="0" w:space="0" w:color="auto"/>
        <w:left w:val="none" w:sz="0" w:space="0" w:color="auto"/>
        <w:bottom w:val="none" w:sz="0" w:space="0" w:color="auto"/>
        <w:right w:val="none" w:sz="0" w:space="0" w:color="auto"/>
      </w:divBdr>
    </w:div>
    <w:div w:id="1912080267">
      <w:bodyDiv w:val="1"/>
      <w:marLeft w:val="0"/>
      <w:marRight w:val="0"/>
      <w:marTop w:val="0"/>
      <w:marBottom w:val="0"/>
      <w:divBdr>
        <w:top w:val="none" w:sz="0" w:space="0" w:color="auto"/>
        <w:left w:val="none" w:sz="0" w:space="0" w:color="auto"/>
        <w:bottom w:val="none" w:sz="0" w:space="0" w:color="auto"/>
        <w:right w:val="none" w:sz="0" w:space="0" w:color="auto"/>
      </w:divBdr>
    </w:div>
    <w:div w:id="1913539507">
      <w:bodyDiv w:val="1"/>
      <w:marLeft w:val="0"/>
      <w:marRight w:val="0"/>
      <w:marTop w:val="0"/>
      <w:marBottom w:val="0"/>
      <w:divBdr>
        <w:top w:val="none" w:sz="0" w:space="0" w:color="auto"/>
        <w:left w:val="none" w:sz="0" w:space="0" w:color="auto"/>
        <w:bottom w:val="none" w:sz="0" w:space="0" w:color="auto"/>
        <w:right w:val="none" w:sz="0" w:space="0" w:color="auto"/>
      </w:divBdr>
    </w:div>
    <w:div w:id="1920405073">
      <w:bodyDiv w:val="1"/>
      <w:marLeft w:val="0"/>
      <w:marRight w:val="0"/>
      <w:marTop w:val="0"/>
      <w:marBottom w:val="0"/>
      <w:divBdr>
        <w:top w:val="none" w:sz="0" w:space="0" w:color="auto"/>
        <w:left w:val="none" w:sz="0" w:space="0" w:color="auto"/>
        <w:bottom w:val="none" w:sz="0" w:space="0" w:color="auto"/>
        <w:right w:val="none" w:sz="0" w:space="0" w:color="auto"/>
      </w:divBdr>
    </w:div>
    <w:div w:id="1931959519">
      <w:bodyDiv w:val="1"/>
      <w:marLeft w:val="0"/>
      <w:marRight w:val="0"/>
      <w:marTop w:val="0"/>
      <w:marBottom w:val="0"/>
      <w:divBdr>
        <w:top w:val="none" w:sz="0" w:space="0" w:color="auto"/>
        <w:left w:val="none" w:sz="0" w:space="0" w:color="auto"/>
        <w:bottom w:val="none" w:sz="0" w:space="0" w:color="auto"/>
        <w:right w:val="none" w:sz="0" w:space="0" w:color="auto"/>
      </w:divBdr>
    </w:div>
    <w:div w:id="1934703282">
      <w:bodyDiv w:val="1"/>
      <w:marLeft w:val="0"/>
      <w:marRight w:val="0"/>
      <w:marTop w:val="0"/>
      <w:marBottom w:val="0"/>
      <w:divBdr>
        <w:top w:val="none" w:sz="0" w:space="0" w:color="auto"/>
        <w:left w:val="none" w:sz="0" w:space="0" w:color="auto"/>
        <w:bottom w:val="none" w:sz="0" w:space="0" w:color="auto"/>
        <w:right w:val="none" w:sz="0" w:space="0" w:color="auto"/>
      </w:divBdr>
    </w:div>
    <w:div w:id="1935941455">
      <w:bodyDiv w:val="1"/>
      <w:marLeft w:val="0"/>
      <w:marRight w:val="0"/>
      <w:marTop w:val="0"/>
      <w:marBottom w:val="0"/>
      <w:divBdr>
        <w:top w:val="none" w:sz="0" w:space="0" w:color="auto"/>
        <w:left w:val="none" w:sz="0" w:space="0" w:color="auto"/>
        <w:bottom w:val="none" w:sz="0" w:space="0" w:color="auto"/>
        <w:right w:val="none" w:sz="0" w:space="0" w:color="auto"/>
      </w:divBdr>
    </w:div>
    <w:div w:id="1938324801">
      <w:bodyDiv w:val="1"/>
      <w:marLeft w:val="0"/>
      <w:marRight w:val="0"/>
      <w:marTop w:val="0"/>
      <w:marBottom w:val="0"/>
      <w:divBdr>
        <w:top w:val="none" w:sz="0" w:space="0" w:color="auto"/>
        <w:left w:val="none" w:sz="0" w:space="0" w:color="auto"/>
        <w:bottom w:val="none" w:sz="0" w:space="0" w:color="auto"/>
        <w:right w:val="none" w:sz="0" w:space="0" w:color="auto"/>
      </w:divBdr>
    </w:div>
    <w:div w:id="1941138248">
      <w:bodyDiv w:val="1"/>
      <w:marLeft w:val="0"/>
      <w:marRight w:val="0"/>
      <w:marTop w:val="0"/>
      <w:marBottom w:val="0"/>
      <w:divBdr>
        <w:top w:val="none" w:sz="0" w:space="0" w:color="auto"/>
        <w:left w:val="none" w:sz="0" w:space="0" w:color="auto"/>
        <w:bottom w:val="none" w:sz="0" w:space="0" w:color="auto"/>
        <w:right w:val="none" w:sz="0" w:space="0" w:color="auto"/>
      </w:divBdr>
    </w:div>
    <w:div w:id="1947467981">
      <w:bodyDiv w:val="1"/>
      <w:marLeft w:val="0"/>
      <w:marRight w:val="0"/>
      <w:marTop w:val="0"/>
      <w:marBottom w:val="0"/>
      <w:divBdr>
        <w:top w:val="none" w:sz="0" w:space="0" w:color="auto"/>
        <w:left w:val="none" w:sz="0" w:space="0" w:color="auto"/>
        <w:bottom w:val="none" w:sz="0" w:space="0" w:color="auto"/>
        <w:right w:val="none" w:sz="0" w:space="0" w:color="auto"/>
      </w:divBdr>
    </w:div>
    <w:div w:id="1951159665">
      <w:bodyDiv w:val="1"/>
      <w:marLeft w:val="0"/>
      <w:marRight w:val="0"/>
      <w:marTop w:val="0"/>
      <w:marBottom w:val="0"/>
      <w:divBdr>
        <w:top w:val="none" w:sz="0" w:space="0" w:color="auto"/>
        <w:left w:val="none" w:sz="0" w:space="0" w:color="auto"/>
        <w:bottom w:val="none" w:sz="0" w:space="0" w:color="auto"/>
        <w:right w:val="none" w:sz="0" w:space="0" w:color="auto"/>
      </w:divBdr>
    </w:div>
    <w:div w:id="1955791298">
      <w:bodyDiv w:val="1"/>
      <w:marLeft w:val="0"/>
      <w:marRight w:val="0"/>
      <w:marTop w:val="0"/>
      <w:marBottom w:val="0"/>
      <w:divBdr>
        <w:top w:val="none" w:sz="0" w:space="0" w:color="auto"/>
        <w:left w:val="none" w:sz="0" w:space="0" w:color="auto"/>
        <w:bottom w:val="none" w:sz="0" w:space="0" w:color="auto"/>
        <w:right w:val="none" w:sz="0" w:space="0" w:color="auto"/>
      </w:divBdr>
    </w:div>
    <w:div w:id="1963227179">
      <w:bodyDiv w:val="1"/>
      <w:marLeft w:val="0"/>
      <w:marRight w:val="0"/>
      <w:marTop w:val="0"/>
      <w:marBottom w:val="0"/>
      <w:divBdr>
        <w:top w:val="none" w:sz="0" w:space="0" w:color="auto"/>
        <w:left w:val="none" w:sz="0" w:space="0" w:color="auto"/>
        <w:bottom w:val="none" w:sz="0" w:space="0" w:color="auto"/>
        <w:right w:val="none" w:sz="0" w:space="0" w:color="auto"/>
      </w:divBdr>
    </w:div>
    <w:div w:id="1965035107">
      <w:bodyDiv w:val="1"/>
      <w:marLeft w:val="0"/>
      <w:marRight w:val="0"/>
      <w:marTop w:val="0"/>
      <w:marBottom w:val="0"/>
      <w:divBdr>
        <w:top w:val="none" w:sz="0" w:space="0" w:color="auto"/>
        <w:left w:val="none" w:sz="0" w:space="0" w:color="auto"/>
        <w:bottom w:val="none" w:sz="0" w:space="0" w:color="auto"/>
        <w:right w:val="none" w:sz="0" w:space="0" w:color="auto"/>
      </w:divBdr>
    </w:div>
    <w:div w:id="1968461574">
      <w:bodyDiv w:val="1"/>
      <w:marLeft w:val="0"/>
      <w:marRight w:val="0"/>
      <w:marTop w:val="0"/>
      <w:marBottom w:val="0"/>
      <w:divBdr>
        <w:top w:val="none" w:sz="0" w:space="0" w:color="auto"/>
        <w:left w:val="none" w:sz="0" w:space="0" w:color="auto"/>
        <w:bottom w:val="none" w:sz="0" w:space="0" w:color="auto"/>
        <w:right w:val="none" w:sz="0" w:space="0" w:color="auto"/>
      </w:divBdr>
    </w:div>
    <w:div w:id="1972054344">
      <w:bodyDiv w:val="1"/>
      <w:marLeft w:val="0"/>
      <w:marRight w:val="0"/>
      <w:marTop w:val="0"/>
      <w:marBottom w:val="0"/>
      <w:divBdr>
        <w:top w:val="none" w:sz="0" w:space="0" w:color="auto"/>
        <w:left w:val="none" w:sz="0" w:space="0" w:color="auto"/>
        <w:bottom w:val="none" w:sz="0" w:space="0" w:color="auto"/>
        <w:right w:val="none" w:sz="0" w:space="0" w:color="auto"/>
      </w:divBdr>
    </w:div>
    <w:div w:id="1972126520">
      <w:bodyDiv w:val="1"/>
      <w:marLeft w:val="0"/>
      <w:marRight w:val="0"/>
      <w:marTop w:val="0"/>
      <w:marBottom w:val="0"/>
      <w:divBdr>
        <w:top w:val="none" w:sz="0" w:space="0" w:color="auto"/>
        <w:left w:val="none" w:sz="0" w:space="0" w:color="auto"/>
        <w:bottom w:val="none" w:sz="0" w:space="0" w:color="auto"/>
        <w:right w:val="none" w:sz="0" w:space="0" w:color="auto"/>
      </w:divBdr>
    </w:div>
    <w:div w:id="1974796357">
      <w:bodyDiv w:val="1"/>
      <w:marLeft w:val="0"/>
      <w:marRight w:val="0"/>
      <w:marTop w:val="0"/>
      <w:marBottom w:val="0"/>
      <w:divBdr>
        <w:top w:val="none" w:sz="0" w:space="0" w:color="auto"/>
        <w:left w:val="none" w:sz="0" w:space="0" w:color="auto"/>
        <w:bottom w:val="none" w:sz="0" w:space="0" w:color="auto"/>
        <w:right w:val="none" w:sz="0" w:space="0" w:color="auto"/>
      </w:divBdr>
    </w:div>
    <w:div w:id="1978872553">
      <w:bodyDiv w:val="1"/>
      <w:marLeft w:val="0"/>
      <w:marRight w:val="0"/>
      <w:marTop w:val="0"/>
      <w:marBottom w:val="0"/>
      <w:divBdr>
        <w:top w:val="none" w:sz="0" w:space="0" w:color="auto"/>
        <w:left w:val="none" w:sz="0" w:space="0" w:color="auto"/>
        <w:bottom w:val="none" w:sz="0" w:space="0" w:color="auto"/>
        <w:right w:val="none" w:sz="0" w:space="0" w:color="auto"/>
      </w:divBdr>
    </w:div>
    <w:div w:id="1979332565">
      <w:bodyDiv w:val="1"/>
      <w:marLeft w:val="0"/>
      <w:marRight w:val="0"/>
      <w:marTop w:val="0"/>
      <w:marBottom w:val="0"/>
      <w:divBdr>
        <w:top w:val="none" w:sz="0" w:space="0" w:color="auto"/>
        <w:left w:val="none" w:sz="0" w:space="0" w:color="auto"/>
        <w:bottom w:val="none" w:sz="0" w:space="0" w:color="auto"/>
        <w:right w:val="none" w:sz="0" w:space="0" w:color="auto"/>
      </w:divBdr>
    </w:div>
    <w:div w:id="1980569268">
      <w:bodyDiv w:val="1"/>
      <w:marLeft w:val="0"/>
      <w:marRight w:val="0"/>
      <w:marTop w:val="0"/>
      <w:marBottom w:val="0"/>
      <w:divBdr>
        <w:top w:val="none" w:sz="0" w:space="0" w:color="auto"/>
        <w:left w:val="none" w:sz="0" w:space="0" w:color="auto"/>
        <w:bottom w:val="none" w:sz="0" w:space="0" w:color="auto"/>
        <w:right w:val="none" w:sz="0" w:space="0" w:color="auto"/>
      </w:divBdr>
    </w:div>
    <w:div w:id="1982689556">
      <w:bodyDiv w:val="1"/>
      <w:marLeft w:val="0"/>
      <w:marRight w:val="0"/>
      <w:marTop w:val="0"/>
      <w:marBottom w:val="0"/>
      <w:divBdr>
        <w:top w:val="none" w:sz="0" w:space="0" w:color="auto"/>
        <w:left w:val="none" w:sz="0" w:space="0" w:color="auto"/>
        <w:bottom w:val="none" w:sz="0" w:space="0" w:color="auto"/>
        <w:right w:val="none" w:sz="0" w:space="0" w:color="auto"/>
      </w:divBdr>
    </w:div>
    <w:div w:id="1989163916">
      <w:bodyDiv w:val="1"/>
      <w:marLeft w:val="0"/>
      <w:marRight w:val="0"/>
      <w:marTop w:val="0"/>
      <w:marBottom w:val="0"/>
      <w:divBdr>
        <w:top w:val="none" w:sz="0" w:space="0" w:color="auto"/>
        <w:left w:val="none" w:sz="0" w:space="0" w:color="auto"/>
        <w:bottom w:val="none" w:sz="0" w:space="0" w:color="auto"/>
        <w:right w:val="none" w:sz="0" w:space="0" w:color="auto"/>
      </w:divBdr>
    </w:div>
    <w:div w:id="1989237676">
      <w:bodyDiv w:val="1"/>
      <w:marLeft w:val="0"/>
      <w:marRight w:val="0"/>
      <w:marTop w:val="0"/>
      <w:marBottom w:val="0"/>
      <w:divBdr>
        <w:top w:val="none" w:sz="0" w:space="0" w:color="auto"/>
        <w:left w:val="none" w:sz="0" w:space="0" w:color="auto"/>
        <w:bottom w:val="none" w:sz="0" w:space="0" w:color="auto"/>
        <w:right w:val="none" w:sz="0" w:space="0" w:color="auto"/>
      </w:divBdr>
    </w:div>
    <w:div w:id="1997369723">
      <w:bodyDiv w:val="1"/>
      <w:marLeft w:val="0"/>
      <w:marRight w:val="0"/>
      <w:marTop w:val="0"/>
      <w:marBottom w:val="0"/>
      <w:divBdr>
        <w:top w:val="none" w:sz="0" w:space="0" w:color="auto"/>
        <w:left w:val="none" w:sz="0" w:space="0" w:color="auto"/>
        <w:bottom w:val="none" w:sz="0" w:space="0" w:color="auto"/>
        <w:right w:val="none" w:sz="0" w:space="0" w:color="auto"/>
      </w:divBdr>
    </w:div>
    <w:div w:id="2001158903">
      <w:bodyDiv w:val="1"/>
      <w:marLeft w:val="0"/>
      <w:marRight w:val="0"/>
      <w:marTop w:val="0"/>
      <w:marBottom w:val="0"/>
      <w:divBdr>
        <w:top w:val="none" w:sz="0" w:space="0" w:color="auto"/>
        <w:left w:val="none" w:sz="0" w:space="0" w:color="auto"/>
        <w:bottom w:val="none" w:sz="0" w:space="0" w:color="auto"/>
        <w:right w:val="none" w:sz="0" w:space="0" w:color="auto"/>
      </w:divBdr>
    </w:div>
    <w:div w:id="2005087908">
      <w:bodyDiv w:val="1"/>
      <w:marLeft w:val="0"/>
      <w:marRight w:val="0"/>
      <w:marTop w:val="0"/>
      <w:marBottom w:val="0"/>
      <w:divBdr>
        <w:top w:val="none" w:sz="0" w:space="0" w:color="auto"/>
        <w:left w:val="none" w:sz="0" w:space="0" w:color="auto"/>
        <w:bottom w:val="none" w:sz="0" w:space="0" w:color="auto"/>
        <w:right w:val="none" w:sz="0" w:space="0" w:color="auto"/>
      </w:divBdr>
    </w:div>
    <w:div w:id="2007898445">
      <w:bodyDiv w:val="1"/>
      <w:marLeft w:val="0"/>
      <w:marRight w:val="0"/>
      <w:marTop w:val="0"/>
      <w:marBottom w:val="0"/>
      <w:divBdr>
        <w:top w:val="none" w:sz="0" w:space="0" w:color="auto"/>
        <w:left w:val="none" w:sz="0" w:space="0" w:color="auto"/>
        <w:bottom w:val="none" w:sz="0" w:space="0" w:color="auto"/>
        <w:right w:val="none" w:sz="0" w:space="0" w:color="auto"/>
      </w:divBdr>
    </w:div>
    <w:div w:id="2008749515">
      <w:bodyDiv w:val="1"/>
      <w:marLeft w:val="0"/>
      <w:marRight w:val="0"/>
      <w:marTop w:val="0"/>
      <w:marBottom w:val="0"/>
      <w:divBdr>
        <w:top w:val="none" w:sz="0" w:space="0" w:color="auto"/>
        <w:left w:val="none" w:sz="0" w:space="0" w:color="auto"/>
        <w:bottom w:val="none" w:sz="0" w:space="0" w:color="auto"/>
        <w:right w:val="none" w:sz="0" w:space="0" w:color="auto"/>
      </w:divBdr>
    </w:div>
    <w:div w:id="2009364745">
      <w:bodyDiv w:val="1"/>
      <w:marLeft w:val="0"/>
      <w:marRight w:val="0"/>
      <w:marTop w:val="0"/>
      <w:marBottom w:val="0"/>
      <w:divBdr>
        <w:top w:val="none" w:sz="0" w:space="0" w:color="auto"/>
        <w:left w:val="none" w:sz="0" w:space="0" w:color="auto"/>
        <w:bottom w:val="none" w:sz="0" w:space="0" w:color="auto"/>
        <w:right w:val="none" w:sz="0" w:space="0" w:color="auto"/>
      </w:divBdr>
    </w:div>
    <w:div w:id="2009818900">
      <w:bodyDiv w:val="1"/>
      <w:marLeft w:val="0"/>
      <w:marRight w:val="0"/>
      <w:marTop w:val="0"/>
      <w:marBottom w:val="0"/>
      <w:divBdr>
        <w:top w:val="none" w:sz="0" w:space="0" w:color="auto"/>
        <w:left w:val="none" w:sz="0" w:space="0" w:color="auto"/>
        <w:bottom w:val="none" w:sz="0" w:space="0" w:color="auto"/>
        <w:right w:val="none" w:sz="0" w:space="0" w:color="auto"/>
      </w:divBdr>
    </w:div>
    <w:div w:id="2010667433">
      <w:bodyDiv w:val="1"/>
      <w:marLeft w:val="0"/>
      <w:marRight w:val="0"/>
      <w:marTop w:val="0"/>
      <w:marBottom w:val="0"/>
      <w:divBdr>
        <w:top w:val="none" w:sz="0" w:space="0" w:color="auto"/>
        <w:left w:val="none" w:sz="0" w:space="0" w:color="auto"/>
        <w:bottom w:val="none" w:sz="0" w:space="0" w:color="auto"/>
        <w:right w:val="none" w:sz="0" w:space="0" w:color="auto"/>
      </w:divBdr>
    </w:div>
    <w:div w:id="2016414197">
      <w:bodyDiv w:val="1"/>
      <w:marLeft w:val="0"/>
      <w:marRight w:val="0"/>
      <w:marTop w:val="0"/>
      <w:marBottom w:val="0"/>
      <w:divBdr>
        <w:top w:val="none" w:sz="0" w:space="0" w:color="auto"/>
        <w:left w:val="none" w:sz="0" w:space="0" w:color="auto"/>
        <w:bottom w:val="none" w:sz="0" w:space="0" w:color="auto"/>
        <w:right w:val="none" w:sz="0" w:space="0" w:color="auto"/>
      </w:divBdr>
    </w:div>
    <w:div w:id="2021354502">
      <w:bodyDiv w:val="1"/>
      <w:marLeft w:val="0"/>
      <w:marRight w:val="0"/>
      <w:marTop w:val="0"/>
      <w:marBottom w:val="0"/>
      <w:divBdr>
        <w:top w:val="none" w:sz="0" w:space="0" w:color="auto"/>
        <w:left w:val="none" w:sz="0" w:space="0" w:color="auto"/>
        <w:bottom w:val="none" w:sz="0" w:space="0" w:color="auto"/>
        <w:right w:val="none" w:sz="0" w:space="0" w:color="auto"/>
      </w:divBdr>
    </w:div>
    <w:div w:id="2022126745">
      <w:bodyDiv w:val="1"/>
      <w:marLeft w:val="0"/>
      <w:marRight w:val="0"/>
      <w:marTop w:val="0"/>
      <w:marBottom w:val="0"/>
      <w:divBdr>
        <w:top w:val="none" w:sz="0" w:space="0" w:color="auto"/>
        <w:left w:val="none" w:sz="0" w:space="0" w:color="auto"/>
        <w:bottom w:val="none" w:sz="0" w:space="0" w:color="auto"/>
        <w:right w:val="none" w:sz="0" w:space="0" w:color="auto"/>
      </w:divBdr>
    </w:div>
    <w:div w:id="2024621518">
      <w:bodyDiv w:val="1"/>
      <w:marLeft w:val="0"/>
      <w:marRight w:val="0"/>
      <w:marTop w:val="0"/>
      <w:marBottom w:val="0"/>
      <w:divBdr>
        <w:top w:val="none" w:sz="0" w:space="0" w:color="auto"/>
        <w:left w:val="none" w:sz="0" w:space="0" w:color="auto"/>
        <w:bottom w:val="none" w:sz="0" w:space="0" w:color="auto"/>
        <w:right w:val="none" w:sz="0" w:space="0" w:color="auto"/>
      </w:divBdr>
    </w:div>
    <w:div w:id="2025741874">
      <w:bodyDiv w:val="1"/>
      <w:marLeft w:val="0"/>
      <w:marRight w:val="0"/>
      <w:marTop w:val="0"/>
      <w:marBottom w:val="0"/>
      <w:divBdr>
        <w:top w:val="none" w:sz="0" w:space="0" w:color="auto"/>
        <w:left w:val="none" w:sz="0" w:space="0" w:color="auto"/>
        <w:bottom w:val="none" w:sz="0" w:space="0" w:color="auto"/>
        <w:right w:val="none" w:sz="0" w:space="0" w:color="auto"/>
      </w:divBdr>
    </w:div>
    <w:div w:id="2029791985">
      <w:bodyDiv w:val="1"/>
      <w:marLeft w:val="0"/>
      <w:marRight w:val="0"/>
      <w:marTop w:val="0"/>
      <w:marBottom w:val="0"/>
      <w:divBdr>
        <w:top w:val="none" w:sz="0" w:space="0" w:color="auto"/>
        <w:left w:val="none" w:sz="0" w:space="0" w:color="auto"/>
        <w:bottom w:val="none" w:sz="0" w:space="0" w:color="auto"/>
        <w:right w:val="none" w:sz="0" w:space="0" w:color="auto"/>
      </w:divBdr>
    </w:div>
    <w:div w:id="2030907838">
      <w:bodyDiv w:val="1"/>
      <w:marLeft w:val="0"/>
      <w:marRight w:val="0"/>
      <w:marTop w:val="0"/>
      <w:marBottom w:val="0"/>
      <w:divBdr>
        <w:top w:val="none" w:sz="0" w:space="0" w:color="auto"/>
        <w:left w:val="none" w:sz="0" w:space="0" w:color="auto"/>
        <w:bottom w:val="none" w:sz="0" w:space="0" w:color="auto"/>
        <w:right w:val="none" w:sz="0" w:space="0" w:color="auto"/>
      </w:divBdr>
    </w:div>
    <w:div w:id="2033798009">
      <w:bodyDiv w:val="1"/>
      <w:marLeft w:val="0"/>
      <w:marRight w:val="0"/>
      <w:marTop w:val="0"/>
      <w:marBottom w:val="0"/>
      <w:divBdr>
        <w:top w:val="none" w:sz="0" w:space="0" w:color="auto"/>
        <w:left w:val="none" w:sz="0" w:space="0" w:color="auto"/>
        <w:bottom w:val="none" w:sz="0" w:space="0" w:color="auto"/>
        <w:right w:val="none" w:sz="0" w:space="0" w:color="auto"/>
      </w:divBdr>
    </w:div>
    <w:div w:id="2034763861">
      <w:bodyDiv w:val="1"/>
      <w:marLeft w:val="0"/>
      <w:marRight w:val="0"/>
      <w:marTop w:val="0"/>
      <w:marBottom w:val="0"/>
      <w:divBdr>
        <w:top w:val="none" w:sz="0" w:space="0" w:color="auto"/>
        <w:left w:val="none" w:sz="0" w:space="0" w:color="auto"/>
        <w:bottom w:val="none" w:sz="0" w:space="0" w:color="auto"/>
        <w:right w:val="none" w:sz="0" w:space="0" w:color="auto"/>
      </w:divBdr>
    </w:div>
    <w:div w:id="2035422579">
      <w:bodyDiv w:val="1"/>
      <w:marLeft w:val="0"/>
      <w:marRight w:val="0"/>
      <w:marTop w:val="0"/>
      <w:marBottom w:val="0"/>
      <w:divBdr>
        <w:top w:val="none" w:sz="0" w:space="0" w:color="auto"/>
        <w:left w:val="none" w:sz="0" w:space="0" w:color="auto"/>
        <w:bottom w:val="none" w:sz="0" w:space="0" w:color="auto"/>
        <w:right w:val="none" w:sz="0" w:space="0" w:color="auto"/>
      </w:divBdr>
    </w:div>
    <w:div w:id="2036225944">
      <w:bodyDiv w:val="1"/>
      <w:marLeft w:val="0"/>
      <w:marRight w:val="0"/>
      <w:marTop w:val="0"/>
      <w:marBottom w:val="0"/>
      <w:divBdr>
        <w:top w:val="none" w:sz="0" w:space="0" w:color="auto"/>
        <w:left w:val="none" w:sz="0" w:space="0" w:color="auto"/>
        <w:bottom w:val="none" w:sz="0" w:space="0" w:color="auto"/>
        <w:right w:val="none" w:sz="0" w:space="0" w:color="auto"/>
      </w:divBdr>
    </w:div>
    <w:div w:id="2036271313">
      <w:bodyDiv w:val="1"/>
      <w:marLeft w:val="0"/>
      <w:marRight w:val="0"/>
      <w:marTop w:val="0"/>
      <w:marBottom w:val="0"/>
      <w:divBdr>
        <w:top w:val="none" w:sz="0" w:space="0" w:color="auto"/>
        <w:left w:val="none" w:sz="0" w:space="0" w:color="auto"/>
        <w:bottom w:val="none" w:sz="0" w:space="0" w:color="auto"/>
        <w:right w:val="none" w:sz="0" w:space="0" w:color="auto"/>
      </w:divBdr>
    </w:div>
    <w:div w:id="2040663756">
      <w:bodyDiv w:val="1"/>
      <w:marLeft w:val="0"/>
      <w:marRight w:val="0"/>
      <w:marTop w:val="0"/>
      <w:marBottom w:val="0"/>
      <w:divBdr>
        <w:top w:val="none" w:sz="0" w:space="0" w:color="auto"/>
        <w:left w:val="none" w:sz="0" w:space="0" w:color="auto"/>
        <w:bottom w:val="none" w:sz="0" w:space="0" w:color="auto"/>
        <w:right w:val="none" w:sz="0" w:space="0" w:color="auto"/>
      </w:divBdr>
    </w:div>
    <w:div w:id="2041979042">
      <w:bodyDiv w:val="1"/>
      <w:marLeft w:val="0"/>
      <w:marRight w:val="0"/>
      <w:marTop w:val="0"/>
      <w:marBottom w:val="0"/>
      <w:divBdr>
        <w:top w:val="none" w:sz="0" w:space="0" w:color="auto"/>
        <w:left w:val="none" w:sz="0" w:space="0" w:color="auto"/>
        <w:bottom w:val="none" w:sz="0" w:space="0" w:color="auto"/>
        <w:right w:val="none" w:sz="0" w:space="0" w:color="auto"/>
      </w:divBdr>
    </w:div>
    <w:div w:id="2044749205">
      <w:bodyDiv w:val="1"/>
      <w:marLeft w:val="0"/>
      <w:marRight w:val="0"/>
      <w:marTop w:val="0"/>
      <w:marBottom w:val="0"/>
      <w:divBdr>
        <w:top w:val="none" w:sz="0" w:space="0" w:color="auto"/>
        <w:left w:val="none" w:sz="0" w:space="0" w:color="auto"/>
        <w:bottom w:val="none" w:sz="0" w:space="0" w:color="auto"/>
        <w:right w:val="none" w:sz="0" w:space="0" w:color="auto"/>
      </w:divBdr>
    </w:div>
    <w:div w:id="2044820006">
      <w:bodyDiv w:val="1"/>
      <w:marLeft w:val="0"/>
      <w:marRight w:val="0"/>
      <w:marTop w:val="0"/>
      <w:marBottom w:val="0"/>
      <w:divBdr>
        <w:top w:val="none" w:sz="0" w:space="0" w:color="auto"/>
        <w:left w:val="none" w:sz="0" w:space="0" w:color="auto"/>
        <w:bottom w:val="none" w:sz="0" w:space="0" w:color="auto"/>
        <w:right w:val="none" w:sz="0" w:space="0" w:color="auto"/>
      </w:divBdr>
    </w:div>
    <w:div w:id="2048329389">
      <w:bodyDiv w:val="1"/>
      <w:marLeft w:val="0"/>
      <w:marRight w:val="0"/>
      <w:marTop w:val="0"/>
      <w:marBottom w:val="0"/>
      <w:divBdr>
        <w:top w:val="none" w:sz="0" w:space="0" w:color="auto"/>
        <w:left w:val="none" w:sz="0" w:space="0" w:color="auto"/>
        <w:bottom w:val="none" w:sz="0" w:space="0" w:color="auto"/>
        <w:right w:val="none" w:sz="0" w:space="0" w:color="auto"/>
      </w:divBdr>
    </w:div>
    <w:div w:id="2048336966">
      <w:bodyDiv w:val="1"/>
      <w:marLeft w:val="0"/>
      <w:marRight w:val="0"/>
      <w:marTop w:val="0"/>
      <w:marBottom w:val="0"/>
      <w:divBdr>
        <w:top w:val="none" w:sz="0" w:space="0" w:color="auto"/>
        <w:left w:val="none" w:sz="0" w:space="0" w:color="auto"/>
        <w:bottom w:val="none" w:sz="0" w:space="0" w:color="auto"/>
        <w:right w:val="none" w:sz="0" w:space="0" w:color="auto"/>
      </w:divBdr>
    </w:div>
    <w:div w:id="2051606690">
      <w:bodyDiv w:val="1"/>
      <w:marLeft w:val="0"/>
      <w:marRight w:val="0"/>
      <w:marTop w:val="0"/>
      <w:marBottom w:val="0"/>
      <w:divBdr>
        <w:top w:val="none" w:sz="0" w:space="0" w:color="auto"/>
        <w:left w:val="none" w:sz="0" w:space="0" w:color="auto"/>
        <w:bottom w:val="none" w:sz="0" w:space="0" w:color="auto"/>
        <w:right w:val="none" w:sz="0" w:space="0" w:color="auto"/>
      </w:divBdr>
    </w:div>
    <w:div w:id="2052609466">
      <w:bodyDiv w:val="1"/>
      <w:marLeft w:val="0"/>
      <w:marRight w:val="0"/>
      <w:marTop w:val="0"/>
      <w:marBottom w:val="0"/>
      <w:divBdr>
        <w:top w:val="none" w:sz="0" w:space="0" w:color="auto"/>
        <w:left w:val="none" w:sz="0" w:space="0" w:color="auto"/>
        <w:bottom w:val="none" w:sz="0" w:space="0" w:color="auto"/>
        <w:right w:val="none" w:sz="0" w:space="0" w:color="auto"/>
      </w:divBdr>
    </w:div>
    <w:div w:id="2053263058">
      <w:bodyDiv w:val="1"/>
      <w:marLeft w:val="0"/>
      <w:marRight w:val="0"/>
      <w:marTop w:val="0"/>
      <w:marBottom w:val="0"/>
      <w:divBdr>
        <w:top w:val="none" w:sz="0" w:space="0" w:color="auto"/>
        <w:left w:val="none" w:sz="0" w:space="0" w:color="auto"/>
        <w:bottom w:val="none" w:sz="0" w:space="0" w:color="auto"/>
        <w:right w:val="none" w:sz="0" w:space="0" w:color="auto"/>
      </w:divBdr>
    </w:div>
    <w:div w:id="2054575904">
      <w:bodyDiv w:val="1"/>
      <w:marLeft w:val="0"/>
      <w:marRight w:val="0"/>
      <w:marTop w:val="0"/>
      <w:marBottom w:val="0"/>
      <w:divBdr>
        <w:top w:val="none" w:sz="0" w:space="0" w:color="auto"/>
        <w:left w:val="none" w:sz="0" w:space="0" w:color="auto"/>
        <w:bottom w:val="none" w:sz="0" w:space="0" w:color="auto"/>
        <w:right w:val="none" w:sz="0" w:space="0" w:color="auto"/>
      </w:divBdr>
    </w:div>
    <w:div w:id="2055737988">
      <w:bodyDiv w:val="1"/>
      <w:marLeft w:val="0"/>
      <w:marRight w:val="0"/>
      <w:marTop w:val="0"/>
      <w:marBottom w:val="0"/>
      <w:divBdr>
        <w:top w:val="none" w:sz="0" w:space="0" w:color="auto"/>
        <w:left w:val="none" w:sz="0" w:space="0" w:color="auto"/>
        <w:bottom w:val="none" w:sz="0" w:space="0" w:color="auto"/>
        <w:right w:val="none" w:sz="0" w:space="0" w:color="auto"/>
      </w:divBdr>
    </w:div>
    <w:div w:id="2056928571">
      <w:bodyDiv w:val="1"/>
      <w:marLeft w:val="0"/>
      <w:marRight w:val="0"/>
      <w:marTop w:val="0"/>
      <w:marBottom w:val="0"/>
      <w:divBdr>
        <w:top w:val="none" w:sz="0" w:space="0" w:color="auto"/>
        <w:left w:val="none" w:sz="0" w:space="0" w:color="auto"/>
        <w:bottom w:val="none" w:sz="0" w:space="0" w:color="auto"/>
        <w:right w:val="none" w:sz="0" w:space="0" w:color="auto"/>
      </w:divBdr>
    </w:div>
    <w:div w:id="2057896700">
      <w:bodyDiv w:val="1"/>
      <w:marLeft w:val="0"/>
      <w:marRight w:val="0"/>
      <w:marTop w:val="0"/>
      <w:marBottom w:val="0"/>
      <w:divBdr>
        <w:top w:val="none" w:sz="0" w:space="0" w:color="auto"/>
        <w:left w:val="none" w:sz="0" w:space="0" w:color="auto"/>
        <w:bottom w:val="none" w:sz="0" w:space="0" w:color="auto"/>
        <w:right w:val="none" w:sz="0" w:space="0" w:color="auto"/>
      </w:divBdr>
    </w:div>
    <w:div w:id="2058238486">
      <w:bodyDiv w:val="1"/>
      <w:marLeft w:val="0"/>
      <w:marRight w:val="0"/>
      <w:marTop w:val="0"/>
      <w:marBottom w:val="0"/>
      <w:divBdr>
        <w:top w:val="none" w:sz="0" w:space="0" w:color="auto"/>
        <w:left w:val="none" w:sz="0" w:space="0" w:color="auto"/>
        <w:bottom w:val="none" w:sz="0" w:space="0" w:color="auto"/>
        <w:right w:val="none" w:sz="0" w:space="0" w:color="auto"/>
      </w:divBdr>
    </w:div>
    <w:div w:id="2059433782">
      <w:bodyDiv w:val="1"/>
      <w:marLeft w:val="0"/>
      <w:marRight w:val="0"/>
      <w:marTop w:val="0"/>
      <w:marBottom w:val="0"/>
      <w:divBdr>
        <w:top w:val="none" w:sz="0" w:space="0" w:color="auto"/>
        <w:left w:val="none" w:sz="0" w:space="0" w:color="auto"/>
        <w:bottom w:val="none" w:sz="0" w:space="0" w:color="auto"/>
        <w:right w:val="none" w:sz="0" w:space="0" w:color="auto"/>
      </w:divBdr>
    </w:div>
    <w:div w:id="2062826358">
      <w:bodyDiv w:val="1"/>
      <w:marLeft w:val="0"/>
      <w:marRight w:val="0"/>
      <w:marTop w:val="0"/>
      <w:marBottom w:val="0"/>
      <w:divBdr>
        <w:top w:val="none" w:sz="0" w:space="0" w:color="auto"/>
        <w:left w:val="none" w:sz="0" w:space="0" w:color="auto"/>
        <w:bottom w:val="none" w:sz="0" w:space="0" w:color="auto"/>
        <w:right w:val="none" w:sz="0" w:space="0" w:color="auto"/>
      </w:divBdr>
    </w:div>
    <w:div w:id="2062943179">
      <w:bodyDiv w:val="1"/>
      <w:marLeft w:val="0"/>
      <w:marRight w:val="0"/>
      <w:marTop w:val="0"/>
      <w:marBottom w:val="0"/>
      <w:divBdr>
        <w:top w:val="none" w:sz="0" w:space="0" w:color="auto"/>
        <w:left w:val="none" w:sz="0" w:space="0" w:color="auto"/>
        <w:bottom w:val="none" w:sz="0" w:space="0" w:color="auto"/>
        <w:right w:val="none" w:sz="0" w:space="0" w:color="auto"/>
      </w:divBdr>
    </w:div>
    <w:div w:id="2066831995">
      <w:bodyDiv w:val="1"/>
      <w:marLeft w:val="0"/>
      <w:marRight w:val="0"/>
      <w:marTop w:val="0"/>
      <w:marBottom w:val="0"/>
      <w:divBdr>
        <w:top w:val="none" w:sz="0" w:space="0" w:color="auto"/>
        <w:left w:val="none" w:sz="0" w:space="0" w:color="auto"/>
        <w:bottom w:val="none" w:sz="0" w:space="0" w:color="auto"/>
        <w:right w:val="none" w:sz="0" w:space="0" w:color="auto"/>
      </w:divBdr>
    </w:div>
    <w:div w:id="2067676323">
      <w:bodyDiv w:val="1"/>
      <w:marLeft w:val="0"/>
      <w:marRight w:val="0"/>
      <w:marTop w:val="0"/>
      <w:marBottom w:val="0"/>
      <w:divBdr>
        <w:top w:val="none" w:sz="0" w:space="0" w:color="auto"/>
        <w:left w:val="none" w:sz="0" w:space="0" w:color="auto"/>
        <w:bottom w:val="none" w:sz="0" w:space="0" w:color="auto"/>
        <w:right w:val="none" w:sz="0" w:space="0" w:color="auto"/>
      </w:divBdr>
    </w:div>
    <w:div w:id="2068452134">
      <w:bodyDiv w:val="1"/>
      <w:marLeft w:val="0"/>
      <w:marRight w:val="0"/>
      <w:marTop w:val="0"/>
      <w:marBottom w:val="0"/>
      <w:divBdr>
        <w:top w:val="none" w:sz="0" w:space="0" w:color="auto"/>
        <w:left w:val="none" w:sz="0" w:space="0" w:color="auto"/>
        <w:bottom w:val="none" w:sz="0" w:space="0" w:color="auto"/>
        <w:right w:val="none" w:sz="0" w:space="0" w:color="auto"/>
      </w:divBdr>
    </w:div>
    <w:div w:id="2068647616">
      <w:bodyDiv w:val="1"/>
      <w:marLeft w:val="0"/>
      <w:marRight w:val="0"/>
      <w:marTop w:val="0"/>
      <w:marBottom w:val="0"/>
      <w:divBdr>
        <w:top w:val="none" w:sz="0" w:space="0" w:color="auto"/>
        <w:left w:val="none" w:sz="0" w:space="0" w:color="auto"/>
        <w:bottom w:val="none" w:sz="0" w:space="0" w:color="auto"/>
        <w:right w:val="none" w:sz="0" w:space="0" w:color="auto"/>
      </w:divBdr>
    </w:div>
    <w:div w:id="2070566853">
      <w:bodyDiv w:val="1"/>
      <w:marLeft w:val="0"/>
      <w:marRight w:val="0"/>
      <w:marTop w:val="0"/>
      <w:marBottom w:val="0"/>
      <w:divBdr>
        <w:top w:val="none" w:sz="0" w:space="0" w:color="auto"/>
        <w:left w:val="none" w:sz="0" w:space="0" w:color="auto"/>
        <w:bottom w:val="none" w:sz="0" w:space="0" w:color="auto"/>
        <w:right w:val="none" w:sz="0" w:space="0" w:color="auto"/>
      </w:divBdr>
    </w:div>
    <w:div w:id="2072147214">
      <w:bodyDiv w:val="1"/>
      <w:marLeft w:val="0"/>
      <w:marRight w:val="0"/>
      <w:marTop w:val="0"/>
      <w:marBottom w:val="0"/>
      <w:divBdr>
        <w:top w:val="none" w:sz="0" w:space="0" w:color="auto"/>
        <w:left w:val="none" w:sz="0" w:space="0" w:color="auto"/>
        <w:bottom w:val="none" w:sz="0" w:space="0" w:color="auto"/>
        <w:right w:val="none" w:sz="0" w:space="0" w:color="auto"/>
      </w:divBdr>
    </w:div>
    <w:div w:id="2075739785">
      <w:bodyDiv w:val="1"/>
      <w:marLeft w:val="0"/>
      <w:marRight w:val="0"/>
      <w:marTop w:val="0"/>
      <w:marBottom w:val="0"/>
      <w:divBdr>
        <w:top w:val="none" w:sz="0" w:space="0" w:color="auto"/>
        <w:left w:val="none" w:sz="0" w:space="0" w:color="auto"/>
        <w:bottom w:val="none" w:sz="0" w:space="0" w:color="auto"/>
        <w:right w:val="none" w:sz="0" w:space="0" w:color="auto"/>
      </w:divBdr>
    </w:div>
    <w:div w:id="2075883716">
      <w:bodyDiv w:val="1"/>
      <w:marLeft w:val="0"/>
      <w:marRight w:val="0"/>
      <w:marTop w:val="0"/>
      <w:marBottom w:val="0"/>
      <w:divBdr>
        <w:top w:val="none" w:sz="0" w:space="0" w:color="auto"/>
        <w:left w:val="none" w:sz="0" w:space="0" w:color="auto"/>
        <w:bottom w:val="none" w:sz="0" w:space="0" w:color="auto"/>
        <w:right w:val="none" w:sz="0" w:space="0" w:color="auto"/>
      </w:divBdr>
    </w:div>
    <w:div w:id="2076391765">
      <w:bodyDiv w:val="1"/>
      <w:marLeft w:val="0"/>
      <w:marRight w:val="0"/>
      <w:marTop w:val="0"/>
      <w:marBottom w:val="0"/>
      <w:divBdr>
        <w:top w:val="none" w:sz="0" w:space="0" w:color="auto"/>
        <w:left w:val="none" w:sz="0" w:space="0" w:color="auto"/>
        <w:bottom w:val="none" w:sz="0" w:space="0" w:color="auto"/>
        <w:right w:val="none" w:sz="0" w:space="0" w:color="auto"/>
      </w:divBdr>
    </w:div>
    <w:div w:id="2079206945">
      <w:bodyDiv w:val="1"/>
      <w:marLeft w:val="0"/>
      <w:marRight w:val="0"/>
      <w:marTop w:val="0"/>
      <w:marBottom w:val="0"/>
      <w:divBdr>
        <w:top w:val="none" w:sz="0" w:space="0" w:color="auto"/>
        <w:left w:val="none" w:sz="0" w:space="0" w:color="auto"/>
        <w:bottom w:val="none" w:sz="0" w:space="0" w:color="auto"/>
        <w:right w:val="none" w:sz="0" w:space="0" w:color="auto"/>
      </w:divBdr>
    </w:div>
    <w:div w:id="2081171544">
      <w:bodyDiv w:val="1"/>
      <w:marLeft w:val="0"/>
      <w:marRight w:val="0"/>
      <w:marTop w:val="0"/>
      <w:marBottom w:val="0"/>
      <w:divBdr>
        <w:top w:val="none" w:sz="0" w:space="0" w:color="auto"/>
        <w:left w:val="none" w:sz="0" w:space="0" w:color="auto"/>
        <w:bottom w:val="none" w:sz="0" w:space="0" w:color="auto"/>
        <w:right w:val="none" w:sz="0" w:space="0" w:color="auto"/>
      </w:divBdr>
    </w:div>
    <w:div w:id="2083289874">
      <w:bodyDiv w:val="1"/>
      <w:marLeft w:val="0"/>
      <w:marRight w:val="0"/>
      <w:marTop w:val="0"/>
      <w:marBottom w:val="0"/>
      <w:divBdr>
        <w:top w:val="none" w:sz="0" w:space="0" w:color="auto"/>
        <w:left w:val="none" w:sz="0" w:space="0" w:color="auto"/>
        <w:bottom w:val="none" w:sz="0" w:space="0" w:color="auto"/>
        <w:right w:val="none" w:sz="0" w:space="0" w:color="auto"/>
      </w:divBdr>
    </w:div>
    <w:div w:id="2084595662">
      <w:bodyDiv w:val="1"/>
      <w:marLeft w:val="0"/>
      <w:marRight w:val="0"/>
      <w:marTop w:val="0"/>
      <w:marBottom w:val="0"/>
      <w:divBdr>
        <w:top w:val="none" w:sz="0" w:space="0" w:color="auto"/>
        <w:left w:val="none" w:sz="0" w:space="0" w:color="auto"/>
        <w:bottom w:val="none" w:sz="0" w:space="0" w:color="auto"/>
        <w:right w:val="none" w:sz="0" w:space="0" w:color="auto"/>
      </w:divBdr>
    </w:div>
    <w:div w:id="2084595841">
      <w:bodyDiv w:val="1"/>
      <w:marLeft w:val="0"/>
      <w:marRight w:val="0"/>
      <w:marTop w:val="0"/>
      <w:marBottom w:val="0"/>
      <w:divBdr>
        <w:top w:val="none" w:sz="0" w:space="0" w:color="auto"/>
        <w:left w:val="none" w:sz="0" w:space="0" w:color="auto"/>
        <w:bottom w:val="none" w:sz="0" w:space="0" w:color="auto"/>
        <w:right w:val="none" w:sz="0" w:space="0" w:color="auto"/>
      </w:divBdr>
    </w:div>
    <w:div w:id="2084646573">
      <w:bodyDiv w:val="1"/>
      <w:marLeft w:val="0"/>
      <w:marRight w:val="0"/>
      <w:marTop w:val="0"/>
      <w:marBottom w:val="0"/>
      <w:divBdr>
        <w:top w:val="none" w:sz="0" w:space="0" w:color="auto"/>
        <w:left w:val="none" w:sz="0" w:space="0" w:color="auto"/>
        <w:bottom w:val="none" w:sz="0" w:space="0" w:color="auto"/>
        <w:right w:val="none" w:sz="0" w:space="0" w:color="auto"/>
      </w:divBdr>
    </w:div>
    <w:div w:id="2092894623">
      <w:bodyDiv w:val="1"/>
      <w:marLeft w:val="0"/>
      <w:marRight w:val="0"/>
      <w:marTop w:val="0"/>
      <w:marBottom w:val="0"/>
      <w:divBdr>
        <w:top w:val="none" w:sz="0" w:space="0" w:color="auto"/>
        <w:left w:val="none" w:sz="0" w:space="0" w:color="auto"/>
        <w:bottom w:val="none" w:sz="0" w:space="0" w:color="auto"/>
        <w:right w:val="none" w:sz="0" w:space="0" w:color="auto"/>
      </w:divBdr>
    </w:div>
    <w:div w:id="2100251552">
      <w:bodyDiv w:val="1"/>
      <w:marLeft w:val="0"/>
      <w:marRight w:val="0"/>
      <w:marTop w:val="0"/>
      <w:marBottom w:val="0"/>
      <w:divBdr>
        <w:top w:val="none" w:sz="0" w:space="0" w:color="auto"/>
        <w:left w:val="none" w:sz="0" w:space="0" w:color="auto"/>
        <w:bottom w:val="none" w:sz="0" w:space="0" w:color="auto"/>
        <w:right w:val="none" w:sz="0" w:space="0" w:color="auto"/>
      </w:divBdr>
    </w:div>
    <w:div w:id="2101637299">
      <w:bodyDiv w:val="1"/>
      <w:marLeft w:val="0"/>
      <w:marRight w:val="0"/>
      <w:marTop w:val="0"/>
      <w:marBottom w:val="0"/>
      <w:divBdr>
        <w:top w:val="none" w:sz="0" w:space="0" w:color="auto"/>
        <w:left w:val="none" w:sz="0" w:space="0" w:color="auto"/>
        <w:bottom w:val="none" w:sz="0" w:space="0" w:color="auto"/>
        <w:right w:val="none" w:sz="0" w:space="0" w:color="auto"/>
      </w:divBdr>
    </w:div>
    <w:div w:id="2104955607">
      <w:bodyDiv w:val="1"/>
      <w:marLeft w:val="0"/>
      <w:marRight w:val="0"/>
      <w:marTop w:val="0"/>
      <w:marBottom w:val="0"/>
      <w:divBdr>
        <w:top w:val="none" w:sz="0" w:space="0" w:color="auto"/>
        <w:left w:val="none" w:sz="0" w:space="0" w:color="auto"/>
        <w:bottom w:val="none" w:sz="0" w:space="0" w:color="auto"/>
        <w:right w:val="none" w:sz="0" w:space="0" w:color="auto"/>
      </w:divBdr>
    </w:div>
    <w:div w:id="2105684247">
      <w:bodyDiv w:val="1"/>
      <w:marLeft w:val="0"/>
      <w:marRight w:val="0"/>
      <w:marTop w:val="0"/>
      <w:marBottom w:val="0"/>
      <w:divBdr>
        <w:top w:val="none" w:sz="0" w:space="0" w:color="auto"/>
        <w:left w:val="none" w:sz="0" w:space="0" w:color="auto"/>
        <w:bottom w:val="none" w:sz="0" w:space="0" w:color="auto"/>
        <w:right w:val="none" w:sz="0" w:space="0" w:color="auto"/>
      </w:divBdr>
    </w:div>
    <w:div w:id="2106919199">
      <w:bodyDiv w:val="1"/>
      <w:marLeft w:val="0"/>
      <w:marRight w:val="0"/>
      <w:marTop w:val="0"/>
      <w:marBottom w:val="0"/>
      <w:divBdr>
        <w:top w:val="none" w:sz="0" w:space="0" w:color="auto"/>
        <w:left w:val="none" w:sz="0" w:space="0" w:color="auto"/>
        <w:bottom w:val="none" w:sz="0" w:space="0" w:color="auto"/>
        <w:right w:val="none" w:sz="0" w:space="0" w:color="auto"/>
      </w:divBdr>
    </w:div>
    <w:div w:id="2110469963">
      <w:bodyDiv w:val="1"/>
      <w:marLeft w:val="0"/>
      <w:marRight w:val="0"/>
      <w:marTop w:val="0"/>
      <w:marBottom w:val="0"/>
      <w:divBdr>
        <w:top w:val="none" w:sz="0" w:space="0" w:color="auto"/>
        <w:left w:val="none" w:sz="0" w:space="0" w:color="auto"/>
        <w:bottom w:val="none" w:sz="0" w:space="0" w:color="auto"/>
        <w:right w:val="none" w:sz="0" w:space="0" w:color="auto"/>
      </w:divBdr>
    </w:div>
    <w:div w:id="2113237951">
      <w:bodyDiv w:val="1"/>
      <w:marLeft w:val="0"/>
      <w:marRight w:val="0"/>
      <w:marTop w:val="0"/>
      <w:marBottom w:val="0"/>
      <w:divBdr>
        <w:top w:val="none" w:sz="0" w:space="0" w:color="auto"/>
        <w:left w:val="none" w:sz="0" w:space="0" w:color="auto"/>
        <w:bottom w:val="none" w:sz="0" w:space="0" w:color="auto"/>
        <w:right w:val="none" w:sz="0" w:space="0" w:color="auto"/>
      </w:divBdr>
    </w:div>
    <w:div w:id="2114668067">
      <w:bodyDiv w:val="1"/>
      <w:marLeft w:val="0"/>
      <w:marRight w:val="0"/>
      <w:marTop w:val="0"/>
      <w:marBottom w:val="0"/>
      <w:divBdr>
        <w:top w:val="none" w:sz="0" w:space="0" w:color="auto"/>
        <w:left w:val="none" w:sz="0" w:space="0" w:color="auto"/>
        <w:bottom w:val="none" w:sz="0" w:space="0" w:color="auto"/>
        <w:right w:val="none" w:sz="0" w:space="0" w:color="auto"/>
      </w:divBdr>
    </w:div>
    <w:div w:id="2117677247">
      <w:bodyDiv w:val="1"/>
      <w:marLeft w:val="0"/>
      <w:marRight w:val="0"/>
      <w:marTop w:val="0"/>
      <w:marBottom w:val="0"/>
      <w:divBdr>
        <w:top w:val="none" w:sz="0" w:space="0" w:color="auto"/>
        <w:left w:val="none" w:sz="0" w:space="0" w:color="auto"/>
        <w:bottom w:val="none" w:sz="0" w:space="0" w:color="auto"/>
        <w:right w:val="none" w:sz="0" w:space="0" w:color="auto"/>
      </w:divBdr>
    </w:div>
    <w:div w:id="2117826891">
      <w:bodyDiv w:val="1"/>
      <w:marLeft w:val="0"/>
      <w:marRight w:val="0"/>
      <w:marTop w:val="0"/>
      <w:marBottom w:val="0"/>
      <w:divBdr>
        <w:top w:val="none" w:sz="0" w:space="0" w:color="auto"/>
        <w:left w:val="none" w:sz="0" w:space="0" w:color="auto"/>
        <w:bottom w:val="none" w:sz="0" w:space="0" w:color="auto"/>
        <w:right w:val="none" w:sz="0" w:space="0" w:color="auto"/>
      </w:divBdr>
    </w:div>
    <w:div w:id="2120099624">
      <w:bodyDiv w:val="1"/>
      <w:marLeft w:val="0"/>
      <w:marRight w:val="0"/>
      <w:marTop w:val="0"/>
      <w:marBottom w:val="0"/>
      <w:divBdr>
        <w:top w:val="none" w:sz="0" w:space="0" w:color="auto"/>
        <w:left w:val="none" w:sz="0" w:space="0" w:color="auto"/>
        <w:bottom w:val="none" w:sz="0" w:space="0" w:color="auto"/>
        <w:right w:val="none" w:sz="0" w:space="0" w:color="auto"/>
      </w:divBdr>
    </w:div>
    <w:div w:id="2121605505">
      <w:bodyDiv w:val="1"/>
      <w:marLeft w:val="0"/>
      <w:marRight w:val="0"/>
      <w:marTop w:val="0"/>
      <w:marBottom w:val="0"/>
      <w:divBdr>
        <w:top w:val="none" w:sz="0" w:space="0" w:color="auto"/>
        <w:left w:val="none" w:sz="0" w:space="0" w:color="auto"/>
        <w:bottom w:val="none" w:sz="0" w:space="0" w:color="auto"/>
        <w:right w:val="none" w:sz="0" w:space="0" w:color="auto"/>
      </w:divBdr>
    </w:div>
    <w:div w:id="2121605862">
      <w:bodyDiv w:val="1"/>
      <w:marLeft w:val="0"/>
      <w:marRight w:val="0"/>
      <w:marTop w:val="0"/>
      <w:marBottom w:val="0"/>
      <w:divBdr>
        <w:top w:val="none" w:sz="0" w:space="0" w:color="auto"/>
        <w:left w:val="none" w:sz="0" w:space="0" w:color="auto"/>
        <w:bottom w:val="none" w:sz="0" w:space="0" w:color="auto"/>
        <w:right w:val="none" w:sz="0" w:space="0" w:color="auto"/>
      </w:divBdr>
    </w:div>
    <w:div w:id="2126918557">
      <w:bodyDiv w:val="1"/>
      <w:marLeft w:val="0"/>
      <w:marRight w:val="0"/>
      <w:marTop w:val="0"/>
      <w:marBottom w:val="0"/>
      <w:divBdr>
        <w:top w:val="none" w:sz="0" w:space="0" w:color="auto"/>
        <w:left w:val="none" w:sz="0" w:space="0" w:color="auto"/>
        <w:bottom w:val="none" w:sz="0" w:space="0" w:color="auto"/>
        <w:right w:val="none" w:sz="0" w:space="0" w:color="auto"/>
      </w:divBdr>
    </w:div>
    <w:div w:id="2128618658">
      <w:bodyDiv w:val="1"/>
      <w:marLeft w:val="0"/>
      <w:marRight w:val="0"/>
      <w:marTop w:val="0"/>
      <w:marBottom w:val="0"/>
      <w:divBdr>
        <w:top w:val="none" w:sz="0" w:space="0" w:color="auto"/>
        <w:left w:val="none" w:sz="0" w:space="0" w:color="auto"/>
        <w:bottom w:val="none" w:sz="0" w:space="0" w:color="auto"/>
        <w:right w:val="none" w:sz="0" w:space="0" w:color="auto"/>
      </w:divBdr>
    </w:div>
    <w:div w:id="2128773066">
      <w:bodyDiv w:val="1"/>
      <w:marLeft w:val="0"/>
      <w:marRight w:val="0"/>
      <w:marTop w:val="0"/>
      <w:marBottom w:val="0"/>
      <w:divBdr>
        <w:top w:val="none" w:sz="0" w:space="0" w:color="auto"/>
        <w:left w:val="none" w:sz="0" w:space="0" w:color="auto"/>
        <w:bottom w:val="none" w:sz="0" w:space="0" w:color="auto"/>
        <w:right w:val="none" w:sz="0" w:space="0" w:color="auto"/>
      </w:divBdr>
    </w:div>
    <w:div w:id="2133590482">
      <w:bodyDiv w:val="1"/>
      <w:marLeft w:val="0"/>
      <w:marRight w:val="0"/>
      <w:marTop w:val="0"/>
      <w:marBottom w:val="0"/>
      <w:divBdr>
        <w:top w:val="none" w:sz="0" w:space="0" w:color="auto"/>
        <w:left w:val="none" w:sz="0" w:space="0" w:color="auto"/>
        <w:bottom w:val="none" w:sz="0" w:space="0" w:color="auto"/>
        <w:right w:val="none" w:sz="0" w:space="0" w:color="auto"/>
      </w:divBdr>
    </w:div>
    <w:div w:id="2136941253">
      <w:bodyDiv w:val="1"/>
      <w:marLeft w:val="0"/>
      <w:marRight w:val="0"/>
      <w:marTop w:val="0"/>
      <w:marBottom w:val="0"/>
      <w:divBdr>
        <w:top w:val="none" w:sz="0" w:space="0" w:color="auto"/>
        <w:left w:val="none" w:sz="0" w:space="0" w:color="auto"/>
        <w:bottom w:val="none" w:sz="0" w:space="0" w:color="auto"/>
        <w:right w:val="none" w:sz="0" w:space="0" w:color="auto"/>
      </w:divBdr>
    </w:div>
    <w:div w:id="2137285508">
      <w:bodyDiv w:val="1"/>
      <w:marLeft w:val="0"/>
      <w:marRight w:val="0"/>
      <w:marTop w:val="0"/>
      <w:marBottom w:val="0"/>
      <w:divBdr>
        <w:top w:val="none" w:sz="0" w:space="0" w:color="auto"/>
        <w:left w:val="none" w:sz="0" w:space="0" w:color="auto"/>
        <w:bottom w:val="none" w:sz="0" w:space="0" w:color="auto"/>
        <w:right w:val="none" w:sz="0" w:space="0" w:color="auto"/>
      </w:divBdr>
    </w:div>
    <w:div w:id="2139642828">
      <w:bodyDiv w:val="1"/>
      <w:marLeft w:val="0"/>
      <w:marRight w:val="0"/>
      <w:marTop w:val="0"/>
      <w:marBottom w:val="0"/>
      <w:divBdr>
        <w:top w:val="none" w:sz="0" w:space="0" w:color="auto"/>
        <w:left w:val="none" w:sz="0" w:space="0" w:color="auto"/>
        <w:bottom w:val="none" w:sz="0" w:space="0" w:color="auto"/>
        <w:right w:val="none" w:sz="0" w:space="0" w:color="auto"/>
      </w:divBdr>
    </w:div>
    <w:div w:id="2140175334">
      <w:bodyDiv w:val="1"/>
      <w:marLeft w:val="0"/>
      <w:marRight w:val="0"/>
      <w:marTop w:val="0"/>
      <w:marBottom w:val="0"/>
      <w:divBdr>
        <w:top w:val="none" w:sz="0" w:space="0" w:color="auto"/>
        <w:left w:val="none" w:sz="0" w:space="0" w:color="auto"/>
        <w:bottom w:val="none" w:sz="0" w:space="0" w:color="auto"/>
        <w:right w:val="none" w:sz="0" w:space="0" w:color="auto"/>
      </w:divBdr>
    </w:div>
    <w:div w:id="2142262554">
      <w:bodyDiv w:val="1"/>
      <w:marLeft w:val="0"/>
      <w:marRight w:val="0"/>
      <w:marTop w:val="0"/>
      <w:marBottom w:val="0"/>
      <w:divBdr>
        <w:top w:val="none" w:sz="0" w:space="0" w:color="auto"/>
        <w:left w:val="none" w:sz="0" w:space="0" w:color="auto"/>
        <w:bottom w:val="none" w:sz="0" w:space="0" w:color="auto"/>
        <w:right w:val="none" w:sz="0" w:space="0" w:color="auto"/>
      </w:divBdr>
    </w:div>
    <w:div w:id="21429166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app.readcube.com/library/?style=American%20Psychological%20Association%207th%20edition+%7B%22language%22:%22en-US%22%7D" TargetMode="External"/><Relationship Id="rId299" Type="http://schemas.openxmlformats.org/officeDocument/2006/relationships/hyperlink" Target="https://app.readcube.com/library/?style=American%20Psychological%20Association%207th%20edition+%7B%22language%22:%22en-US%22%7D" TargetMode="External"/><Relationship Id="rId21" Type="http://schemas.openxmlformats.org/officeDocument/2006/relationships/hyperlink" Target="https://app.readcube.com/library/0a3c846c-7570-4913-bd72-3afd46468081/all?uuid=69504339673912&amp;item_ids=0a3c846c-7570-4913-bd72-3afd46468081:e1cf7dce-708e-4e17-a6bb-d392a6e4a512,0a3c846c-7570-4913-bd72-3afd46468081:388b5c1b-5698-4a4b-812f-405b41b205e2,0a3c846c-7570-4913-bd72-3afd46468081:79269b17-8860-441d-bb9e-2ad14c4a7142" TargetMode="External"/><Relationship Id="rId63" Type="http://schemas.openxmlformats.org/officeDocument/2006/relationships/hyperlink" Target="https://app.readcube.com/library/0a3c846c-7570-4913-bd72-3afd46468081/all?uuid=18752550349727093&amp;item_ids=0a3c846c-7570-4913-bd72-3afd46468081:9bd8c586-f281-4955-8f3c-6e51987088c3" TargetMode="External"/><Relationship Id="rId159" Type="http://schemas.openxmlformats.org/officeDocument/2006/relationships/hyperlink" Target="https://app.readcube.com/library/?style=American%20Psychological%20Association%207th%20edition+%7B%22language%22:%22en-US%22%7D" TargetMode="External"/><Relationship Id="rId324" Type="http://schemas.openxmlformats.org/officeDocument/2006/relationships/hyperlink" Target="https://doi.org/10.1371/journal.pone.0174035" TargetMode="External"/><Relationship Id="rId366" Type="http://schemas.openxmlformats.org/officeDocument/2006/relationships/hyperlink" Target="https://doi.org/10.3390/soc8030064" TargetMode="External"/><Relationship Id="rId170" Type="http://schemas.openxmlformats.org/officeDocument/2006/relationships/hyperlink" Target="https://app.readcube.com/library/?style=American%20Psychological%20Association%207th%20edition+%7B%22language%22:%22en-US%22%7D" TargetMode="External"/><Relationship Id="rId226" Type="http://schemas.openxmlformats.org/officeDocument/2006/relationships/hyperlink" Target="https://doi.org/10.1177/1948550617709827" TargetMode="External"/><Relationship Id="rId268" Type="http://schemas.openxmlformats.org/officeDocument/2006/relationships/hyperlink" Target="https://app.readcube.com/library/?style=American%20Psychological%20Association%207th%20edition+%7B%22language%22:%22en-US%22%7D" TargetMode="External"/><Relationship Id="rId32" Type="http://schemas.openxmlformats.org/officeDocument/2006/relationships/hyperlink" Target="https://app.readcube.com/library/c61b91da-fa6e-4348-80b6-c2428280b16a/all?uuid=864469152981495&amp;item_ids=c61b91da-fa6e-4348-80b6-c2428280b16a:186fe824-a832-409a-ba25-0d8aa0ee2418" TargetMode="External"/><Relationship Id="rId74" Type="http://schemas.openxmlformats.org/officeDocument/2006/relationships/hyperlink" Target="https://app.readcube.com/library/?style=American%20Psychological%20Association%207th%20edition+%7B%22language%22:%22en-US%22%7D" TargetMode="External"/><Relationship Id="rId128" Type="http://schemas.openxmlformats.org/officeDocument/2006/relationships/hyperlink" Target="https://app.readcube.com/library/?style=American%20Psychological%20Association%207th%20edition+%7B%22language%22:%22en-US%22%7D" TargetMode="External"/><Relationship Id="rId335" Type="http://schemas.openxmlformats.org/officeDocument/2006/relationships/hyperlink" Target="https://app.readcube.com/library/?style=American%20Psychological%20Association%207th%20edition+%7B%22language%22:%22en-US%22%7D" TargetMode="External"/><Relationship Id="rId377" Type="http://schemas.openxmlformats.org/officeDocument/2006/relationships/hyperlink" Target="https://app.readcube.com/library/?style=American%20Psychological%20Association%207th%20edition+%7B%22language%22:%22en-US%22%7D" TargetMode="External"/><Relationship Id="rId5" Type="http://schemas.openxmlformats.org/officeDocument/2006/relationships/webSettings" Target="webSettings.xml"/><Relationship Id="rId181" Type="http://schemas.openxmlformats.org/officeDocument/2006/relationships/hyperlink" Target="https://app.readcube.com/library/?style=American%20Psychological%20Association%207th%20edition+%7B%22language%22:%22en-US%22%7D" TargetMode="External"/><Relationship Id="rId237" Type="http://schemas.openxmlformats.org/officeDocument/2006/relationships/hyperlink" Target="https://app.readcube.com/library/?style=American%20Psychological%20Association%207th%20edition+%7B%22language%22:%22en-US%22%7D" TargetMode="External"/><Relationship Id="rId402" Type="http://schemas.openxmlformats.org/officeDocument/2006/relationships/hyperlink" Target="https://app.readcube.com/library/?style=American%20Psychological%20Association%207th%20edition+%7B%22language%22:%22en-US%22%7D" TargetMode="External"/><Relationship Id="rId279" Type="http://schemas.openxmlformats.org/officeDocument/2006/relationships/hyperlink" Target="https://app.readcube.com/library/?style=American%20Psychological%20Association%207th%20edition+%7B%22language%22:%22en-US%22%7D" TargetMode="External"/><Relationship Id="rId43" Type="http://schemas.openxmlformats.org/officeDocument/2006/relationships/hyperlink" Target="https://app.readcube.com/library/c61b91da-fa6e-4348-80b6-c2428280b16a/all?uuid=25935863814607596&amp;item_ids=c61b91da-fa6e-4348-80b6-c2428280b16a:6cdbeb0a-44c2-4e66-9bf5-1a1dd28578d7" TargetMode="External"/><Relationship Id="rId139" Type="http://schemas.openxmlformats.org/officeDocument/2006/relationships/hyperlink" Target="https://app.readcube.com/library/?style=American%20Psychological%20Association%207th%20edition+%7B%22language%22:%22en-US%22%7D" TargetMode="External"/><Relationship Id="rId290" Type="http://schemas.openxmlformats.org/officeDocument/2006/relationships/hyperlink" Target="https://app.readcube.com/library/?style=American%20Psychological%20Association%207th%20edition+%7B%22language%22:%22en-US%22%7D" TargetMode="External"/><Relationship Id="rId304" Type="http://schemas.openxmlformats.org/officeDocument/2006/relationships/hyperlink" Target="https://doi.org/10.1016/j.obhdp.2015.04.001" TargetMode="External"/><Relationship Id="rId346" Type="http://schemas.openxmlformats.org/officeDocument/2006/relationships/hyperlink" Target="https://app.readcube.com/library/?style=American%20Psychological%20Association%207th%20edition+%7B%22language%22:%22en-US%22%7D" TargetMode="External"/><Relationship Id="rId388" Type="http://schemas.openxmlformats.org/officeDocument/2006/relationships/hyperlink" Target="https://doi.org/10.1093/ser/mwu030" TargetMode="External"/><Relationship Id="rId85" Type="http://schemas.openxmlformats.org/officeDocument/2006/relationships/hyperlink" Target="https://doi.org/10.1016/j.joep.2005.09.002" TargetMode="External"/><Relationship Id="rId150" Type="http://schemas.openxmlformats.org/officeDocument/2006/relationships/hyperlink" Target="https://app.readcube.com/library/?style=American%20Psychological%20Association%207th%20edition+%7B%22language%22:%22en-US%22%7D" TargetMode="External"/><Relationship Id="rId192" Type="http://schemas.openxmlformats.org/officeDocument/2006/relationships/hyperlink" Target="https://app.readcube.com/library/?style=American%20Psychological%20Association%207th%20edition+%7B%22language%22:%22en-US%22%7D" TargetMode="External"/><Relationship Id="rId206" Type="http://schemas.openxmlformats.org/officeDocument/2006/relationships/hyperlink" Target="https://app.readcube.com/library/?style=American%20Psychological%20Association%207th%20edition+%7B%22language%22:%22en-US%22%7D" TargetMode="External"/><Relationship Id="rId413" Type="http://schemas.openxmlformats.org/officeDocument/2006/relationships/hyperlink" Target="https://app.readcube.com/library/?style=American%20Psychological%20Association%207th%20edition+%7B%22language%22:%22en-US%22%7D" TargetMode="External"/><Relationship Id="rId248" Type="http://schemas.openxmlformats.org/officeDocument/2006/relationships/hyperlink" Target="https://doi.org/10.1111/spol.12366" TargetMode="External"/><Relationship Id="rId12" Type="http://schemas.openxmlformats.org/officeDocument/2006/relationships/hyperlink" Target="https://app.readcube.com/library/0a3c846c-7570-4913-bd72-3afd46468081/all?uuid=17032313512702424&amp;item_ids=0a3c846c-7570-4913-bd72-3afd46468081:5cc6cd8e-9784-4936-b989-e74ab81455d3" TargetMode="External"/><Relationship Id="rId108" Type="http://schemas.openxmlformats.org/officeDocument/2006/relationships/hyperlink" Target="https://app.readcube.com/library/?style=American%20Psychological%20Association%207th%20edition+%7B%22language%22:%22en-US%22%7D" TargetMode="External"/><Relationship Id="rId315" Type="http://schemas.openxmlformats.org/officeDocument/2006/relationships/hyperlink" Target="https://app.readcube.com/library/?style=American%20Psychological%20Association%207th%20edition+%7B%22language%22:%22en-US%22%7D" TargetMode="External"/><Relationship Id="rId357" Type="http://schemas.openxmlformats.org/officeDocument/2006/relationships/hyperlink" Target="https://app.readcube.com/library/?style=American%20Psychological%20Association%207th%20edition+%7B%22language%22:%22en-US%22%7D" TargetMode="External"/><Relationship Id="rId54" Type="http://schemas.openxmlformats.org/officeDocument/2006/relationships/image" Target="media/image2.jpeg"/><Relationship Id="rId96" Type="http://schemas.openxmlformats.org/officeDocument/2006/relationships/hyperlink" Target="https://app.readcube.com/library/?style=American%20Psychological%20Association%207th%20edition+%7B%22language%22:%22en-US%22%7D" TargetMode="External"/><Relationship Id="rId161" Type="http://schemas.openxmlformats.org/officeDocument/2006/relationships/hyperlink" Target="https://doi.org/10.4067/s0718-090x2013000200003" TargetMode="External"/><Relationship Id="rId217" Type="http://schemas.openxmlformats.org/officeDocument/2006/relationships/hyperlink" Target="https://app.readcube.com/library/?style=American%20Psychological%20Association%207th%20edition+%7B%22language%22:%22en-US%22%7D" TargetMode="External"/><Relationship Id="rId399" Type="http://schemas.openxmlformats.org/officeDocument/2006/relationships/hyperlink" Target="https://app.readcube.com/library/?style=American%20Psychological%20Association%207th%20edition+%7B%22language%22:%22en-US%22%7D" TargetMode="External"/><Relationship Id="rId259" Type="http://schemas.openxmlformats.org/officeDocument/2006/relationships/hyperlink" Target="https://app.readcube.com/library/?style=American%20Psychological%20Association%207th%20edition+%7B%22language%22:%22en-US%22%7D" TargetMode="External"/><Relationship Id="rId23" Type="http://schemas.openxmlformats.org/officeDocument/2006/relationships/hyperlink" Target="https://app.readcube.com/library/c61b91da-fa6e-4348-80b6-c2428280b16a/all?uuid=8869693220076843&amp;item_ids=c61b91da-fa6e-4348-80b6-c2428280b16a:5b2491db-b30c-4f58-ab39-c2c7471d3c9c,c61b91da-fa6e-4348-80b6-c2428280b16a:6a9141c6-6628-4444-8af4-2a3e13440629" TargetMode="External"/><Relationship Id="rId119" Type="http://schemas.openxmlformats.org/officeDocument/2006/relationships/hyperlink" Target="https://app.readcube.com/library/?style=American%20Psychological%20Association%207th%20edition+%7B%22language%22:%22en-US%22%7D" TargetMode="External"/><Relationship Id="rId270" Type="http://schemas.openxmlformats.org/officeDocument/2006/relationships/hyperlink" Target="https://doi.org/10.2307/2096095" TargetMode="External"/><Relationship Id="rId326" Type="http://schemas.openxmlformats.org/officeDocument/2006/relationships/hyperlink" Target="https://doi.org/10.1371/journal.pone.0174035" TargetMode="External"/><Relationship Id="rId65" Type="http://schemas.openxmlformats.org/officeDocument/2006/relationships/hyperlink" Target="https://app.readcube.com/library/0a3c846c-7570-4913-bd72-3afd46468081/all?uuid=3867172252540053&amp;item_ids=0a3c846c-7570-4913-bd72-3afd46468081:a5fe0957-21b3-4f66-991b-a1b55320ca5a&amp;options=%7B%22items%22%3A%7B%220a3c846c-7570-4913-bd72-3afd46468081%3Aa5fe0957-21b3-4f66-991b-a1b55320ca5a%22%3A%7B%22suppressAuthor%22%3Atrue%7D%7D%7D" TargetMode="External"/><Relationship Id="rId130" Type="http://schemas.openxmlformats.org/officeDocument/2006/relationships/hyperlink" Target="https://app.readcube.com/library/?style=American%20Psychological%20Association%207th%20edition+%7B%22language%22:%22en-US%22%7D" TargetMode="External"/><Relationship Id="rId368" Type="http://schemas.openxmlformats.org/officeDocument/2006/relationships/hyperlink" Target="https://doi.org/10.1093/ser/mwy051" TargetMode="External"/><Relationship Id="rId172" Type="http://schemas.openxmlformats.org/officeDocument/2006/relationships/hyperlink" Target="https://www.researchgate.net/profile/Francisco_Olivos/publication/268810509_Redistribucion_e_impuestos_un_analisis_desde_la_opinion_publica/links/547df1200cf241dc99925f23/Redistribucion-e-impuestos-un-analisis-desde-la-opinion-publica.pdf?origin=publicati" TargetMode="External"/><Relationship Id="rId228" Type="http://schemas.openxmlformats.org/officeDocument/2006/relationships/hyperlink" Target="https://doi.org/10.1177/1948550617709827" TargetMode="External"/><Relationship Id="rId281" Type="http://schemas.openxmlformats.org/officeDocument/2006/relationships/hyperlink" Target="https://app.readcube.com/library/?style=American%20Psychological%20Association%207th%20edition+%7B%22language%22:%22en-US%22%7D" TargetMode="External"/><Relationship Id="rId337" Type="http://schemas.openxmlformats.org/officeDocument/2006/relationships/hyperlink" Target="https://app.readcube.com/library/?style=American%20Psychological%20Association%207th%20edition+%7B%22language%22:%22en-US%22%7D" TargetMode="External"/><Relationship Id="rId34" Type="http://schemas.openxmlformats.org/officeDocument/2006/relationships/hyperlink" Target="https://app.readcube.com/library/c61b91da-fa6e-4348-80b6-c2428280b16a/all?uuid=7348855248403767&amp;item_ids=c61b91da-fa6e-4348-80b6-c2428280b16a:186fe824-a832-409a-ba25-0d8aa0ee2418" TargetMode="External"/><Relationship Id="rId76" Type="http://schemas.openxmlformats.org/officeDocument/2006/relationships/hyperlink" Target="https://app.readcube.com/library/?style=American%20Psychological%20Association%207th%20edition+%7B%22language%22:%22en-US%22%7D" TargetMode="External"/><Relationship Id="rId141" Type="http://schemas.openxmlformats.org/officeDocument/2006/relationships/hyperlink" Target="https://app.readcube.com/library/?style=American%20Psychological%20Association%207th%20edition+%7B%22language%22:%22en-US%22%7D" TargetMode="External"/><Relationship Id="rId379" Type="http://schemas.openxmlformats.org/officeDocument/2006/relationships/hyperlink" Target="https://app.readcube.com/library/?style=American%20Psychological%20Association%207th%20edition+%7B%22language%22:%22en-US%22%7D" TargetMode="External"/><Relationship Id="rId7" Type="http://schemas.openxmlformats.org/officeDocument/2006/relationships/endnotes" Target="endnotes.xml"/><Relationship Id="rId183" Type="http://schemas.openxmlformats.org/officeDocument/2006/relationships/hyperlink" Target="https://app.readcube.com/library/?style=American%20Psychological%20Association%207th%20edition+%7B%22language%22:%22en-US%22%7D" TargetMode="External"/><Relationship Id="rId239" Type="http://schemas.openxmlformats.org/officeDocument/2006/relationships/hyperlink" Target="https://app.readcube.com/library/?style=American%20Psychological%20Association%207th%20edition+%7B%22language%22:%22en-US%22%7D" TargetMode="External"/><Relationship Id="rId390" Type="http://schemas.openxmlformats.org/officeDocument/2006/relationships/hyperlink" Target="https://app.readcube.com/library/?style=American%20Psychological%20Association%207th%20edition+%7B%22language%22:%22en-US%22%7D" TargetMode="External"/><Relationship Id="rId404" Type="http://schemas.openxmlformats.org/officeDocument/2006/relationships/hyperlink" Target="https://doi.org/10.1038/30918" TargetMode="External"/><Relationship Id="rId250" Type="http://schemas.openxmlformats.org/officeDocument/2006/relationships/hyperlink" Target="https://doi.org/10.1037/met0000167" TargetMode="External"/><Relationship Id="rId292" Type="http://schemas.openxmlformats.org/officeDocument/2006/relationships/hyperlink" Target="https://doi.org/10.48550/arxiv.1011.6640" TargetMode="External"/><Relationship Id="rId306" Type="http://schemas.openxmlformats.org/officeDocument/2006/relationships/hyperlink" Target="https://app.readcube.com/library/?style=American%20Psychological%20Association%207th%20edition+%7B%22language%22:%22en-US%22%7D" TargetMode="External"/><Relationship Id="rId45" Type="http://schemas.openxmlformats.org/officeDocument/2006/relationships/hyperlink" Target="https://app.readcube.com/library/c61b91da-fa6e-4348-80b6-c2428280b16a/all?uuid=8114781050958585&amp;item_ids=c61b91da-fa6e-4348-80b6-c2428280b16a:691c37aa-f093-419e-8e63-8282f1e41cb8,c61b91da-fa6e-4348-80b6-c2428280b16a:51ed21cc-a44d-4599-a03e-e56caf0146ea" TargetMode="External"/><Relationship Id="rId87" Type="http://schemas.openxmlformats.org/officeDocument/2006/relationships/hyperlink" Target="https://app.readcube.com/library/?style=American%20Psychological%20Association%207th%20edition+%7B%22language%22:%22en-US%22%7D" TargetMode="External"/><Relationship Id="rId110" Type="http://schemas.openxmlformats.org/officeDocument/2006/relationships/hyperlink" Target="https://doi.org/10.1080/14616696.2020.1836669/suppl_file/reus_a_1836669_sm3224.docx" TargetMode="External"/><Relationship Id="rId348" Type="http://schemas.openxmlformats.org/officeDocument/2006/relationships/hyperlink" Target="https://doi.org/10.1787/9789264246010-en" TargetMode="External"/><Relationship Id="rId152" Type="http://schemas.openxmlformats.org/officeDocument/2006/relationships/hyperlink" Target="https://app.readcube.com/library/?style=American%20Psychological%20Association%207th%20edition+%7B%22language%22:%22en-US%22%7D" TargetMode="External"/><Relationship Id="rId194" Type="http://schemas.openxmlformats.org/officeDocument/2006/relationships/hyperlink" Target="https://doi.org/10.1007/s10888-020-09471-6" TargetMode="External"/><Relationship Id="rId208" Type="http://schemas.openxmlformats.org/officeDocument/2006/relationships/hyperlink" Target="https://doi.org/10.1016/b978-0-444-59428-0.00014-x" TargetMode="External"/><Relationship Id="rId415" Type="http://schemas.openxmlformats.org/officeDocument/2006/relationships/hyperlink" Target="https://app.readcube.com/library/?style=American%20Psychological%20Association%207th%20edition+%7B%22language%22:%22en-US%22%7D" TargetMode="External"/><Relationship Id="rId261" Type="http://schemas.openxmlformats.org/officeDocument/2006/relationships/hyperlink" Target="https://app.readcube.com/library/?style=American%20Psychological%20Association%207th%20edition+%7B%22language%22:%22en-US%22%7D" TargetMode="External"/><Relationship Id="rId14" Type="http://schemas.openxmlformats.org/officeDocument/2006/relationships/hyperlink" Target="https://app.readcube.com/library/0a3c846c-7570-4913-bd72-3afd46468081/all?uuid=04454265816106384&amp;item_ids=0a3c846c-7570-4913-bd72-3afd46468081:58670b37-6695-45f3-a2c7-64c950fb52df" TargetMode="External"/><Relationship Id="rId56" Type="http://schemas.openxmlformats.org/officeDocument/2006/relationships/image" Target="media/image4.jpg"/><Relationship Id="rId317" Type="http://schemas.openxmlformats.org/officeDocument/2006/relationships/hyperlink" Target="https://app.readcube.com/library/?style=American%20Psychological%20Association%207th%20edition+%7B%22language%22:%22en-US%22%7D" TargetMode="External"/><Relationship Id="rId359" Type="http://schemas.openxmlformats.org/officeDocument/2006/relationships/hyperlink" Target="https://app.readcube.com/library/?style=American%20Psychological%20Association%207th%20edition+%7B%22language%22:%22en-US%22%7D" TargetMode="External"/><Relationship Id="rId98" Type="http://schemas.openxmlformats.org/officeDocument/2006/relationships/hyperlink" Target="https://app.readcube.com/library/?style=American%20Psychological%20Association%207th%20edition+%7B%22language%22:%22en-US%22%7D" TargetMode="External"/><Relationship Id="rId121" Type="http://schemas.openxmlformats.org/officeDocument/2006/relationships/hyperlink" Target="https://doi.org/10.1038/s43586-021-00055-w" TargetMode="External"/><Relationship Id="rId163" Type="http://schemas.openxmlformats.org/officeDocument/2006/relationships/hyperlink" Target="https://app.readcube.com/library/?style=American%20Psychological%20Association%207th%20edition+%7B%22language%22:%22en-US%22%7D" TargetMode="External"/><Relationship Id="rId219" Type="http://schemas.openxmlformats.org/officeDocument/2006/relationships/hyperlink" Target="https://app.readcube.com/library/?style=American%20Psychological%20Association%207th%20edition+%7B%22language%22:%22en-US%22%7D" TargetMode="External"/><Relationship Id="rId370" Type="http://schemas.openxmlformats.org/officeDocument/2006/relationships/hyperlink" Target="https://app.readcube.com/library/?style=American%20Psychological%20Association%207th%20edition+%7B%22language%22:%22en-US%22%7D" TargetMode="External"/><Relationship Id="rId230" Type="http://schemas.openxmlformats.org/officeDocument/2006/relationships/hyperlink" Target="https://app.readcube.com/library/?style=American%20Psychological%20Association%207th%20edition+%7B%22language%22:%22en-US%22%7D" TargetMode="External"/><Relationship Id="rId25" Type="http://schemas.openxmlformats.org/officeDocument/2006/relationships/hyperlink" Target="https://app.readcube.com/library/0a3c846c-7570-4913-bd72-3afd46468081/all?uuid=12405919009234356&amp;item_ids=0a3c846c-7570-4913-bd72-3afd46468081:5cc6cd8e-9784-4936-b989-e74ab81455d3&amp;options=%7B%22items%22%3A%7B%220a3c846c-7570-4913-bd72-3afd46468081%3A5cc6cd8e-9784-4936-b989-e74ab81455d3%22%3A%7B%22prefix%22%3A%22e.g.%22%7D%7D%7D" TargetMode="External"/><Relationship Id="rId67" Type="http://schemas.openxmlformats.org/officeDocument/2006/relationships/hyperlink" Target="https://app.readcube.com/library/?style=American%20Psychological%20Association%207th%20edition+%7B%22language%22:%22en-US%22%7D" TargetMode="External"/><Relationship Id="rId272" Type="http://schemas.openxmlformats.org/officeDocument/2006/relationships/hyperlink" Target="https://app.readcube.com/library/?style=American%20Psychological%20Association%207th%20edition+%7B%22language%22:%22en-US%22%7D" TargetMode="External"/><Relationship Id="rId328" Type="http://schemas.openxmlformats.org/officeDocument/2006/relationships/hyperlink" Target="https://doi.org/10.1037/met0000255" TargetMode="External"/><Relationship Id="rId132" Type="http://schemas.openxmlformats.org/officeDocument/2006/relationships/hyperlink" Target="https://app.readcube.com/library/?style=American%20Psychological%20Association%207th%20edition+%7B%22language%22:%22en-US%22%7D" TargetMode="External"/><Relationship Id="rId174" Type="http://schemas.openxmlformats.org/officeDocument/2006/relationships/hyperlink" Target="https://www.researchgate.net/profile/Francisco_Olivos/publication/268810509_Redistribucion_e_impuestos_un_analisis_desde_la_opinion_publica/links/547df1200cf241dc99925f23/Redistribucion-e-impuestos-un-analisis-desde-la-opinion-publica.pdf?origin=publicati" TargetMode="External"/><Relationship Id="rId381" Type="http://schemas.openxmlformats.org/officeDocument/2006/relationships/hyperlink" Target="https://app.readcube.com/library/?style=American%20Psychological%20Association%207th%20edition+%7B%22language%22:%22en-US%22%7D" TargetMode="External"/><Relationship Id="rId241" Type="http://schemas.openxmlformats.org/officeDocument/2006/relationships/hyperlink" Target="https://app.readcube.com/library/?style=American%20Psychological%20Association%207th%20edition+%7B%22language%22:%22en-US%22%7D" TargetMode="External"/><Relationship Id="rId36" Type="http://schemas.openxmlformats.org/officeDocument/2006/relationships/hyperlink" Target="https://app.readcube.com/library/c61b91da-fa6e-4348-80b6-c2428280b16a/all?uuid=39834875817245774&amp;item_ids=c61b91da-fa6e-4348-80b6-c2428280b16a:77902d13-3eed-470a-a4fc-1d0e839ca6bb" TargetMode="External"/><Relationship Id="rId283" Type="http://schemas.openxmlformats.org/officeDocument/2006/relationships/hyperlink" Target="https://app.readcube.com/library/?style=American%20Psychological%20Association%207th%20edition+%7B%22language%22:%22en-US%22%7D" TargetMode="External"/><Relationship Id="rId339" Type="http://schemas.openxmlformats.org/officeDocument/2006/relationships/hyperlink" Target="https://app.readcube.com/library/?style=American%20Psychological%20Association%207th%20edition+%7B%22language%22:%22en-US%22%7D" TargetMode="External"/><Relationship Id="rId78" Type="http://schemas.openxmlformats.org/officeDocument/2006/relationships/hyperlink" Target="https://app.readcube.com/library/?style=American%20Psychological%20Association%207th%20edition+%7B%22language%22:%22en-US%22%7D" TargetMode="External"/><Relationship Id="rId101" Type="http://schemas.openxmlformats.org/officeDocument/2006/relationships/hyperlink" Target="https://app.readcube.com/library/?style=American%20Psychological%20Association%207th%20edition+%7B%22language%22:%22en-US%22%7D" TargetMode="External"/><Relationship Id="rId143" Type="http://schemas.openxmlformats.org/officeDocument/2006/relationships/hyperlink" Target="https://doi.org/10.1007/s11211-011-0144-5" TargetMode="External"/><Relationship Id="rId185" Type="http://schemas.openxmlformats.org/officeDocument/2006/relationships/hyperlink" Target="https://app.readcube.com/library/?style=American%20Psychological%20Association%207th%20edition+%7B%22language%22:%22en-US%22%7D" TargetMode="External"/><Relationship Id="rId350" Type="http://schemas.openxmlformats.org/officeDocument/2006/relationships/hyperlink" Target="https://app.readcube.com/library/?style=American%20Psychological%20Association%207th%20edition+%7B%22language%22:%22en-US%22%7D" TargetMode="External"/><Relationship Id="rId406" Type="http://schemas.openxmlformats.org/officeDocument/2006/relationships/hyperlink" Target="https://app.readcube.com/library/?style=American%20Psychological%20Association%207th%20edition+%7B%22language%22:%22en-US%22%7D" TargetMode="External"/><Relationship Id="rId9" Type="http://schemas.openxmlformats.org/officeDocument/2006/relationships/hyperlink" Target="https://app.readcube.com/library/0a3c846c-7570-4913-bd72-3afd46468081/all?uuid=4724733487559969&amp;item_ids=0a3c846c-7570-4913-bd72-3afd46468081:a5fe0957-21b3-4f66-991b-a1b55320ca5a&amp;options=%7B%22items%22%3A%7B%220a3c846c-7570-4913-bd72-3afd46468081%3Aa5fe0957-21b3-4f66-991b-a1b55320ca5a%22%3A%7B%22suppressAuthor%22%3Atrue%7D%7D%7D" TargetMode="External"/><Relationship Id="rId210" Type="http://schemas.openxmlformats.org/officeDocument/2006/relationships/hyperlink" Target="https://app.readcube.com/library/?style=American%20Psychological%20Association%207th%20edition+%7B%22language%22:%22en-US%22%7D" TargetMode="External"/><Relationship Id="rId392" Type="http://schemas.openxmlformats.org/officeDocument/2006/relationships/hyperlink" Target="https://app.readcube.com/library/?style=American%20Psychological%20Association%207th%20edition+%7B%22language%22:%22en-US%22%7D" TargetMode="External"/><Relationship Id="rId252" Type="http://schemas.openxmlformats.org/officeDocument/2006/relationships/hyperlink" Target="https://app.readcube.com/library/?style=American%20Psychological%20Association%207th%20edition+%7B%22language%22:%22en-US%22%7D" TargetMode="External"/><Relationship Id="rId294" Type="http://schemas.openxmlformats.org/officeDocument/2006/relationships/hyperlink" Target="https://app.readcube.com/library/?style=American%20Psychological%20Association%207th%20edition+%7B%22language%22:%22en-US%22%7D" TargetMode="External"/><Relationship Id="rId308" Type="http://schemas.openxmlformats.org/officeDocument/2006/relationships/hyperlink" Target="https://app.readcube.com/library/?style=American%20Psychological%20Association%207th%20edition+%7B%22language%22:%22en-US%22%7D" TargetMode="External"/><Relationship Id="rId47" Type="http://schemas.openxmlformats.org/officeDocument/2006/relationships/hyperlink" Target="https://app.readcube.com/library/c61b91da-fa6e-4348-80b6-c2428280b16a/all?uuid=6468295483749602&amp;item_ids=c61b91da-fa6e-4348-80b6-c2428280b16a:f31b5001-2e73-49ee-9a91-383651b2a48e" TargetMode="External"/><Relationship Id="rId89" Type="http://schemas.openxmlformats.org/officeDocument/2006/relationships/hyperlink" Target="https://app.readcube.com/library/?style=American%20Psychological%20Association%207th%20edition+%7B%22language%22:%22en-US%22%7D" TargetMode="External"/><Relationship Id="rId112" Type="http://schemas.openxmlformats.org/officeDocument/2006/relationships/hyperlink" Target="https://app.readcube.com/library/?style=American%20Psychological%20Association%207th%20edition+%7B%22language%22:%22en-US%22%7D" TargetMode="External"/><Relationship Id="rId154" Type="http://schemas.openxmlformats.org/officeDocument/2006/relationships/hyperlink" Target="https://app.readcube.com/library/?style=American%20Psychological%20Association%207th%20edition+%7B%22language%22:%22en-US%22%7D" TargetMode="External"/><Relationship Id="rId361" Type="http://schemas.openxmlformats.org/officeDocument/2006/relationships/hyperlink" Target="https://app.readcube.com/library/?style=American%20Psychological%20Association%207th%20edition+%7B%22language%22:%22en-US%22%7D" TargetMode="External"/><Relationship Id="rId196" Type="http://schemas.openxmlformats.org/officeDocument/2006/relationships/hyperlink" Target="https://doi.org/10.3390/psych3030032" TargetMode="External"/><Relationship Id="rId417" Type="http://schemas.openxmlformats.org/officeDocument/2006/relationships/hyperlink" Target="https://doi.org/10.1016/j.jenvp.2020.101433" TargetMode="External"/><Relationship Id="rId16" Type="http://schemas.openxmlformats.org/officeDocument/2006/relationships/hyperlink" Target="https://app.readcube.com/library/0a3c846c-7570-4913-bd72-3afd46468081/all?uuid=0550601070114457&amp;item_ids=0a3c846c-7570-4913-bd72-3afd46468081:a5fe0957-21b3-4f66-991b-a1b55320ca5a" TargetMode="External"/><Relationship Id="rId221" Type="http://schemas.openxmlformats.org/officeDocument/2006/relationships/hyperlink" Target="https://app.readcube.com/library/?style=American%20Psychological%20Association%207th%20edition+%7B%22language%22:%22en-US%22%7D" TargetMode="External"/><Relationship Id="rId263" Type="http://schemas.openxmlformats.org/officeDocument/2006/relationships/hyperlink" Target="https://app.readcube.com/library/?style=American%20Psychological%20Association%207th%20edition+%7B%22language%22:%22en-US%22%7D" TargetMode="External"/><Relationship Id="rId319" Type="http://schemas.openxmlformats.org/officeDocument/2006/relationships/hyperlink" Target="https://app.readcube.com/library/?style=American%20Psychological%20Association%207th%20edition+%7B%22language%22:%22en-US%22%7D" TargetMode="External"/><Relationship Id="rId58" Type="http://schemas.openxmlformats.org/officeDocument/2006/relationships/image" Target="media/image6.jpeg"/><Relationship Id="rId123" Type="http://schemas.openxmlformats.org/officeDocument/2006/relationships/hyperlink" Target="https://app.readcube.com/library/?style=American%20Psychological%20Association%207th%20edition+%7B%22language%22:%22en-US%22%7D" TargetMode="External"/><Relationship Id="rId330" Type="http://schemas.openxmlformats.org/officeDocument/2006/relationships/hyperlink" Target="https://app.readcube.com/library/?style=American%20Psychological%20Association%207th%20edition+%7B%22language%22:%22en-US%22%7D" TargetMode="External"/><Relationship Id="rId165" Type="http://schemas.openxmlformats.org/officeDocument/2006/relationships/hyperlink" Target="https://app.readcube.com/library/?style=American%20Psychological%20Association%207th%20edition+%7B%22language%22:%22en-US%22%7D" TargetMode="External"/><Relationship Id="rId372" Type="http://schemas.openxmlformats.org/officeDocument/2006/relationships/hyperlink" Target="https://app.readcube.com/library/?style=American%20Psychological%20Association%207th%20edition+%7B%22language%22:%22en-US%22%7D" TargetMode="External"/><Relationship Id="rId232" Type="http://schemas.openxmlformats.org/officeDocument/2006/relationships/hyperlink" Target="https://app.readcube.com/library/?style=American%20Psychological%20Association%207th%20edition+%7B%22language%22:%22en-US%22%7D" TargetMode="External"/><Relationship Id="rId274" Type="http://schemas.openxmlformats.org/officeDocument/2006/relationships/hyperlink" Target="https://app.readcube.com/library/?style=American%20Psychological%20Association%207th%20edition+%7B%22language%22:%22en-US%22%7D" TargetMode="External"/><Relationship Id="rId27" Type="http://schemas.microsoft.com/office/2011/relationships/commentsExtended" Target="commentsExtended.xml"/><Relationship Id="rId69" Type="http://schemas.openxmlformats.org/officeDocument/2006/relationships/hyperlink" Target="https://doi.org/10.1163/156913308x263238" TargetMode="External"/><Relationship Id="rId134" Type="http://schemas.openxmlformats.org/officeDocument/2006/relationships/hyperlink" Target="https://app.readcube.com/library/?style=American%20Psychological%20Association%207th%20edition+%7B%22language%22:%22en-US%22%7D" TargetMode="External"/><Relationship Id="rId80" Type="http://schemas.openxmlformats.org/officeDocument/2006/relationships/hyperlink" Target="https://app.readcube.com/library/?style=American%20Psychological%20Association%207th%20edition+%7B%22language%22:%22en-US%22%7D" TargetMode="External"/><Relationship Id="rId176" Type="http://schemas.openxmlformats.org/officeDocument/2006/relationships/hyperlink" Target="https://app.readcube.com/library/?style=American%20Psychological%20Association%207th%20edition+%7B%22language%22:%22en-US%22%7D" TargetMode="External"/><Relationship Id="rId341" Type="http://schemas.openxmlformats.org/officeDocument/2006/relationships/hyperlink" Target="https://app.readcube.com/library/?style=American%20Psychological%20Association%207th%20edition+%7B%22language%22:%22en-US%22%7D" TargetMode="External"/><Relationship Id="rId383" Type="http://schemas.openxmlformats.org/officeDocument/2006/relationships/hyperlink" Target="https://app.readcube.com/library/?style=American%20Psychological%20Association%207th%20edition+%7B%22language%22:%22en-US%22%7D" TargetMode="External"/><Relationship Id="rId201" Type="http://schemas.openxmlformats.org/officeDocument/2006/relationships/hyperlink" Target="https://app.readcube.com/library/?style=American%20Psychological%20Association%207th%20edition+%7B%22language%22:%22en-US%22%7D" TargetMode="External"/><Relationship Id="rId243" Type="http://schemas.openxmlformats.org/officeDocument/2006/relationships/hyperlink" Target="https://app.readcube.com/library/?style=American%20Psychological%20Association%207th%20edition+%7B%22language%22:%22en-US%22%7D" TargetMode="External"/><Relationship Id="rId285" Type="http://schemas.openxmlformats.org/officeDocument/2006/relationships/hyperlink" Target="https://app.readcube.com/library/?style=American%20Psychological%20Association%207th%20edition+%7B%22language%22:%22en-US%22%7D" TargetMode="External"/><Relationship Id="rId17" Type="http://schemas.openxmlformats.org/officeDocument/2006/relationships/hyperlink" Target="https://app.readcube.com/library/c61b91da-fa6e-4348-80b6-c2428280b16a/all?uuid=7750609497223262&amp;item_ids=c61b91da-fa6e-4348-80b6-c2428280b16a:a2c9eb4c-32c5-4fe3-9d5b-27c5022c4699" TargetMode="External"/><Relationship Id="rId38" Type="http://schemas.openxmlformats.org/officeDocument/2006/relationships/hyperlink" Target="https://app.readcube.com/library/c61b91da-fa6e-4348-80b6-c2428280b16a/all?uuid=1775512692080482&amp;item_ids=c61b91da-fa6e-4348-80b6-c2428280b16a:550aa465-5f0f-4470-a077-401b8c815afe" TargetMode="External"/><Relationship Id="rId59" Type="http://schemas.openxmlformats.org/officeDocument/2006/relationships/image" Target="media/image7.jpeg"/><Relationship Id="rId103" Type="http://schemas.openxmlformats.org/officeDocument/2006/relationships/hyperlink" Target="https://app.readcube.com/library/?style=American%20Psychological%20Association%207th%20edition+%7B%22language%22:%22en-US%22%7D" TargetMode="External"/><Relationship Id="rId124" Type="http://schemas.openxmlformats.org/officeDocument/2006/relationships/hyperlink" Target="https://app.readcube.com/library/?style=American%20Psychological%20Association%207th%20edition+%7B%22language%22:%22en-US%22%7D" TargetMode="External"/><Relationship Id="rId310" Type="http://schemas.openxmlformats.org/officeDocument/2006/relationships/hyperlink" Target="https://doi.org/10.1177/1065912913485441" TargetMode="External"/><Relationship Id="rId70" Type="http://schemas.openxmlformats.org/officeDocument/2006/relationships/hyperlink" Target="https://app.readcube.com/library/?style=American%20Psychological%20Association%207th%20edition+%7B%22language%22:%22en-US%22%7D" TargetMode="External"/><Relationship Id="rId91" Type="http://schemas.openxmlformats.org/officeDocument/2006/relationships/hyperlink" Target="https://app.readcube.com/library/?style=American%20Psychological%20Association%207th%20edition+%7B%22language%22:%22en-US%22%7D" TargetMode="External"/><Relationship Id="rId145" Type="http://schemas.openxmlformats.org/officeDocument/2006/relationships/hyperlink" Target="https://app.readcube.com/library/?style=American%20Psychological%20Association%207th%20edition+%7B%22language%22:%22en-US%22%7D" TargetMode="External"/><Relationship Id="rId166" Type="http://schemas.openxmlformats.org/officeDocument/2006/relationships/hyperlink" Target="https://app.readcube.com/library/?style=American%20Psychological%20Association%207th%20edition+%7B%22language%22:%22en-US%22%7D" TargetMode="External"/><Relationship Id="rId187" Type="http://schemas.openxmlformats.org/officeDocument/2006/relationships/hyperlink" Target="https://app.readcube.com/library/?style=American%20Psychological%20Association%207th%20edition+%7B%22language%22:%22en-US%22%7D" TargetMode="External"/><Relationship Id="rId331" Type="http://schemas.openxmlformats.org/officeDocument/2006/relationships/hyperlink" Target="https://app.readcube.com/library/?style=American%20Psychological%20Association%207th%20edition+%7B%22language%22:%22en-US%22%7D" TargetMode="External"/><Relationship Id="rId352" Type="http://schemas.openxmlformats.org/officeDocument/2006/relationships/hyperlink" Target="https://app.readcube.com/library/?style=American%20Psychological%20Association%207th%20edition+%7B%22language%22:%22en-US%22%7D" TargetMode="External"/><Relationship Id="rId373" Type="http://schemas.openxmlformats.org/officeDocument/2006/relationships/hyperlink" Target="https://app.readcube.com/library/?style=American%20Psychological%20Association%207th%20edition+%7B%22language%22:%22en-US%22%7D" TargetMode="External"/><Relationship Id="rId394" Type="http://schemas.openxmlformats.org/officeDocument/2006/relationships/hyperlink" Target="https://doi.org/10.1111/ssqu.13269" TargetMode="External"/><Relationship Id="rId408" Type="http://schemas.openxmlformats.org/officeDocument/2006/relationships/hyperlink" Target="https://app.readcube.com/library/?style=American%20Psychological%20Association%207th%20edition+%7B%22language%22:%22en-US%22%7D" TargetMode="External"/><Relationship Id="rId1" Type="http://schemas.openxmlformats.org/officeDocument/2006/relationships/customXml" Target="../customXml/item1.xml"/><Relationship Id="rId212" Type="http://schemas.openxmlformats.org/officeDocument/2006/relationships/hyperlink" Target="https://app.readcube.com/library/?style=American%20Psychological%20Association%207th%20edition+%7B%22language%22:%22en-US%22%7D" TargetMode="External"/><Relationship Id="rId233" Type="http://schemas.openxmlformats.org/officeDocument/2006/relationships/hyperlink" Target="https://app.readcube.com/library/?style=American%20Psychological%20Association%207th%20edition+%7B%22language%22:%22en-US%22%7D" TargetMode="External"/><Relationship Id="rId254" Type="http://schemas.openxmlformats.org/officeDocument/2006/relationships/hyperlink" Target="https://app.readcube.com/library/?style=American%20Psychological%20Association%207th%20edition+%7B%22language%22:%22en-US%22%7D" TargetMode="External"/><Relationship Id="rId28" Type="http://schemas.microsoft.com/office/2016/09/relationships/commentsIds" Target="commentsIds.xml"/><Relationship Id="rId49" Type="http://schemas.openxmlformats.org/officeDocument/2006/relationships/hyperlink" Target="https://app.readcube.com/library/c61b91da-fa6e-4348-80b6-c2428280b16a/all?uuid=20619109603165808&amp;item_ids=c61b91da-fa6e-4348-80b6-c2428280b16a:c44c186e-58c2-421b-947c-788ff1d19e21" TargetMode="External"/><Relationship Id="rId114" Type="http://schemas.openxmlformats.org/officeDocument/2006/relationships/hyperlink" Target="https://app.readcube.com/library/?style=American%20Psychological%20Association%207th%20edition+%7B%22language%22:%22en-US%22%7D" TargetMode="External"/><Relationship Id="rId275" Type="http://schemas.openxmlformats.org/officeDocument/2006/relationships/hyperlink" Target="https://app.readcube.com/library/?style=American%20Psychological%20Association%207th%20edition+%7B%22language%22:%22en-US%22%7D" TargetMode="External"/><Relationship Id="rId296" Type="http://schemas.openxmlformats.org/officeDocument/2006/relationships/hyperlink" Target="https://app.readcube.com/library/?style=American%20Psychological%20Association%207th%20edition+%7B%22language%22:%22en-US%22%7D" TargetMode="External"/><Relationship Id="rId300" Type="http://schemas.openxmlformats.org/officeDocument/2006/relationships/hyperlink" Target="https://app.readcube.com/library/?style=American%20Psychological%20Association%207th%20edition+%7B%22language%22:%22en-US%22%7D" TargetMode="External"/><Relationship Id="rId60" Type="http://schemas.openxmlformats.org/officeDocument/2006/relationships/hyperlink" Target="https://app.readcube.com/library/c61b91da-fa6e-4348-80b6-c2428280b16a/all?uuid=6044635386436841&amp;item_ids=c61b91da-fa6e-4348-80b6-c2428280b16a:362898b1-8cf2-4cf7-a649-7ab58198bce5" TargetMode="External"/><Relationship Id="rId81" Type="http://schemas.openxmlformats.org/officeDocument/2006/relationships/hyperlink" Target="https://app.readcube.com/library/?style=American%20Psychological%20Association%207th%20edition+%7B%22language%22:%22en-US%22%7D" TargetMode="External"/><Relationship Id="rId135" Type="http://schemas.openxmlformats.org/officeDocument/2006/relationships/hyperlink" Target="https://app.readcube.com/library/?style=American%20Psychological%20Association%207th%20edition+%7B%22language%22:%22en-US%22%7D" TargetMode="External"/><Relationship Id="rId156" Type="http://schemas.openxmlformats.org/officeDocument/2006/relationships/hyperlink" Target="https://app.readcube.com/library/?style=American%20Psychological%20Association%207th%20edition+%7B%22language%22:%22en-US%22%7D" TargetMode="External"/><Relationship Id="rId177" Type="http://schemas.openxmlformats.org/officeDocument/2006/relationships/hyperlink" Target="https://app.readcube.com/library/?style=American%20Psychological%20Association%207th%20edition+%7B%22language%22:%22en-US%22%7D" TargetMode="External"/><Relationship Id="rId198" Type="http://schemas.openxmlformats.org/officeDocument/2006/relationships/hyperlink" Target="https://app.readcube.com/library/?style=American%20Psychological%20Association%207th%20edition+%7B%22language%22:%22en-US%22%7D" TargetMode="External"/><Relationship Id="rId321" Type="http://schemas.openxmlformats.org/officeDocument/2006/relationships/hyperlink" Target="https://app.readcube.com/library/?style=American%20Psychological%20Association%207th%20edition+%7B%22language%22:%22en-US%22%7D" TargetMode="External"/><Relationship Id="rId342" Type="http://schemas.openxmlformats.org/officeDocument/2006/relationships/hyperlink" Target="https://app.readcube.com/library/?style=American%20Psychological%20Association%207th%20edition+%7B%22language%22:%22en-US%22%7D" TargetMode="External"/><Relationship Id="rId363" Type="http://schemas.openxmlformats.org/officeDocument/2006/relationships/hyperlink" Target="https://app.readcube.com/library/?style=American%20Psychological%20Association%207th%20edition+%7B%22language%22:%22en-US%22%7D" TargetMode="External"/><Relationship Id="rId384" Type="http://schemas.openxmlformats.org/officeDocument/2006/relationships/hyperlink" Target="https://app.readcube.com/library/?style=American%20Psychological%20Association%207th%20edition+%7B%22language%22:%22en-US%22%7D" TargetMode="External"/><Relationship Id="rId419" Type="http://schemas.openxmlformats.org/officeDocument/2006/relationships/footer" Target="footer1.xml"/><Relationship Id="rId202" Type="http://schemas.openxmlformats.org/officeDocument/2006/relationships/hyperlink" Target="https://doi.org/10.3758/s13428-020-01500-6" TargetMode="External"/><Relationship Id="rId223" Type="http://schemas.openxmlformats.org/officeDocument/2006/relationships/hyperlink" Target="https://app.readcube.com/library/?style=American%20Psychological%20Association%207th%20edition+%7B%22language%22:%22en-US%22%7D" TargetMode="External"/><Relationship Id="rId244" Type="http://schemas.openxmlformats.org/officeDocument/2006/relationships/hyperlink" Target="https://app.readcube.com/library/?style=American%20Psychological%20Association%207th%20edition+%7B%22language%22:%22en-US%22%7D" TargetMode="External"/><Relationship Id="rId18" Type="http://schemas.openxmlformats.org/officeDocument/2006/relationships/hyperlink" Target="https://app.readcube.com/library/c61b91da-fa6e-4348-80b6-c2428280b16a/all?uuid=10305090434413755&amp;item_ids=c61b91da-fa6e-4348-80b6-c2428280b16a:5b2491db-b30c-4f58-ab39-c2c7471d3c9c" TargetMode="External"/><Relationship Id="rId39" Type="http://schemas.openxmlformats.org/officeDocument/2006/relationships/hyperlink" Target="https://app.readcube.com/library/c61b91da-fa6e-4348-80b6-c2428280b16a/all?uuid=9192213999687137&amp;item_ids=c61b91da-fa6e-4348-80b6-c2428280b16a:186fe824-a832-409a-ba25-0d8aa0ee2418" TargetMode="External"/><Relationship Id="rId265" Type="http://schemas.openxmlformats.org/officeDocument/2006/relationships/hyperlink" Target="https://app.readcube.com/library/?style=American%20Psychological%20Association%207th%20edition+%7B%22language%22:%22en-US%22%7D" TargetMode="External"/><Relationship Id="rId286" Type="http://schemas.openxmlformats.org/officeDocument/2006/relationships/hyperlink" Target="https://app.readcube.com/library/?style=American%20Psychological%20Association%207th%20edition+%7B%22language%22:%22en-US%22%7D" TargetMode="External"/><Relationship Id="rId50" Type="http://schemas.openxmlformats.org/officeDocument/2006/relationships/hyperlink" Target="https://app.readcube.com/library/c61b91da-fa6e-4348-80b6-c2428280b16a/all?uuid=1433391247500294&amp;item_ids=c61b91da-fa6e-4348-80b6-c2428280b16a:beaa49c8-6603-48e3-8da0-cca3fd1409e2,c61b91da-fa6e-4348-80b6-c2428280b16a:0d9f414f-85ed-4098-861a-8ea098347d45,c61b91da-fa6e-4348-80b6-c2428280b16a:574a0554-d381-4420-a643-6c3e698d1d13" TargetMode="External"/><Relationship Id="rId104" Type="http://schemas.openxmlformats.org/officeDocument/2006/relationships/hyperlink" Target="https://app.readcube.com/library/?style=American%20Psychological%20Association%207th%20edition+%7B%22language%22:%22en-US%22%7D" TargetMode="External"/><Relationship Id="rId125" Type="http://schemas.openxmlformats.org/officeDocument/2006/relationships/hyperlink" Target="https://app.readcube.com/library/?style=American%20Psychological%20Association%207th%20edition+%7B%22language%22:%22en-US%22%7D" TargetMode="External"/><Relationship Id="rId146" Type="http://schemas.openxmlformats.org/officeDocument/2006/relationships/hyperlink" Target="https://app.readcube.com/library/?style=American%20Psychological%20Association%207th%20edition+%7B%22language%22:%22en-US%22%7D" TargetMode="External"/><Relationship Id="rId167" Type="http://schemas.openxmlformats.org/officeDocument/2006/relationships/hyperlink" Target="https://doi.org/10.4067/s0718-22282012000100007" TargetMode="External"/><Relationship Id="rId188" Type="http://schemas.openxmlformats.org/officeDocument/2006/relationships/hyperlink" Target="https://doi.org/10.1093/biomet/asn034" TargetMode="External"/><Relationship Id="rId311" Type="http://schemas.openxmlformats.org/officeDocument/2006/relationships/hyperlink" Target="https://app.readcube.com/library/?style=American%20Psychological%20Association%207th%20edition+%7B%22language%22:%22en-US%22%7D" TargetMode="External"/><Relationship Id="rId332" Type="http://schemas.openxmlformats.org/officeDocument/2006/relationships/hyperlink" Target="https://app.readcube.com/library/?style=American%20Psychological%20Association%207th%20edition+%7B%22language%22:%22en-US%22%7D" TargetMode="External"/><Relationship Id="rId353" Type="http://schemas.openxmlformats.org/officeDocument/2006/relationships/hyperlink" Target="https://app.readcube.com/library/?style=American%20Psychological%20Association%207th%20edition+%7B%22language%22:%22en-US%22%7D" TargetMode="External"/><Relationship Id="rId374" Type="http://schemas.openxmlformats.org/officeDocument/2006/relationships/hyperlink" Target="https://doi.org/10.1016/j.socnet.2010.03.006" TargetMode="External"/><Relationship Id="rId395" Type="http://schemas.openxmlformats.org/officeDocument/2006/relationships/hyperlink" Target="https://app.readcube.com/library/?style=American%20Psychological%20Association%207th%20edition+%7B%22language%22:%22en-US%22%7D" TargetMode="External"/><Relationship Id="rId409" Type="http://schemas.openxmlformats.org/officeDocument/2006/relationships/hyperlink" Target="https://doi.org/10.1515/9783110868944.239" TargetMode="External"/><Relationship Id="rId71" Type="http://schemas.openxmlformats.org/officeDocument/2006/relationships/hyperlink" Target="https://app.readcube.com/library/?style=American%20Psychological%20Association%207th%20edition+%7B%22language%22:%22en-US%22%7D" TargetMode="External"/><Relationship Id="rId92" Type="http://schemas.openxmlformats.org/officeDocument/2006/relationships/hyperlink" Target="https://app.readcube.com/library/?style=American%20Psychological%20Association%207th%20edition+%7B%22language%22:%22en-US%22%7D" TargetMode="External"/><Relationship Id="rId213" Type="http://schemas.openxmlformats.org/officeDocument/2006/relationships/hyperlink" Target="https://app.readcube.com/library/?style=American%20Psychological%20Association%207th%20edition+%7B%22language%22:%22en-US%22%7D" TargetMode="External"/><Relationship Id="rId234" Type="http://schemas.openxmlformats.org/officeDocument/2006/relationships/hyperlink" Target="https://doi.org/10.1080/1047840x.2018.1537246" TargetMode="External"/><Relationship Id="rId420" Type="http://schemas.openxmlformats.org/officeDocument/2006/relationships/fontTable" Target="fontTable.xml"/><Relationship Id="rId2" Type="http://schemas.openxmlformats.org/officeDocument/2006/relationships/numbering" Target="numbering.xml"/><Relationship Id="rId29" Type="http://schemas.microsoft.com/office/2018/08/relationships/commentsExtensible" Target="commentsExtensible.xml"/><Relationship Id="rId255" Type="http://schemas.openxmlformats.org/officeDocument/2006/relationships/hyperlink" Target="https://app.readcube.com/library/?style=American%20Psychological%20Association%207th%20edition+%7B%22language%22:%22en-US%22%7D" TargetMode="External"/><Relationship Id="rId276" Type="http://schemas.openxmlformats.org/officeDocument/2006/relationships/hyperlink" Target="https://doi.org/10.1111/j.1540-6237.2010.00738.x" TargetMode="External"/><Relationship Id="rId297" Type="http://schemas.openxmlformats.org/officeDocument/2006/relationships/hyperlink" Target="https://app.readcube.com/library/?style=American%20Psychological%20Association%207th%20edition+%7B%22language%22:%22en-US%22%7D" TargetMode="External"/><Relationship Id="rId40" Type="http://schemas.openxmlformats.org/officeDocument/2006/relationships/hyperlink" Target="https://app.readcube.com/library/c61b91da-fa6e-4348-80b6-c2428280b16a/all?uuid=2480883739724158&amp;item_ids=c61b91da-fa6e-4348-80b6-c2428280b16a:a4a20871-770b-4cbb-ba37-8545687a2fc8" TargetMode="External"/><Relationship Id="rId115" Type="http://schemas.openxmlformats.org/officeDocument/2006/relationships/hyperlink" Target="https://doi.org/10.1037/met0000476" TargetMode="External"/><Relationship Id="rId136" Type="http://schemas.openxmlformats.org/officeDocument/2006/relationships/hyperlink" Target="https://app.readcube.com/library/?style=American%20Psychological%20Association%207th%20edition+%7B%22language%22:%22en-US%22%7D" TargetMode="External"/><Relationship Id="rId157" Type="http://schemas.openxmlformats.org/officeDocument/2006/relationships/hyperlink" Target="https://app.readcube.com/library/?style=American%20Psychological%20Association%207th%20edition+%7B%22language%22:%22en-US%22%7D" TargetMode="External"/><Relationship Id="rId178" Type="http://schemas.openxmlformats.org/officeDocument/2006/relationships/hyperlink" Target="https://app.readcube.com/library/?style=American%20Psychological%20Association%207th%20edition+%7B%22language%22:%22en-US%22%7D" TargetMode="External"/><Relationship Id="rId301" Type="http://schemas.openxmlformats.org/officeDocument/2006/relationships/hyperlink" Target="https://app.readcube.com/library/?style=American%20Psychological%20Association%207th%20edition+%7B%22language%22:%22en-US%22%7D" TargetMode="External"/><Relationship Id="rId322" Type="http://schemas.openxmlformats.org/officeDocument/2006/relationships/hyperlink" Target="https://doi.org/10.1111/bjso.12326" TargetMode="External"/><Relationship Id="rId343" Type="http://schemas.openxmlformats.org/officeDocument/2006/relationships/hyperlink" Target="https://app.readcube.com/library/?style=American%20Psychological%20Association%207th%20edition+%7B%22language%22:%22en-US%22%7D" TargetMode="External"/><Relationship Id="rId364" Type="http://schemas.openxmlformats.org/officeDocument/2006/relationships/hyperlink" Target="https://doi.org/10.1086/261013" TargetMode="External"/><Relationship Id="rId61" Type="http://schemas.openxmlformats.org/officeDocument/2006/relationships/hyperlink" Target="https://app.readcube.com/library/c61b91da-fa6e-4348-80b6-c2428280b16a/all?uuid=6069034170605213&amp;item_ids=c61b91da-fa6e-4348-80b6-c2428280b16a:7a99534d-1a13-4396-a198-0e335690a73e" TargetMode="External"/><Relationship Id="rId82" Type="http://schemas.openxmlformats.org/officeDocument/2006/relationships/hyperlink" Target="https://app.readcube.com/library/?style=American%20Psychological%20Association%207th%20edition+%7B%22language%22:%22en-US%22%7D" TargetMode="External"/><Relationship Id="rId199" Type="http://schemas.openxmlformats.org/officeDocument/2006/relationships/hyperlink" Target="https://app.readcube.com/library/?style=American%20Psychological%20Association%207th%20edition+%7B%22language%22:%22en-US%22%7D" TargetMode="External"/><Relationship Id="rId203" Type="http://schemas.openxmlformats.org/officeDocument/2006/relationships/hyperlink" Target="https://doi.org/10.3758/s13428-020-01500-6" TargetMode="External"/><Relationship Id="rId385" Type="http://schemas.openxmlformats.org/officeDocument/2006/relationships/hyperlink" Target="https://app.readcube.com/library/?style=American%20Psychological%20Association%207th%20edition+%7B%22language%22:%22en-US%22%7D" TargetMode="External"/><Relationship Id="rId19" Type="http://schemas.openxmlformats.org/officeDocument/2006/relationships/hyperlink" Target="https://app.readcube.com/library/c61b91da-fa6e-4348-80b6-c2428280b16a/all?uuid=05727287349164689&amp;item_ids=c61b91da-fa6e-4348-80b6-c2428280b16a:12564573-44ed-454b-a58b-80c7e2932eec" TargetMode="External"/><Relationship Id="rId224" Type="http://schemas.openxmlformats.org/officeDocument/2006/relationships/hyperlink" Target="https://app.readcube.com/library/?style=American%20Psychological%20Association%207th%20edition+%7B%22language%22:%22en-US%22%7D" TargetMode="External"/><Relationship Id="rId245" Type="http://schemas.openxmlformats.org/officeDocument/2006/relationships/hyperlink" Target="https://app.readcube.com/library/?style=American%20Psychological%20Association%207th%20edition+%7B%22language%22:%22en-US%22%7D" TargetMode="External"/><Relationship Id="rId266" Type="http://schemas.openxmlformats.org/officeDocument/2006/relationships/hyperlink" Target="https://app.readcube.com/library/?style=American%20Psychological%20Association%207th%20edition+%7B%22language%22:%22en-US%22%7D" TargetMode="External"/><Relationship Id="rId287" Type="http://schemas.openxmlformats.org/officeDocument/2006/relationships/hyperlink" Target="https://app.readcube.com/library/?style=American%20Psychological%20Association%207th%20edition+%7B%22language%22:%22en-US%22%7D" TargetMode="External"/><Relationship Id="rId410" Type="http://schemas.openxmlformats.org/officeDocument/2006/relationships/hyperlink" Target="https://app.readcube.com/library/?style=American%20Psychological%20Association%207th%20edition+%7B%22language%22:%22en-US%22%7D" TargetMode="External"/><Relationship Id="rId30" Type="http://schemas.openxmlformats.org/officeDocument/2006/relationships/hyperlink" Target="https://app.readcube.com/library/c61b91da-fa6e-4348-80b6-c2428280b16a/all?uuid=2137697942083273&amp;item_ids=c61b91da-fa6e-4348-80b6-c2428280b16a:c44c186e-58c2-421b-947c-788ff1d19e21" TargetMode="External"/><Relationship Id="rId105" Type="http://schemas.openxmlformats.org/officeDocument/2006/relationships/hyperlink" Target="https://doi.org/10.1177/1866802x1500700304" TargetMode="External"/><Relationship Id="rId126" Type="http://schemas.openxmlformats.org/officeDocument/2006/relationships/hyperlink" Target="https://app.readcube.com/library/?style=American%20Psychological%20Association%207th%20edition+%7B%22language%22:%22en-US%22%7D" TargetMode="External"/><Relationship Id="rId147" Type="http://schemas.openxmlformats.org/officeDocument/2006/relationships/hyperlink" Target="https://app.readcube.com/library/?style=American%20Psychological%20Association%207th%20edition+%7B%22language%22:%22en-US%22%7D" TargetMode="External"/><Relationship Id="rId168" Type="http://schemas.openxmlformats.org/officeDocument/2006/relationships/hyperlink" Target="https://app.readcube.com/library/?style=American%20Psychological%20Association%207th%20edition+%7B%22language%22:%22en-US%22%7D" TargetMode="External"/><Relationship Id="rId312" Type="http://schemas.openxmlformats.org/officeDocument/2006/relationships/hyperlink" Target="https://app.readcube.com/library/?style=American%20Psychological%20Association%207th%20edition+%7B%22language%22:%22en-US%22%7D" TargetMode="External"/><Relationship Id="rId333" Type="http://schemas.openxmlformats.org/officeDocument/2006/relationships/hyperlink" Target="https://app.readcube.com/library/?style=American%20Psychological%20Association%207th%20edition+%7B%22language%22:%22en-US%22%7D" TargetMode="External"/><Relationship Id="rId354" Type="http://schemas.openxmlformats.org/officeDocument/2006/relationships/hyperlink" Target="https://doi.org/10.1146/annurev.so.07.080181.000333" TargetMode="External"/><Relationship Id="rId51" Type="http://schemas.openxmlformats.org/officeDocument/2006/relationships/hyperlink" Target="https://app.readcube.com/library/c61b91da-fa6e-4348-80b6-c2428280b16a/all?uuid=28754249195863624&amp;item_ids=c61b91da-fa6e-4348-80b6-c2428280b16a:beaa49c8-6603-48e3-8da0-cca3fd1409e2" TargetMode="External"/><Relationship Id="rId72" Type="http://schemas.openxmlformats.org/officeDocument/2006/relationships/hyperlink" Target="https://app.readcube.com/library/?style=American%20Psychological%20Association%207th%20edition+%7B%22language%22:%22en-US%22%7D" TargetMode="External"/><Relationship Id="rId93" Type="http://schemas.openxmlformats.org/officeDocument/2006/relationships/hyperlink" Target="https://doi.org/10.38178/07183089/0003210505" TargetMode="External"/><Relationship Id="rId189" Type="http://schemas.openxmlformats.org/officeDocument/2006/relationships/hyperlink" Target="https://app.readcube.com/library/?style=American%20Psychological%20Association%207th%20edition+%7B%22language%22:%22en-US%22%7D" TargetMode="External"/><Relationship Id="rId375" Type="http://schemas.openxmlformats.org/officeDocument/2006/relationships/hyperlink" Target="https://app.readcube.com/library/?style=American%20Psychological%20Association%207th%20edition+%7B%22language%22:%22en-US%22%7D" TargetMode="External"/><Relationship Id="rId396" Type="http://schemas.openxmlformats.org/officeDocument/2006/relationships/hyperlink" Target="https://app.readcube.com/library/?style=American%20Psychological%20Association%207th%20edition+%7B%22language%22:%22en-US%22%7D" TargetMode="External"/><Relationship Id="rId3" Type="http://schemas.openxmlformats.org/officeDocument/2006/relationships/styles" Target="styles.xml"/><Relationship Id="rId214" Type="http://schemas.openxmlformats.org/officeDocument/2006/relationships/hyperlink" Target="https://doi.org/10.1038/s41598-019-43033-9" TargetMode="External"/><Relationship Id="rId235" Type="http://schemas.openxmlformats.org/officeDocument/2006/relationships/hyperlink" Target="https://app.readcube.com/library/?style=American%20Psychological%20Association%207th%20edition+%7B%22language%22:%22en-US%22%7D" TargetMode="External"/><Relationship Id="rId256" Type="http://schemas.openxmlformats.org/officeDocument/2006/relationships/hyperlink" Target="https://doi.org/10.1080/00273171.2018.1454823" TargetMode="External"/><Relationship Id="rId277" Type="http://schemas.openxmlformats.org/officeDocument/2006/relationships/hyperlink" Target="https://app.readcube.com/library/?style=American%20Psychological%20Association%207th%20edition+%7B%22language%22:%22en-US%22%7D" TargetMode="External"/><Relationship Id="rId298" Type="http://schemas.openxmlformats.org/officeDocument/2006/relationships/hyperlink" Target="https://doi.org/10.3389/fsoc.2022.806458" TargetMode="External"/><Relationship Id="rId400" Type="http://schemas.openxmlformats.org/officeDocument/2006/relationships/hyperlink" Target="https://doi.org/10.1016/j.jesp.2021.104279" TargetMode="External"/><Relationship Id="rId421" Type="http://schemas.microsoft.com/office/2011/relationships/people" Target="people.xml"/><Relationship Id="rId116" Type="http://schemas.openxmlformats.org/officeDocument/2006/relationships/hyperlink" Target="https://app.readcube.com/library/?style=American%20Psychological%20Association%207th%20edition+%7B%22language%22:%22en-US%22%7D" TargetMode="External"/><Relationship Id="rId137" Type="http://schemas.openxmlformats.org/officeDocument/2006/relationships/hyperlink" Target="https://doi.org/10.38178/cep.vi113.449" TargetMode="External"/><Relationship Id="rId158" Type="http://schemas.openxmlformats.org/officeDocument/2006/relationships/hyperlink" Target="https://app.readcube.com/library/?style=American%20Psychological%20Association%207th%20edition+%7B%22language%22:%22en-US%22%7D" TargetMode="External"/><Relationship Id="rId302" Type="http://schemas.openxmlformats.org/officeDocument/2006/relationships/hyperlink" Target="https://app.readcube.com/library/?style=American%20Psychological%20Association%207th%20edition+%7B%22language%22:%22en-US%22%7D" TargetMode="External"/><Relationship Id="rId323" Type="http://schemas.openxmlformats.org/officeDocument/2006/relationships/hyperlink" Target="https://app.readcube.com/library/?style=American%20Psychological%20Association%207th%20edition+%7B%22language%22:%22en-US%22%7D" TargetMode="External"/><Relationship Id="rId344" Type="http://schemas.openxmlformats.org/officeDocument/2006/relationships/hyperlink" Target="https://doi.org/10.1017/s0003975613000209" TargetMode="External"/><Relationship Id="rId20" Type="http://schemas.openxmlformats.org/officeDocument/2006/relationships/hyperlink" Target="https://app.readcube.com/library/0a3c846c-7570-4913-bd72-3afd46468081/all?uuid=9375798723153361&amp;item_ids=0a3c846c-7570-4913-bd72-3afd46468081:2d93587f-9510-4e10-b201-fde8c4b1b3a7,0a3c846c-7570-4913-bd72-3afd46468081:9aab537e-96b0-4c30-9d67-7516a018194f,0a3c846c-7570-4913-bd72-3afd46468081:421437b9-406d-4b60-b96d-48904371aa9e" TargetMode="External"/><Relationship Id="rId41" Type="http://schemas.openxmlformats.org/officeDocument/2006/relationships/hyperlink" Target="https://app.readcube.com/library/c61b91da-fa6e-4348-80b6-c2428280b16a/all?uuid=851535391795713&amp;item_ids=c61b91da-fa6e-4348-80b6-c2428280b16a:7e9f389c-5340-492d-a5e2-3ff0bb120d9e" TargetMode="External"/><Relationship Id="rId62" Type="http://schemas.openxmlformats.org/officeDocument/2006/relationships/hyperlink" Target="https://app.readcube.com/library/c61b91da-fa6e-4348-80b6-c2428280b16a/all?uuid=30886843230459027&amp;item_ids=c61b91da-fa6e-4348-80b6-c2428280b16a:6a9141c6-6628-4444-8af4-2a3e13440629,c61b91da-fa6e-4348-80b6-c2428280b16a:e5df995a-5b3c-4248-922e-78ca10ebdc1d,c61b91da-fa6e-4348-80b6-c2428280b16a:cbee107f-f476-44cf-ac6c-c76e7fb5ee99" TargetMode="External"/><Relationship Id="rId83" Type="http://schemas.openxmlformats.org/officeDocument/2006/relationships/hyperlink" Target="https://app.readcube.com/library/?style=American%20Psychological%20Association%207th%20edition+%7B%22language%22:%22en-US%22%7D" TargetMode="External"/><Relationship Id="rId179" Type="http://schemas.openxmlformats.org/officeDocument/2006/relationships/hyperlink" Target="https://app.readcube.com/library/?style=American%20Psychological%20Association%207th%20edition+%7B%22language%22:%22en-US%22%7D" TargetMode="External"/><Relationship Id="rId365" Type="http://schemas.openxmlformats.org/officeDocument/2006/relationships/hyperlink" Target="https://app.readcube.com/library/?style=American%20Psychological%20Association%207th%20edition+%7B%22language%22:%22en-US%22%7D" TargetMode="External"/><Relationship Id="rId386" Type="http://schemas.openxmlformats.org/officeDocument/2006/relationships/hyperlink" Target="https://doi.org/10.1371/journal.pone.0208241" TargetMode="External"/><Relationship Id="rId190" Type="http://schemas.openxmlformats.org/officeDocument/2006/relationships/hyperlink" Target="https://app.readcube.com/library/?style=American%20Psychological%20Association%207th%20edition+%7B%22language%22:%22en-US%22%7D" TargetMode="External"/><Relationship Id="rId204" Type="http://schemas.openxmlformats.org/officeDocument/2006/relationships/hyperlink" Target="https://doi.org/10.3758/s13428-020-01500-6" TargetMode="External"/><Relationship Id="rId225" Type="http://schemas.openxmlformats.org/officeDocument/2006/relationships/hyperlink" Target="https://app.readcube.com/library/?style=American%20Psychological%20Association%207th%20edition+%7B%22language%22:%22en-US%22%7D" TargetMode="External"/><Relationship Id="rId246" Type="http://schemas.openxmlformats.org/officeDocument/2006/relationships/hyperlink" Target="https://app.readcube.com/library/?style=American%20Psychological%20Association%207th%20edition+%7B%22language%22:%22en-US%22%7D" TargetMode="External"/><Relationship Id="rId267" Type="http://schemas.openxmlformats.org/officeDocument/2006/relationships/hyperlink" Target="https://app.readcube.com/library/?style=American%20Psychological%20Association%207th%20edition+%7B%22language%22:%22en-US%22%7D" TargetMode="External"/><Relationship Id="rId288" Type="http://schemas.openxmlformats.org/officeDocument/2006/relationships/hyperlink" Target="http://www.jstor.org/stable/2111433" TargetMode="External"/><Relationship Id="rId411" Type="http://schemas.openxmlformats.org/officeDocument/2006/relationships/hyperlink" Target="https://doi.org/10.1111/spol.12192" TargetMode="External"/><Relationship Id="rId106" Type="http://schemas.openxmlformats.org/officeDocument/2006/relationships/hyperlink" Target="https://app.readcube.com/library/?style=American%20Psychological%20Association%207th%20edition+%7B%22language%22:%22en-US%22%7D" TargetMode="External"/><Relationship Id="rId127" Type="http://schemas.openxmlformats.org/officeDocument/2006/relationships/hyperlink" Target="https://doi.org/10.1037/abn0000446" TargetMode="External"/><Relationship Id="rId313" Type="http://schemas.openxmlformats.org/officeDocument/2006/relationships/hyperlink" Target="https://app.readcube.com/library/?style=American%20Psychological%20Association%207th%20edition+%7B%22language%22:%22en-US%22%7D" TargetMode="External"/><Relationship Id="rId10" Type="http://schemas.openxmlformats.org/officeDocument/2006/relationships/hyperlink" Target="https://app.readcube.com/library/0a3c846c-7570-4913-bd72-3afd46468081/all?uuid=04375106187447264&amp;item_ids=0a3c846c-7570-4913-bd72-3afd46468081:7ef40926-f133-44c1-a745-d26fb8eb1d2a" TargetMode="External"/><Relationship Id="rId31" Type="http://schemas.openxmlformats.org/officeDocument/2006/relationships/hyperlink" Target="https://app.readcube.com/library/0a3c846c-7570-4913-bd72-3afd46468081/all?uuid=4957971161410403&amp;item_ids=0a3c846c-7570-4913-bd72-3afd46468081:55247836-2119-4954-9b7e-8624e750a156" TargetMode="External"/><Relationship Id="rId52" Type="http://schemas.openxmlformats.org/officeDocument/2006/relationships/image" Target="media/image1.JPG"/><Relationship Id="rId73" Type="http://schemas.openxmlformats.org/officeDocument/2006/relationships/hyperlink" Target="https://app.readcube.com/library/?style=American%20Psychological%20Association%207th%20edition+%7B%22language%22:%22en-US%22%7D" TargetMode="External"/><Relationship Id="rId94" Type="http://schemas.openxmlformats.org/officeDocument/2006/relationships/hyperlink" Target="https://app.readcube.com/library/?style=American%20Psychological%20Association%207th%20edition+%7B%22language%22:%22en-US%22%7D" TargetMode="External"/><Relationship Id="rId148" Type="http://schemas.openxmlformats.org/officeDocument/2006/relationships/hyperlink" Target="https://app.readcube.com/library/?style=American%20Psychological%20Association%207th%20edition+%7B%22language%22:%22en-US%22%7D" TargetMode="External"/><Relationship Id="rId169" Type="http://schemas.openxmlformats.org/officeDocument/2006/relationships/hyperlink" Target="https://app.readcube.com/library/?style=American%20Psychological%20Association%207th%20edition+%7B%22language%22:%22en-US%22%7D" TargetMode="External"/><Relationship Id="rId334" Type="http://schemas.openxmlformats.org/officeDocument/2006/relationships/hyperlink" Target="https://doi.org/10.1177/0001699305053768" TargetMode="External"/><Relationship Id="rId355" Type="http://schemas.openxmlformats.org/officeDocument/2006/relationships/hyperlink" Target="https://app.readcube.com/library/?style=American%20Psychological%20Association%207th%20edition+%7B%22language%22:%22en-US%22%7D" TargetMode="External"/><Relationship Id="rId376" Type="http://schemas.openxmlformats.org/officeDocument/2006/relationships/hyperlink" Target="https://doi.org/10.1177/000312240607100305" TargetMode="External"/><Relationship Id="rId397" Type="http://schemas.openxmlformats.org/officeDocument/2006/relationships/hyperlink" Target="https://app.readcube.com/library/?style=American%20Psychological%20Association%207th%20edition+%7B%22language%22:%22en-US%22%7D" TargetMode="External"/><Relationship Id="rId4" Type="http://schemas.openxmlformats.org/officeDocument/2006/relationships/settings" Target="settings.xml"/><Relationship Id="rId180" Type="http://schemas.openxmlformats.org/officeDocument/2006/relationships/hyperlink" Target="https://app.readcube.com/library/?style=American%20Psychological%20Association%207th%20edition+%7B%22language%22:%22en-US%22%7D" TargetMode="External"/><Relationship Id="rId215" Type="http://schemas.openxmlformats.org/officeDocument/2006/relationships/hyperlink" Target="https://app.readcube.com/library/?style=American%20Psychological%20Association%207th%20edition+%7B%22language%22:%22en-US%22%7D" TargetMode="External"/><Relationship Id="rId236" Type="http://schemas.openxmlformats.org/officeDocument/2006/relationships/hyperlink" Target="https://doi.org/10.1177/1948550618781062" TargetMode="External"/><Relationship Id="rId257" Type="http://schemas.openxmlformats.org/officeDocument/2006/relationships/hyperlink" Target="https://app.readcube.com/library/?style=American%20Psychological%20Association%207th%20edition+%7B%22language%22:%22en-US%22%7D" TargetMode="External"/><Relationship Id="rId278" Type="http://schemas.openxmlformats.org/officeDocument/2006/relationships/hyperlink" Target="https://app.readcube.com/library/?style=American%20Psychological%20Association%207th%20edition+%7B%22language%22:%22en-US%22%7D" TargetMode="External"/><Relationship Id="rId401" Type="http://schemas.openxmlformats.org/officeDocument/2006/relationships/hyperlink" Target="https://app.readcube.com/library/?style=American%20Psychological%20Association%207th%20edition+%7B%22language%22:%22en-US%22%7D" TargetMode="External"/><Relationship Id="rId422" Type="http://schemas.openxmlformats.org/officeDocument/2006/relationships/glossaryDocument" Target="glossary/document.xml"/><Relationship Id="rId303" Type="http://schemas.openxmlformats.org/officeDocument/2006/relationships/hyperlink" Target="https://app.readcube.com/library/?style=American%20Psychological%20Association%207th%20edition+%7B%22language%22:%22en-US%22%7D" TargetMode="External"/><Relationship Id="rId42" Type="http://schemas.openxmlformats.org/officeDocument/2006/relationships/hyperlink" Target="https://app.readcube.com/library/c61b91da-fa6e-4348-80b6-c2428280b16a/all?uuid=3419544903511311&amp;item_ids=c61b91da-fa6e-4348-80b6-c2428280b16a:77902d13-3eed-470a-a4fc-1d0e839ca6bb" TargetMode="External"/><Relationship Id="rId84" Type="http://schemas.openxmlformats.org/officeDocument/2006/relationships/hyperlink" Target="https://app.readcube.com/library/?style=American%20Psychological%20Association%207th%20edition+%7B%22language%22:%22en-US%22%7D" TargetMode="External"/><Relationship Id="rId138" Type="http://schemas.openxmlformats.org/officeDocument/2006/relationships/hyperlink" Target="https://app.readcube.com/library/?style=American%20Psychological%20Association%207th%20edition+%7B%22language%22:%22en-US%22%7D" TargetMode="External"/><Relationship Id="rId345" Type="http://schemas.openxmlformats.org/officeDocument/2006/relationships/hyperlink" Target="https://app.readcube.com/library/?style=American%20Psychological%20Association%207th%20edition+%7B%22language%22:%22en-US%22%7D" TargetMode="External"/><Relationship Id="rId387" Type="http://schemas.openxmlformats.org/officeDocument/2006/relationships/hyperlink" Target="https://app.readcube.com/library/?style=American%20Psychological%20Association%207th%20edition+%7B%22language%22:%22en-US%22%7D" TargetMode="External"/><Relationship Id="rId191" Type="http://schemas.openxmlformats.org/officeDocument/2006/relationships/hyperlink" Target="https://app.readcube.com/library/?style=American%20Psychological%20Association%207th%20edition+%7B%22language%22:%22en-US%22%7D" TargetMode="External"/><Relationship Id="rId205" Type="http://schemas.openxmlformats.org/officeDocument/2006/relationships/hyperlink" Target="https://app.readcube.com/library/?style=American%20Psychological%20Association%207th%20edition+%7B%22language%22:%22en-US%22%7D" TargetMode="External"/><Relationship Id="rId247" Type="http://schemas.openxmlformats.org/officeDocument/2006/relationships/hyperlink" Target="https://app.readcube.com/library/?style=American%20Psychological%20Association%207th%20edition+%7B%22language%22:%22en-US%22%7D" TargetMode="External"/><Relationship Id="rId412" Type="http://schemas.openxmlformats.org/officeDocument/2006/relationships/hyperlink" Target="https://app.readcube.com/library/?style=American%20Psychological%20Association%207th%20edition+%7B%22language%22:%22en-US%22%7D" TargetMode="External"/><Relationship Id="rId107" Type="http://schemas.openxmlformats.org/officeDocument/2006/relationships/hyperlink" Target="https://app.readcube.com/library/?style=American%20Psychological%20Association%207th%20edition+%7B%22language%22:%22en-US%22%7D" TargetMode="External"/><Relationship Id="rId289" Type="http://schemas.openxmlformats.org/officeDocument/2006/relationships/hyperlink" Target="https://app.readcube.com/library/?style=American%20Psychological%20Association%207th%20edition+%7B%22language%22:%22en-US%22%7D" TargetMode="External"/><Relationship Id="rId11" Type="http://schemas.openxmlformats.org/officeDocument/2006/relationships/hyperlink" Target="https://app.readcube.com/library/0a3c846c-7570-4913-bd72-3afd46468081/all?uuid=30555780139816635&amp;item_ids=0a3c846c-7570-4913-bd72-3afd46468081:57d7bb69-7f39-427c-8623-0f8e8cbbb790" TargetMode="External"/><Relationship Id="rId53" Type="http://schemas.openxmlformats.org/officeDocument/2006/relationships/hyperlink" Target="https://app.readcube.com/library/c61b91da-fa6e-4348-80b6-c2428280b16a/all?uuid=47931186881145893&amp;item_ids=c61b91da-fa6e-4348-80b6-c2428280b16a:7a99534d-1a13-4396-a198-0e335690a73e" TargetMode="External"/><Relationship Id="rId149" Type="http://schemas.openxmlformats.org/officeDocument/2006/relationships/hyperlink" Target="https://doi.org/10.1111/j.1470-9856.2011.00605.x" TargetMode="External"/><Relationship Id="rId314" Type="http://schemas.openxmlformats.org/officeDocument/2006/relationships/hyperlink" Target="https://app.readcube.com/library/?style=American%20Psychological%20Association%207th%20edition+%7B%22language%22:%22en-US%22%7D" TargetMode="External"/><Relationship Id="rId356" Type="http://schemas.openxmlformats.org/officeDocument/2006/relationships/hyperlink" Target="https://app.readcube.com/library/?style=American%20Psychological%20Association%207th%20edition+%7B%22language%22:%22en-US%22%7D" TargetMode="External"/><Relationship Id="rId398" Type="http://schemas.openxmlformats.org/officeDocument/2006/relationships/hyperlink" Target="https://app.readcube.com/library/?style=American%20Psychological%20Association%207th%20edition+%7B%22language%22:%22en-US%22%7D" TargetMode="External"/><Relationship Id="rId95" Type="http://schemas.openxmlformats.org/officeDocument/2006/relationships/hyperlink" Target="https://app.readcube.com/library/?style=American%20Psychological%20Association%207th%20edition+%7B%22language%22:%22en-US%22%7D" TargetMode="External"/><Relationship Id="rId160" Type="http://schemas.openxmlformats.org/officeDocument/2006/relationships/hyperlink" Target="https://app.readcube.com/library/?style=American%20Psychological%20Association%207th%20edition+%7B%22language%22:%22en-US%22%7D" TargetMode="External"/><Relationship Id="rId216" Type="http://schemas.openxmlformats.org/officeDocument/2006/relationships/hyperlink" Target="https://app.readcube.com/library/?style=American%20Psychological%20Association%207th%20edition+%7B%22language%22:%22en-US%22%7D" TargetMode="External"/><Relationship Id="rId423" Type="http://schemas.openxmlformats.org/officeDocument/2006/relationships/theme" Target="theme/theme1.xml"/><Relationship Id="rId258" Type="http://schemas.openxmlformats.org/officeDocument/2006/relationships/hyperlink" Target="https://app.readcube.com/library/?style=American%20Psychological%20Association%207th%20edition+%7B%22language%22:%22en-US%22%7D" TargetMode="External"/><Relationship Id="rId22" Type="http://schemas.openxmlformats.org/officeDocument/2006/relationships/hyperlink" Target="https://app.readcube.com/library/c61b91da-fa6e-4348-80b6-c2428280b16a/all?uuid=4348723439876657&amp;item_ids=c61b91da-fa6e-4348-80b6-c2428280b16a:cbee107f-f476-44cf-ac6c-c76e7fb5ee99,c61b91da-fa6e-4348-80b6-c2428280b16a:d318829d-ff0c-465e-bc63-02415fe27799,c61b91da-fa6e-4348-80b6-c2428280b16a:8c732dff-5588-4161-b313-520864427349" TargetMode="External"/><Relationship Id="rId64" Type="http://schemas.openxmlformats.org/officeDocument/2006/relationships/hyperlink" Target="https://app.readcube.com/library/c61b91da-fa6e-4348-80b6-c2428280b16a/all?uuid=4799201034782794&amp;item_ids=c61b91da-fa6e-4348-80b6-c2428280b16a:1d710043-b7c6-4fa1-93a5-7aa13c36cd98" TargetMode="External"/><Relationship Id="rId118" Type="http://schemas.openxmlformats.org/officeDocument/2006/relationships/hyperlink" Target="https://app.readcube.com/library/?style=American%20Psychological%20Association%207th%20edition+%7B%22language%22:%22en-US%22%7D" TargetMode="External"/><Relationship Id="rId325" Type="http://schemas.openxmlformats.org/officeDocument/2006/relationships/hyperlink" Target="https://doi.org/10.1371/journal.pone.0174035" TargetMode="External"/><Relationship Id="rId367" Type="http://schemas.openxmlformats.org/officeDocument/2006/relationships/hyperlink" Target="https://app.readcube.com/library/?style=American%20Psychological%20Association%207th%20edition+%7B%22language%22:%22en-US%22%7D" TargetMode="External"/><Relationship Id="rId171" Type="http://schemas.openxmlformats.org/officeDocument/2006/relationships/hyperlink" Target="https://www.researchgate.net/profile/Francisco_Olivos/publication/268810509_Redistribucion_e_impuestos_un_analisis_desde_la_opinion_publica/links/547df1200cf241dc99925f23/Redistribucion-e-impuestos-un-analisis-desde-la-opinion-publica.pdf?origin=publicati" TargetMode="External"/><Relationship Id="rId227" Type="http://schemas.openxmlformats.org/officeDocument/2006/relationships/hyperlink" Target="https://doi.org/10.1177/1948550617709827" TargetMode="External"/><Relationship Id="rId269" Type="http://schemas.openxmlformats.org/officeDocument/2006/relationships/hyperlink" Target="https://app.readcube.com/library/?style=American%20Psychological%20Association%207th%20edition+%7B%22language%22:%22en-US%22%7D" TargetMode="External"/><Relationship Id="rId33" Type="http://schemas.openxmlformats.org/officeDocument/2006/relationships/hyperlink" Target="https://app.readcube.com/library/c61b91da-fa6e-4348-80b6-c2428280b16a/all?uuid=7797133527185797&amp;item_ids=c61b91da-fa6e-4348-80b6-c2428280b16a:fb3960ee-605d-45a9-b0dd-d6bde7ff7db8" TargetMode="External"/><Relationship Id="rId129" Type="http://schemas.openxmlformats.org/officeDocument/2006/relationships/hyperlink" Target="https://app.readcube.com/library/?style=American%20Psychological%20Association%207th%20edition+%7B%22language%22:%22en-US%22%7D" TargetMode="External"/><Relationship Id="rId280" Type="http://schemas.openxmlformats.org/officeDocument/2006/relationships/hyperlink" Target="https://app.readcube.com/library/?style=American%20Psychological%20Association%207th%20edition+%7B%22language%22:%22en-US%22%7D" TargetMode="External"/><Relationship Id="rId336" Type="http://schemas.openxmlformats.org/officeDocument/2006/relationships/hyperlink" Target="https://app.readcube.com/library/?style=American%20Psychological%20Association%207th%20edition+%7B%22language%22:%22en-US%22%7D" TargetMode="External"/><Relationship Id="rId75" Type="http://schemas.openxmlformats.org/officeDocument/2006/relationships/hyperlink" Target="https://doi.org/10.1257/0002828054825655" TargetMode="External"/><Relationship Id="rId140" Type="http://schemas.openxmlformats.org/officeDocument/2006/relationships/hyperlink" Target="https://app.readcube.com/library/?style=American%20Psychological%20Association%207th%20edition+%7B%22language%22:%22en-US%22%7D" TargetMode="External"/><Relationship Id="rId182" Type="http://schemas.openxmlformats.org/officeDocument/2006/relationships/hyperlink" Target="https://app.readcube.com/library/?style=American%20Psychological%20Association%207th%20edition+%7B%22language%22:%22en-US%22%7D" TargetMode="External"/><Relationship Id="rId378" Type="http://schemas.openxmlformats.org/officeDocument/2006/relationships/hyperlink" Target="https://app.readcube.com/library/?style=American%20Psychological%20Association%207th%20edition+%7B%22language%22:%22en-US%22%7D" TargetMode="External"/><Relationship Id="rId403" Type="http://schemas.openxmlformats.org/officeDocument/2006/relationships/hyperlink" Target="https://app.readcube.com/library/?style=American%20Psychological%20Association%207th%20edition+%7B%22language%22:%22en-US%22%7D" TargetMode="External"/><Relationship Id="rId6" Type="http://schemas.openxmlformats.org/officeDocument/2006/relationships/footnotes" Target="footnotes.xml"/><Relationship Id="rId238" Type="http://schemas.openxmlformats.org/officeDocument/2006/relationships/hyperlink" Target="https://app.readcube.com/library/?style=American%20Psychological%20Association%207th%20edition+%7B%22language%22:%22en-US%22%7D" TargetMode="External"/><Relationship Id="rId291" Type="http://schemas.openxmlformats.org/officeDocument/2006/relationships/hyperlink" Target="https://app.readcube.com/library/?style=American%20Psychological%20Association%207th%20edition+%7B%22language%22:%22en-US%22%7D" TargetMode="External"/><Relationship Id="rId305" Type="http://schemas.openxmlformats.org/officeDocument/2006/relationships/hyperlink" Target="https://app.readcube.com/library/?style=American%20Psychological%20Association%207th%20edition+%7B%22language%22:%22en-US%22%7D" TargetMode="External"/><Relationship Id="rId347" Type="http://schemas.openxmlformats.org/officeDocument/2006/relationships/hyperlink" Target="https://app.readcube.com/library/?style=American%20Psychological%20Association%207th%20edition+%7B%22language%22:%22en-US%22%7D" TargetMode="External"/><Relationship Id="rId44" Type="http://schemas.openxmlformats.org/officeDocument/2006/relationships/hyperlink" Target="https://app.readcube.com/library/c61b91da-fa6e-4348-80b6-c2428280b16a/all?uuid=1072153559325204&amp;item_ids=c61b91da-fa6e-4348-80b6-c2428280b16a:77902d13-3eed-470a-a4fc-1d0e839ca6bb" TargetMode="External"/><Relationship Id="rId86" Type="http://schemas.openxmlformats.org/officeDocument/2006/relationships/hyperlink" Target="https://app.readcube.com/library/?style=American%20Psychological%20Association%207th%20edition+%7B%22language%22:%22en-US%22%7D" TargetMode="External"/><Relationship Id="rId151" Type="http://schemas.openxmlformats.org/officeDocument/2006/relationships/hyperlink" Target="https://app.readcube.com/library/?style=American%20Psychological%20Association%207th%20edition+%7B%22language%22:%22en-US%22%7D" TargetMode="External"/><Relationship Id="rId389" Type="http://schemas.openxmlformats.org/officeDocument/2006/relationships/hyperlink" Target="https://app.readcube.com/library/?style=American%20Psychological%20Association%207th%20edition+%7B%22language%22:%22en-US%22%7D" TargetMode="External"/><Relationship Id="rId193" Type="http://schemas.openxmlformats.org/officeDocument/2006/relationships/hyperlink" Target="https://app.readcube.com/library/?style=American%20Psychological%20Association%207th%20edition+%7B%22language%22:%22en-US%22%7D" TargetMode="External"/><Relationship Id="rId207" Type="http://schemas.openxmlformats.org/officeDocument/2006/relationships/hyperlink" Target="https://app.readcube.com/library/?style=American%20Psychological%20Association%207th%20edition+%7B%22language%22:%22en-US%22%7D" TargetMode="External"/><Relationship Id="rId249" Type="http://schemas.openxmlformats.org/officeDocument/2006/relationships/hyperlink" Target="https://app.readcube.com/library/?style=American%20Psychological%20Association%207th%20edition+%7B%22language%22:%22en-US%22%7D" TargetMode="External"/><Relationship Id="rId414" Type="http://schemas.openxmlformats.org/officeDocument/2006/relationships/hyperlink" Target="https://app.readcube.com/library/?style=American%20Psychological%20Association%207th%20edition+%7B%22language%22:%22en-US%22%7D" TargetMode="External"/><Relationship Id="rId13" Type="http://schemas.openxmlformats.org/officeDocument/2006/relationships/hyperlink" Target="https://app.readcube.com/library/0a3c846c-7570-4913-bd72-3afd46468081/all?uuid=8006039309727607&amp;item_ids=0a3c846c-7570-4913-bd72-3afd46468081:64f73899-78ec-422e-b47b-539b9670e30f" TargetMode="External"/><Relationship Id="rId109" Type="http://schemas.openxmlformats.org/officeDocument/2006/relationships/hyperlink" Target="https://doi.org/10.1080/14616696.2020.1836669/suppl_file/reus_a_1836669_sm3224.docx" TargetMode="External"/><Relationship Id="rId260" Type="http://schemas.openxmlformats.org/officeDocument/2006/relationships/hyperlink" Target="https://app.readcube.com/library/?style=American%20Psychological%20Association%207th%20edition+%7B%22language%22:%22en-US%22%7D" TargetMode="External"/><Relationship Id="rId316" Type="http://schemas.openxmlformats.org/officeDocument/2006/relationships/hyperlink" Target="https://doi.org/10.1093/biostatistics/kxm045" TargetMode="External"/><Relationship Id="rId55" Type="http://schemas.openxmlformats.org/officeDocument/2006/relationships/image" Target="media/image3.jpg"/><Relationship Id="rId97" Type="http://schemas.openxmlformats.org/officeDocument/2006/relationships/hyperlink" Target="https://app.readcube.com/library/?style=American%20Psychological%20Association%207th%20edition+%7B%22language%22:%22en-US%22%7D" TargetMode="External"/><Relationship Id="rId120" Type="http://schemas.openxmlformats.org/officeDocument/2006/relationships/hyperlink" Target="https://app.readcube.com/library/?style=American%20Psychological%20Association%207th%20edition+%7B%22language%22:%22en-US%22%7D" TargetMode="External"/><Relationship Id="rId358" Type="http://schemas.openxmlformats.org/officeDocument/2006/relationships/hyperlink" Target="https://app.readcube.com/library/?style=American%20Psychological%20Association%207th%20edition+%7B%22language%22:%22en-US%22%7D" TargetMode="External"/><Relationship Id="rId162" Type="http://schemas.openxmlformats.org/officeDocument/2006/relationships/hyperlink" Target="https://app.readcube.com/library/?style=American%20Psychological%20Association%207th%20edition+%7B%22language%22:%22en-US%22%7D" TargetMode="External"/><Relationship Id="rId218" Type="http://schemas.openxmlformats.org/officeDocument/2006/relationships/hyperlink" Target="https://app.readcube.com/library/?style=American%20Psychological%20Association%207th%20edition+%7B%22language%22:%22en-US%22%7D" TargetMode="External"/><Relationship Id="rId271" Type="http://schemas.openxmlformats.org/officeDocument/2006/relationships/hyperlink" Target="https://app.readcube.com/library/?style=American%20Psychological%20Association%207th%20edition+%7B%22language%22:%22en-US%22%7D" TargetMode="External"/><Relationship Id="rId24" Type="http://schemas.openxmlformats.org/officeDocument/2006/relationships/hyperlink" Target="https://app.readcube.com/library/c61b91da-fa6e-4348-80b6-c2428280b16a/all?uuid=6044635386436841&amp;item_ids=c61b91da-fa6e-4348-80b6-c2428280b16a:362898b1-8cf2-4cf7-a649-7ab58198bce5" TargetMode="External"/><Relationship Id="rId66" Type="http://schemas.openxmlformats.org/officeDocument/2006/relationships/hyperlink" Target="https://app.readcube.com/library/?style=American%20Psychological%20Association%207th%20edition+%7B%22language%22:%22en-US%22%7D" TargetMode="External"/><Relationship Id="rId131" Type="http://schemas.openxmlformats.org/officeDocument/2006/relationships/hyperlink" Target="https://app.readcube.com/library/?style=American%20Psychological%20Association%207th%20edition+%7B%22language%22:%22en-US%22%7D" TargetMode="External"/><Relationship Id="rId327" Type="http://schemas.openxmlformats.org/officeDocument/2006/relationships/hyperlink" Target="https://app.readcube.com/library/?style=American%20Psychological%20Association%207th%20edition+%7B%22language%22:%22en-US%22%7D" TargetMode="External"/><Relationship Id="rId369" Type="http://schemas.openxmlformats.org/officeDocument/2006/relationships/hyperlink" Target="https://app.readcube.com/library/?style=American%20Psychological%20Association%207th%20edition+%7B%22language%22:%22en-US%22%7D" TargetMode="External"/><Relationship Id="rId173" Type="http://schemas.openxmlformats.org/officeDocument/2006/relationships/hyperlink" Target="https://www.researchgate.net/profile/Francisco_Olivos/publication/268810509_Redistribucion_e_impuestos_un_analisis_desde_la_opinion_publica/links/547df1200cf241dc99925f23/Redistribucion-e-impuestos-un-analisis-desde-la-opinion-publica.pdf?origin=publicati" TargetMode="External"/><Relationship Id="rId229" Type="http://schemas.openxmlformats.org/officeDocument/2006/relationships/hyperlink" Target="https://app.readcube.com/library/?style=American%20Psychological%20Association%207th%20edition+%7B%22language%22:%22en-US%22%7D" TargetMode="External"/><Relationship Id="rId380" Type="http://schemas.openxmlformats.org/officeDocument/2006/relationships/hyperlink" Target="https://doi.org/10.1007/11569596_31" TargetMode="External"/><Relationship Id="rId240" Type="http://schemas.openxmlformats.org/officeDocument/2006/relationships/hyperlink" Target="https://app.readcube.com/library/?style=American%20Psychological%20Association%207th%20edition+%7B%22language%22:%22en-US%22%7D" TargetMode="External"/><Relationship Id="rId35" Type="http://schemas.openxmlformats.org/officeDocument/2006/relationships/hyperlink" Target="https://app.readcube.com/library/c61b91da-fa6e-4348-80b6-c2428280b16a/all?uuid=849925129384999&amp;item_ids=c61b91da-fa6e-4348-80b6-c2428280b16a:cad7131b-461c-4220-9306-fc87f3c17b11" TargetMode="External"/><Relationship Id="rId77" Type="http://schemas.openxmlformats.org/officeDocument/2006/relationships/hyperlink" Target="https://app.readcube.com/library/?style=American%20Psychological%20Association%207th%20edition+%7B%22language%22:%22en-US%22%7D" TargetMode="External"/><Relationship Id="rId100" Type="http://schemas.openxmlformats.org/officeDocument/2006/relationships/hyperlink" Target="https://app.readcube.com/library/?style=American%20Psychological%20Association%207th%20edition+%7B%22language%22:%22en-US%22%7D" TargetMode="External"/><Relationship Id="rId282" Type="http://schemas.openxmlformats.org/officeDocument/2006/relationships/hyperlink" Target="https://doi.org/10.3390/soc8040099" TargetMode="External"/><Relationship Id="rId338" Type="http://schemas.openxmlformats.org/officeDocument/2006/relationships/hyperlink" Target="https://doi.org/10.4232/1.14009" TargetMode="External"/><Relationship Id="rId8" Type="http://schemas.openxmlformats.org/officeDocument/2006/relationships/hyperlink" Target="https://app.readcube.com/library/72f7b9ef-f289-4244-a0ee-52ad6777d0e5/all?uuid=3561768532017363&amp;item_ids=72f7b9ef-f289-4244-a0ee-52ad6777d0e5:dfc55849-b695-481e-bbf0-e0f0143940a6" TargetMode="External"/><Relationship Id="rId142" Type="http://schemas.openxmlformats.org/officeDocument/2006/relationships/hyperlink" Target="https://app.readcube.com/library/?style=American%20Psychological%20Association%207th%20edition+%7B%22language%22:%22en-US%22%7D" TargetMode="External"/><Relationship Id="rId184" Type="http://schemas.openxmlformats.org/officeDocument/2006/relationships/hyperlink" Target="https://app.readcube.com/library/?style=American%20Psychological%20Association%207th%20edition+%7B%22language%22:%22en-US%22%7D" TargetMode="External"/><Relationship Id="rId391" Type="http://schemas.openxmlformats.org/officeDocument/2006/relationships/hyperlink" Target="https://app.readcube.com/library/?style=American%20Psychological%20Association%207th%20edition+%7B%22language%22:%22en-US%22%7D" TargetMode="External"/><Relationship Id="rId405" Type="http://schemas.openxmlformats.org/officeDocument/2006/relationships/hyperlink" Target="https://app.readcube.com/library/?style=American%20Psychological%20Association%207th%20edition+%7B%22language%22:%22en-US%22%7D" TargetMode="External"/><Relationship Id="rId251" Type="http://schemas.openxmlformats.org/officeDocument/2006/relationships/hyperlink" Target="https://app.readcube.com/library/?style=American%20Psychological%20Association%207th%20edition+%7B%22language%22:%22en-US%22%7D" TargetMode="External"/><Relationship Id="rId46" Type="http://schemas.openxmlformats.org/officeDocument/2006/relationships/hyperlink" Target="https://app.readcube.com/library/c61b91da-fa6e-4348-80b6-c2428280b16a/all?uuid=7688387125846118&amp;item_ids=c61b91da-fa6e-4348-80b6-c2428280b16a:f31b5001-2e73-49ee-9a91-383651b2a48e" TargetMode="External"/><Relationship Id="rId293" Type="http://schemas.openxmlformats.org/officeDocument/2006/relationships/hyperlink" Target="https://app.readcube.com/library/?style=American%20Psychological%20Association%207th%20edition+%7B%22language%22:%22en-US%22%7D" TargetMode="External"/><Relationship Id="rId307" Type="http://schemas.openxmlformats.org/officeDocument/2006/relationships/hyperlink" Target="https://app.readcube.com/library/?style=American%20Psychological%20Association%207th%20edition+%7B%22language%22:%22en-US%22%7D" TargetMode="External"/><Relationship Id="rId349" Type="http://schemas.openxmlformats.org/officeDocument/2006/relationships/hyperlink" Target="https://app.readcube.com/library/?style=American%20Psychological%20Association%207th%20edition+%7B%22language%22:%22en-US%22%7D" TargetMode="External"/><Relationship Id="rId88" Type="http://schemas.openxmlformats.org/officeDocument/2006/relationships/hyperlink" Target="https://app.readcube.com/library/?style=American%20Psychological%20Association%207th%20edition+%7B%22language%22:%22en-US%22%7D" TargetMode="External"/><Relationship Id="rId111" Type="http://schemas.openxmlformats.org/officeDocument/2006/relationships/hyperlink" Target="https://doi.org/10.1080/14616696.2020.1836669/suppl_file/reus_a_1836669_sm3224.docx" TargetMode="External"/><Relationship Id="rId153" Type="http://schemas.openxmlformats.org/officeDocument/2006/relationships/hyperlink" Target="https://app.readcube.com/library/?style=American%20Psychological%20Association%207th%20edition+%7B%22language%22:%22en-US%22%7D" TargetMode="External"/><Relationship Id="rId195" Type="http://schemas.openxmlformats.org/officeDocument/2006/relationships/hyperlink" Target="https://app.readcube.com/library/?style=American%20Psychological%20Association%207th%20edition+%7B%22language%22:%22en-US%22%7D" TargetMode="External"/><Relationship Id="rId209" Type="http://schemas.openxmlformats.org/officeDocument/2006/relationships/hyperlink" Target="https://app.readcube.com/library/?style=American%20Psychological%20Association%207th%20edition+%7B%22language%22:%22en-US%22%7D" TargetMode="External"/><Relationship Id="rId360" Type="http://schemas.openxmlformats.org/officeDocument/2006/relationships/hyperlink" Target="https://app.readcube.com/library/?style=American%20Psychological%20Association%207th%20edition+%7B%22language%22:%22en-US%22%7D" TargetMode="External"/><Relationship Id="rId416" Type="http://schemas.openxmlformats.org/officeDocument/2006/relationships/hyperlink" Target="https://app.readcube.com/library/?style=American%20Psychological%20Association%207th%20edition+%7B%22language%22:%22en-US%22%7D" TargetMode="External"/><Relationship Id="rId220" Type="http://schemas.openxmlformats.org/officeDocument/2006/relationships/hyperlink" Target="https://doi.org/10.1037/a0039802" TargetMode="External"/><Relationship Id="rId15" Type="http://schemas.openxmlformats.org/officeDocument/2006/relationships/hyperlink" Target="https://app.readcube.com/library/0a3c846c-7570-4913-bd72-3afd46468081/all?uuid=3858031672196338&amp;item_ids=0a3c846c-7570-4913-bd72-3afd46468081:43645f59-bc3b-48b3-a793-a551a57165bc" TargetMode="External"/><Relationship Id="rId57" Type="http://schemas.openxmlformats.org/officeDocument/2006/relationships/image" Target="media/image5.jpeg"/><Relationship Id="rId262" Type="http://schemas.openxmlformats.org/officeDocument/2006/relationships/hyperlink" Target="https://app.readcube.com/library/?style=American%20Psychological%20Association%207th%20edition+%7B%22language%22:%22en-US%22%7D" TargetMode="External"/><Relationship Id="rId318" Type="http://schemas.openxmlformats.org/officeDocument/2006/relationships/hyperlink" Target="https://app.readcube.com/library/?style=American%20Psychological%20Association%207th%20edition+%7B%22language%22:%22en-US%22%7D" TargetMode="External"/><Relationship Id="rId99" Type="http://schemas.openxmlformats.org/officeDocument/2006/relationships/hyperlink" Target="https://doi.org/10.1093/ser/mwu007" TargetMode="External"/><Relationship Id="rId122" Type="http://schemas.openxmlformats.org/officeDocument/2006/relationships/hyperlink" Target="https://app.readcube.com/library/?style=American%20Psychological%20Association%207th%20edition+%7B%22language%22:%22en-US%22%7D" TargetMode="External"/><Relationship Id="rId164" Type="http://schemas.openxmlformats.org/officeDocument/2006/relationships/hyperlink" Target="https://app.readcube.com/library/?style=American%20Psychological%20Association%207th%20edition+%7B%22language%22:%22en-US%22%7D" TargetMode="External"/><Relationship Id="rId371" Type="http://schemas.openxmlformats.org/officeDocument/2006/relationships/hyperlink" Target="https://app.readcube.com/library/?style=American%20Psychological%20Association%207th%20edition+%7B%22language%22:%22en-US%22%7D" TargetMode="External"/><Relationship Id="rId26" Type="http://schemas.openxmlformats.org/officeDocument/2006/relationships/comments" Target="comments.xml"/><Relationship Id="rId231" Type="http://schemas.openxmlformats.org/officeDocument/2006/relationships/hyperlink" Target="https://app.readcube.com/library/?style=American%20Psychological%20Association%207th%20edition+%7B%22language%22:%22en-US%22%7D" TargetMode="External"/><Relationship Id="rId273" Type="http://schemas.openxmlformats.org/officeDocument/2006/relationships/hyperlink" Target="https://app.readcube.com/library/?style=American%20Psychological%20Association%207th%20edition+%7B%22language%22:%22en-US%22%7D" TargetMode="External"/><Relationship Id="rId329" Type="http://schemas.openxmlformats.org/officeDocument/2006/relationships/hyperlink" Target="https://app.readcube.com/library/?style=American%20Psychological%20Association%207th%20edition+%7B%22language%22:%22en-US%22%7D" TargetMode="External"/><Relationship Id="rId68" Type="http://schemas.openxmlformats.org/officeDocument/2006/relationships/hyperlink" Target="https://app.readcube.com/library/?style=American%20Psychological%20Association%207th%20edition+%7B%22language%22:%22en-US%22%7D" TargetMode="External"/><Relationship Id="rId133" Type="http://schemas.openxmlformats.org/officeDocument/2006/relationships/hyperlink" Target="https://doi.org/10.1037/apl0000469" TargetMode="External"/><Relationship Id="rId175" Type="http://schemas.openxmlformats.org/officeDocument/2006/relationships/hyperlink" Target="https://www.researchgate.net/profile/Francisco_Olivos/publication/268810509_Redistribucion_e_impuestos_un_analisis_desde_la_opinion_publica/links/547df1200cf241dc99925f23/Redistribucion-e-impuestos-un-analisis-desde-la-opinion-publica.pdf?origin=publicati" TargetMode="External"/><Relationship Id="rId340" Type="http://schemas.openxmlformats.org/officeDocument/2006/relationships/hyperlink" Target="https://app.readcube.com/library/?style=American%20Psychological%20Association%207th%20edition+%7B%22language%22:%22en-US%22%7D" TargetMode="External"/><Relationship Id="rId200" Type="http://schemas.openxmlformats.org/officeDocument/2006/relationships/hyperlink" Target="https://app.readcube.com/library/?style=American%20Psychological%20Association%207th%20edition+%7B%22language%22:%22en-US%22%7D" TargetMode="External"/><Relationship Id="rId382" Type="http://schemas.openxmlformats.org/officeDocument/2006/relationships/hyperlink" Target="https://app.readcube.com/library/?style=American%20Psychological%20Association%207th%20edition+%7B%22language%22:%22en-US%22%7D" TargetMode="External"/><Relationship Id="rId242" Type="http://schemas.openxmlformats.org/officeDocument/2006/relationships/hyperlink" Target="https://doi.org/10.1111/j.1540-4560.1975.tb01000.x" TargetMode="External"/><Relationship Id="rId284" Type="http://schemas.openxmlformats.org/officeDocument/2006/relationships/hyperlink" Target="https://app.readcube.com/library/?style=American%20Psychological%20Association%207th%20edition+%7B%22language%22:%22en-US%22%7D" TargetMode="External"/><Relationship Id="rId37" Type="http://schemas.openxmlformats.org/officeDocument/2006/relationships/hyperlink" Target="https://app.readcube.com/library/c61b91da-fa6e-4348-80b6-c2428280b16a/all?uuid=30525300913212905&amp;item_ids=c61b91da-fa6e-4348-80b6-c2428280b16a:186fe824-a832-409a-ba25-0d8aa0ee2418" TargetMode="External"/><Relationship Id="rId79" Type="http://schemas.openxmlformats.org/officeDocument/2006/relationships/hyperlink" Target="http://www.nber.org/papers/w14825.pdf" TargetMode="External"/><Relationship Id="rId102" Type="http://schemas.openxmlformats.org/officeDocument/2006/relationships/hyperlink" Target="https://app.readcube.com/library/?style=American%20Psychological%20Association%207th%20edition+%7B%22language%22:%22en-US%22%7D" TargetMode="External"/><Relationship Id="rId144" Type="http://schemas.openxmlformats.org/officeDocument/2006/relationships/hyperlink" Target="https://app.readcube.com/library/?style=American%20Psychological%20Association%207th%20edition+%7B%22language%22:%22en-US%22%7D" TargetMode="External"/><Relationship Id="rId90" Type="http://schemas.openxmlformats.org/officeDocument/2006/relationships/hyperlink" Target="https://app.readcube.com/library/?style=American%20Psychological%20Association%207th%20edition+%7B%22language%22:%22en-US%22%7D" TargetMode="External"/><Relationship Id="rId186" Type="http://schemas.openxmlformats.org/officeDocument/2006/relationships/hyperlink" Target="https://app.readcube.com/library/?style=American%20Psychological%20Association%207th%20edition+%7B%22language%22:%22en-US%22%7D" TargetMode="External"/><Relationship Id="rId351" Type="http://schemas.openxmlformats.org/officeDocument/2006/relationships/hyperlink" Target="https://app.readcube.com/library/?style=American%20Psychological%20Association%207th%20edition+%7B%22language%22:%22en-US%22%7D" TargetMode="External"/><Relationship Id="rId393" Type="http://schemas.openxmlformats.org/officeDocument/2006/relationships/hyperlink" Target="https://app.readcube.com/library/?style=American%20Psychological%20Association%207th%20edition+%7B%22language%22:%22en-US%22%7D" TargetMode="External"/><Relationship Id="rId407" Type="http://schemas.openxmlformats.org/officeDocument/2006/relationships/hyperlink" Target="https://app.readcube.com/library/?style=American%20Psychological%20Association%207th%20edition+%7B%22language%22:%22en-US%22%7D" TargetMode="External"/><Relationship Id="rId211" Type="http://schemas.openxmlformats.org/officeDocument/2006/relationships/hyperlink" Target="https://app.readcube.com/library/?style=American%20Psychological%20Association%207th%20edition+%7B%22language%22:%22en-US%22%7D" TargetMode="External"/><Relationship Id="rId253" Type="http://schemas.openxmlformats.org/officeDocument/2006/relationships/hyperlink" Target="https://app.readcube.com/library/?style=American%20Psychological%20Association%207th%20edition+%7B%22language%22:%22en-US%22%7D" TargetMode="External"/><Relationship Id="rId295" Type="http://schemas.openxmlformats.org/officeDocument/2006/relationships/hyperlink" Target="https://app.readcube.com/library/?style=American%20Psychological%20Association%207th%20edition+%7B%22language%22:%22en-US%22%7D" TargetMode="External"/><Relationship Id="rId309" Type="http://schemas.openxmlformats.org/officeDocument/2006/relationships/hyperlink" Target="https://app.readcube.com/library/?style=American%20Psychological%20Association%207th%20edition+%7B%22language%22:%22en-US%22%7D" TargetMode="External"/><Relationship Id="rId48" Type="http://schemas.openxmlformats.org/officeDocument/2006/relationships/hyperlink" Target="https://app.readcube.com/library/c61b91da-fa6e-4348-80b6-c2428280b16a/all?uuid=1125428550742098&amp;item_ids=c61b91da-fa6e-4348-80b6-c2428280b16a:347321e6-c9f6-4f3e-8787-a8337843c5e0" TargetMode="External"/><Relationship Id="rId113" Type="http://schemas.openxmlformats.org/officeDocument/2006/relationships/hyperlink" Target="https://app.readcube.com/library/?style=American%20Psychological%20Association%207th%20edition+%7B%22language%22:%22en-US%22%7D" TargetMode="External"/><Relationship Id="rId320" Type="http://schemas.openxmlformats.org/officeDocument/2006/relationships/hyperlink" Target="https://app.readcube.com/library/?style=American%20Psychological%20Association%207th%20edition+%7B%22language%22:%22en-US%22%7D" TargetMode="External"/><Relationship Id="rId155" Type="http://schemas.openxmlformats.org/officeDocument/2006/relationships/hyperlink" Target="https://doi.org/10.1080/02134748.2021.2009275" TargetMode="External"/><Relationship Id="rId197" Type="http://schemas.openxmlformats.org/officeDocument/2006/relationships/hyperlink" Target="https://app.readcube.com/library/?style=American%20Psychological%20Association%207th%20edition+%7B%22language%22:%22en-US%22%7D" TargetMode="External"/><Relationship Id="rId362" Type="http://schemas.openxmlformats.org/officeDocument/2006/relationships/hyperlink" Target="https://app.readcube.com/library/?style=American%20Psychological%20Association%207th%20edition+%7B%22language%22:%22en-US%22%7D" TargetMode="External"/><Relationship Id="rId418" Type="http://schemas.openxmlformats.org/officeDocument/2006/relationships/header" Target="header1.xml"/><Relationship Id="rId222" Type="http://schemas.openxmlformats.org/officeDocument/2006/relationships/hyperlink" Target="https://app.readcube.com/library/?style=American%20Psychological%20Association%207th%20edition+%7B%22language%22:%22en-US%22%7D" TargetMode="External"/><Relationship Id="rId264" Type="http://schemas.openxmlformats.org/officeDocument/2006/relationships/hyperlink" Target="https://doi.org/10.1177/1069397116677963"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app.readcube.com/library/0a3c846c-7570-4913-bd72-3afd46468081/all?uuid=09351715514098102&amp;item_ids=0a3c846c-7570-4913-bd72-3afd46468081:a5fe0957-21b3-4f66-991b-a1b55320ca5a"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16F68E5-9A94-4678-B86D-DC26F48011BE}"/>
      </w:docPartPr>
      <w:docPartBody>
        <w:p w:rsidR="005B4E1D" w:rsidRDefault="0021161B">
          <w:r w:rsidRPr="00B3740B">
            <w:rPr>
              <w:rStyle w:val="Textodelmarcadordeposicin"/>
            </w:rPr>
            <w:t>Haga clic o pulse aquí para escribir texto.</w:t>
          </w:r>
        </w:p>
      </w:docPartBody>
    </w:docPart>
    <w:docPart>
      <w:docPartPr>
        <w:name w:val="6E67867B21E143FB81101FEA58B9F867"/>
        <w:category>
          <w:name w:val="General"/>
          <w:gallery w:val="placeholder"/>
        </w:category>
        <w:types>
          <w:type w:val="bbPlcHdr"/>
        </w:types>
        <w:behaviors>
          <w:behavior w:val="content"/>
        </w:behaviors>
        <w:guid w:val="{75B464E9-2E05-42D3-9DA3-68F3F3722005}"/>
      </w:docPartPr>
      <w:docPartBody>
        <w:p w:rsidR="005B4E1D" w:rsidRDefault="0021161B" w:rsidP="0021161B">
          <w:pPr>
            <w:pStyle w:val="6E67867B21E143FB81101FEA58B9F867"/>
          </w:pPr>
          <w:r w:rsidRPr="00B3740B">
            <w:rPr>
              <w:rStyle w:val="Textodelmarcadordeposicin"/>
            </w:rPr>
            <w:t>Haga clic o pulse aquí para escribir texto.</w:t>
          </w:r>
        </w:p>
      </w:docPartBody>
    </w:docPart>
    <w:docPart>
      <w:docPartPr>
        <w:name w:val="A2833F2C58D14EC98409D006D4F1F6E4"/>
        <w:category>
          <w:name w:val="General"/>
          <w:gallery w:val="placeholder"/>
        </w:category>
        <w:types>
          <w:type w:val="bbPlcHdr"/>
        </w:types>
        <w:behaviors>
          <w:behavior w:val="content"/>
        </w:behaviors>
        <w:guid w:val="{AD053499-44B5-4187-B44A-AB305B8E9B27}"/>
      </w:docPartPr>
      <w:docPartBody>
        <w:p w:rsidR="005B4E1D" w:rsidRDefault="0021161B" w:rsidP="0021161B">
          <w:pPr>
            <w:pStyle w:val="A2833F2C58D14EC98409D006D4F1F6E4"/>
          </w:pPr>
          <w:r w:rsidRPr="00B3740B">
            <w:rPr>
              <w:rStyle w:val="Textodelmarcadordeposicin"/>
            </w:rPr>
            <w:t>Haga clic o pulse aquí para escribir texto.</w:t>
          </w:r>
        </w:p>
      </w:docPartBody>
    </w:docPart>
    <w:docPart>
      <w:docPartPr>
        <w:name w:val="1DA5AAAA74294BC98127B46A24C1357B"/>
        <w:category>
          <w:name w:val="General"/>
          <w:gallery w:val="placeholder"/>
        </w:category>
        <w:types>
          <w:type w:val="bbPlcHdr"/>
        </w:types>
        <w:behaviors>
          <w:behavior w:val="content"/>
        </w:behaviors>
        <w:guid w:val="{C0BD79AE-760F-4639-9C4D-D41199481897}"/>
      </w:docPartPr>
      <w:docPartBody>
        <w:p w:rsidR="005B4E1D" w:rsidRDefault="0021161B" w:rsidP="0021161B">
          <w:pPr>
            <w:pStyle w:val="1DA5AAAA74294BC98127B46A24C1357B"/>
          </w:pPr>
          <w:r w:rsidRPr="00B3740B">
            <w:rPr>
              <w:rStyle w:val="Textodelmarcadordeposicin"/>
            </w:rPr>
            <w:t>Haga clic o pulse aquí para escribir texto.</w:t>
          </w:r>
        </w:p>
      </w:docPartBody>
    </w:docPart>
    <w:docPart>
      <w:docPartPr>
        <w:name w:val="4A64ADA231F84E9EAD161B5BA7D082C9"/>
        <w:category>
          <w:name w:val="General"/>
          <w:gallery w:val="placeholder"/>
        </w:category>
        <w:types>
          <w:type w:val="bbPlcHdr"/>
        </w:types>
        <w:behaviors>
          <w:behavior w:val="content"/>
        </w:behaviors>
        <w:guid w:val="{8593E905-4B04-4DBC-84EE-1F3D2A6CB314}"/>
      </w:docPartPr>
      <w:docPartBody>
        <w:p w:rsidR="005B4E1D" w:rsidRDefault="0021161B" w:rsidP="0021161B">
          <w:pPr>
            <w:pStyle w:val="4A64ADA231F84E9EAD161B5BA7D082C9"/>
          </w:pPr>
          <w:r w:rsidRPr="00B3740B">
            <w:rPr>
              <w:rStyle w:val="Textodelmarcadordeposicin"/>
            </w:rPr>
            <w:t>Haga clic o pulse aquí para escribir texto.</w:t>
          </w:r>
        </w:p>
      </w:docPartBody>
    </w:docPart>
    <w:docPart>
      <w:docPartPr>
        <w:name w:val="FCA007153DC3420FB978F1006F8C1C11"/>
        <w:category>
          <w:name w:val="General"/>
          <w:gallery w:val="placeholder"/>
        </w:category>
        <w:types>
          <w:type w:val="bbPlcHdr"/>
        </w:types>
        <w:behaviors>
          <w:behavior w:val="content"/>
        </w:behaviors>
        <w:guid w:val="{453928A9-491B-4F07-B0E8-3182A92B08C2}"/>
      </w:docPartPr>
      <w:docPartBody>
        <w:p w:rsidR="005B4E1D" w:rsidRDefault="0021161B" w:rsidP="0021161B">
          <w:pPr>
            <w:pStyle w:val="FCA007153DC3420FB978F1006F8C1C11"/>
          </w:pPr>
          <w:r w:rsidRPr="00B3740B">
            <w:rPr>
              <w:rStyle w:val="Textodelmarcadordeposicin"/>
            </w:rPr>
            <w:t>Haga clic o pulse aquí para escribir texto.</w:t>
          </w:r>
        </w:p>
      </w:docPartBody>
    </w:docPart>
    <w:docPart>
      <w:docPartPr>
        <w:name w:val="A28F301EA2D545AE9572D946E7B75C6E"/>
        <w:category>
          <w:name w:val="General"/>
          <w:gallery w:val="placeholder"/>
        </w:category>
        <w:types>
          <w:type w:val="bbPlcHdr"/>
        </w:types>
        <w:behaviors>
          <w:behavior w:val="content"/>
        </w:behaviors>
        <w:guid w:val="{64581F0A-9FE1-49F2-8254-BAD4A339C1C2}"/>
      </w:docPartPr>
      <w:docPartBody>
        <w:p w:rsidR="005B4E1D" w:rsidRDefault="0021161B" w:rsidP="0021161B">
          <w:pPr>
            <w:pStyle w:val="A28F301EA2D545AE9572D946E7B75C6E"/>
          </w:pPr>
          <w:r w:rsidRPr="00B3740B">
            <w:rPr>
              <w:rStyle w:val="Textodelmarcadordeposicin"/>
            </w:rPr>
            <w:t>Haga clic o pulse aquí para escribir texto.</w:t>
          </w:r>
        </w:p>
      </w:docPartBody>
    </w:docPart>
    <w:docPart>
      <w:docPartPr>
        <w:name w:val="C45770B232C6443598103D767D46886E"/>
        <w:category>
          <w:name w:val="General"/>
          <w:gallery w:val="placeholder"/>
        </w:category>
        <w:types>
          <w:type w:val="bbPlcHdr"/>
        </w:types>
        <w:behaviors>
          <w:behavior w:val="content"/>
        </w:behaviors>
        <w:guid w:val="{9BE9354E-1FEC-42C4-8174-95EA3B1931AC}"/>
      </w:docPartPr>
      <w:docPartBody>
        <w:p w:rsidR="008F4373" w:rsidRDefault="00B37C37" w:rsidP="00B37C37">
          <w:pPr>
            <w:pStyle w:val="C45770B232C6443598103D767D46886E"/>
          </w:pPr>
          <w:r w:rsidRPr="00B3740B">
            <w:rPr>
              <w:rStyle w:val="Textodelmarcadordeposicin"/>
            </w:rPr>
            <w:t>Haga clic o pulse aquí para escribir texto.</w:t>
          </w:r>
        </w:p>
      </w:docPartBody>
    </w:docPart>
    <w:docPart>
      <w:docPartPr>
        <w:name w:val="29D5C6B0863B41BC83B04EB30034B90D"/>
        <w:category>
          <w:name w:val="General"/>
          <w:gallery w:val="placeholder"/>
        </w:category>
        <w:types>
          <w:type w:val="bbPlcHdr"/>
        </w:types>
        <w:behaviors>
          <w:behavior w:val="content"/>
        </w:behaviors>
        <w:guid w:val="{C80C2619-5AB3-4D44-897F-3BD064CCC713}"/>
      </w:docPartPr>
      <w:docPartBody>
        <w:p w:rsidR="008F4373" w:rsidRDefault="00B37C37" w:rsidP="00B37C37">
          <w:pPr>
            <w:pStyle w:val="29D5C6B0863B41BC83B04EB30034B90D"/>
          </w:pPr>
          <w:r w:rsidRPr="00B3740B">
            <w:rPr>
              <w:rStyle w:val="Textodelmarcadordeposicin"/>
            </w:rPr>
            <w:t>Haga clic o pulse aquí para escribir texto.</w:t>
          </w:r>
        </w:p>
      </w:docPartBody>
    </w:docPart>
    <w:docPart>
      <w:docPartPr>
        <w:name w:val="5A25A6E9B12B433286574186A7EDDA8B"/>
        <w:category>
          <w:name w:val="General"/>
          <w:gallery w:val="placeholder"/>
        </w:category>
        <w:types>
          <w:type w:val="bbPlcHdr"/>
        </w:types>
        <w:behaviors>
          <w:behavior w:val="content"/>
        </w:behaviors>
        <w:guid w:val="{0C7299FE-4986-47A9-8EE4-700FFF8EE113}"/>
      </w:docPartPr>
      <w:docPartBody>
        <w:p w:rsidR="00000000" w:rsidRDefault="00670833" w:rsidP="00670833">
          <w:pPr>
            <w:pStyle w:val="5A25A6E9B12B433286574186A7EDDA8B"/>
          </w:pPr>
          <w:r w:rsidRPr="00B3740B">
            <w:rPr>
              <w:rStyle w:val="Textodelmarcadordeposicin"/>
            </w:rPr>
            <w:t>Haga clic o pulse aquí para escribir texto.</w:t>
          </w:r>
        </w:p>
      </w:docPartBody>
    </w:docPart>
    <w:docPart>
      <w:docPartPr>
        <w:name w:val="F24E9B5286F84DE2AF5D847F5186F721"/>
        <w:category>
          <w:name w:val="General"/>
          <w:gallery w:val="placeholder"/>
        </w:category>
        <w:types>
          <w:type w:val="bbPlcHdr"/>
        </w:types>
        <w:behaviors>
          <w:behavior w:val="content"/>
        </w:behaviors>
        <w:guid w:val="{C3804066-9C5D-482E-945B-DE4FAA94523A}"/>
      </w:docPartPr>
      <w:docPartBody>
        <w:p w:rsidR="00000000" w:rsidRDefault="00670833" w:rsidP="00670833">
          <w:pPr>
            <w:pStyle w:val="F24E9B5286F84DE2AF5D847F5186F721"/>
          </w:pPr>
          <w:r w:rsidRPr="00B3740B">
            <w:rPr>
              <w:rStyle w:val="Textodelmarcadordeposicin"/>
            </w:rPr>
            <w:t>Haga clic o pulse aquí para escribir texto.</w:t>
          </w:r>
        </w:p>
      </w:docPartBody>
    </w:docPart>
    <w:docPart>
      <w:docPartPr>
        <w:name w:val="6C86DD284AF54EF88F57193DF3432AEA"/>
        <w:category>
          <w:name w:val="General"/>
          <w:gallery w:val="placeholder"/>
        </w:category>
        <w:types>
          <w:type w:val="bbPlcHdr"/>
        </w:types>
        <w:behaviors>
          <w:behavior w:val="content"/>
        </w:behaviors>
        <w:guid w:val="{3954D098-FE24-44B0-BCA9-845C3CC74EFF}"/>
      </w:docPartPr>
      <w:docPartBody>
        <w:p w:rsidR="00000000" w:rsidRDefault="00670833" w:rsidP="00670833">
          <w:pPr>
            <w:pStyle w:val="6C86DD284AF54EF88F57193DF3432AEA"/>
          </w:pPr>
          <w:r w:rsidRPr="00B3740B">
            <w:rPr>
              <w:rStyle w:val="Textodelmarcadordeposicin"/>
            </w:rPr>
            <w:t>Haga clic o pulse aquí para escribir texto.</w:t>
          </w:r>
        </w:p>
      </w:docPartBody>
    </w:docPart>
    <w:docPart>
      <w:docPartPr>
        <w:name w:val="FF631951C5064957A83EB7AA3D5A66C9"/>
        <w:category>
          <w:name w:val="General"/>
          <w:gallery w:val="placeholder"/>
        </w:category>
        <w:types>
          <w:type w:val="bbPlcHdr"/>
        </w:types>
        <w:behaviors>
          <w:behavior w:val="content"/>
        </w:behaviors>
        <w:guid w:val="{8F9C1C10-7B5C-495F-9F54-321A83ACBC2D}"/>
      </w:docPartPr>
      <w:docPartBody>
        <w:p w:rsidR="00000000" w:rsidRDefault="00670833" w:rsidP="00670833">
          <w:pPr>
            <w:pStyle w:val="FF631951C5064957A83EB7AA3D5A66C9"/>
          </w:pPr>
          <w:r w:rsidRPr="00B3740B">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61B"/>
    <w:rsid w:val="00140DF5"/>
    <w:rsid w:val="001B632B"/>
    <w:rsid w:val="0021161B"/>
    <w:rsid w:val="004C0268"/>
    <w:rsid w:val="005B4E1D"/>
    <w:rsid w:val="00670833"/>
    <w:rsid w:val="008F4373"/>
    <w:rsid w:val="00A40F09"/>
    <w:rsid w:val="00B37C37"/>
    <w:rsid w:val="00C650C2"/>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150" w:eastAsia="en-150"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70833"/>
    <w:rPr>
      <w:color w:val="808080"/>
    </w:rPr>
  </w:style>
  <w:style w:type="paragraph" w:customStyle="1" w:styleId="6E67867B21E143FB81101FEA58B9F867">
    <w:name w:val="6E67867B21E143FB81101FEA58B9F867"/>
    <w:rsid w:val="0021161B"/>
  </w:style>
  <w:style w:type="paragraph" w:customStyle="1" w:styleId="A2833F2C58D14EC98409D006D4F1F6E4">
    <w:name w:val="A2833F2C58D14EC98409D006D4F1F6E4"/>
    <w:rsid w:val="0021161B"/>
  </w:style>
  <w:style w:type="paragraph" w:customStyle="1" w:styleId="1DA5AAAA74294BC98127B46A24C1357B">
    <w:name w:val="1DA5AAAA74294BC98127B46A24C1357B"/>
    <w:rsid w:val="0021161B"/>
  </w:style>
  <w:style w:type="paragraph" w:customStyle="1" w:styleId="4A64ADA231F84E9EAD161B5BA7D082C9">
    <w:name w:val="4A64ADA231F84E9EAD161B5BA7D082C9"/>
    <w:rsid w:val="0021161B"/>
  </w:style>
  <w:style w:type="paragraph" w:customStyle="1" w:styleId="FCA007153DC3420FB978F1006F8C1C11">
    <w:name w:val="FCA007153DC3420FB978F1006F8C1C11"/>
    <w:rsid w:val="0021161B"/>
  </w:style>
  <w:style w:type="paragraph" w:customStyle="1" w:styleId="C45770B232C6443598103D767D46886E">
    <w:name w:val="C45770B232C6443598103D767D46886E"/>
    <w:rsid w:val="00B37C37"/>
    <w:rPr>
      <w:lang w:val="en-US" w:eastAsia="en-US"/>
    </w:rPr>
  </w:style>
  <w:style w:type="paragraph" w:customStyle="1" w:styleId="A28F301EA2D545AE9572D946E7B75C6E">
    <w:name w:val="A28F301EA2D545AE9572D946E7B75C6E"/>
    <w:rsid w:val="0021161B"/>
  </w:style>
  <w:style w:type="paragraph" w:customStyle="1" w:styleId="29D5C6B0863B41BC83B04EB30034B90D">
    <w:name w:val="29D5C6B0863B41BC83B04EB30034B90D"/>
    <w:rsid w:val="00B37C37"/>
    <w:rPr>
      <w:lang w:val="en-US" w:eastAsia="en-US"/>
    </w:rPr>
  </w:style>
  <w:style w:type="paragraph" w:customStyle="1" w:styleId="5A25A6E9B12B433286574186A7EDDA8B">
    <w:name w:val="5A25A6E9B12B433286574186A7EDDA8B"/>
    <w:rsid w:val="00670833"/>
    <w:rPr>
      <w:lang w:val="en-US" w:eastAsia="en-US"/>
    </w:rPr>
  </w:style>
  <w:style w:type="paragraph" w:customStyle="1" w:styleId="F24E9B5286F84DE2AF5D847F5186F721">
    <w:name w:val="F24E9B5286F84DE2AF5D847F5186F721"/>
    <w:rsid w:val="00670833"/>
    <w:rPr>
      <w:lang w:val="en-US" w:eastAsia="en-US"/>
    </w:rPr>
  </w:style>
  <w:style w:type="paragraph" w:customStyle="1" w:styleId="6C86DD284AF54EF88F57193DF3432AEA">
    <w:name w:val="6C86DD284AF54EF88F57193DF3432AEA"/>
    <w:rsid w:val="00670833"/>
    <w:rPr>
      <w:lang w:val="en-US" w:eastAsia="en-US"/>
    </w:rPr>
  </w:style>
  <w:style w:type="paragraph" w:customStyle="1" w:styleId="FF631951C5064957A83EB7AA3D5A66C9">
    <w:name w:val="FF631951C5064957A83EB7AA3D5A66C9"/>
    <w:rsid w:val="00670833"/>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19"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A616EC6-EA95-49D6-B5B4-10B8905B3153}">
  <we:reference id="wa104380917" version="1.0.1.0" store="en-US" storeType="OMEX"/>
  <we:alternateReferences>
    <we:reference id="WA104380917"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FBBDF0-4360-49CD-97C4-4D1C1FB29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7004</TotalTime>
  <Pages>27</Pages>
  <Words>22368</Words>
  <Characters>127503</Characters>
  <Application>Microsoft Office Word</Application>
  <DocSecurity>0</DocSecurity>
  <Lines>1062</Lines>
  <Paragraphs>299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149572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Gonzalo Franetovic</cp:lastModifiedBy>
  <cp:revision>136</cp:revision>
  <dcterms:created xsi:type="dcterms:W3CDTF">2023-08-04T15:00:00Z</dcterms:created>
  <dcterms:modified xsi:type="dcterms:W3CDTF">2023-08-10T15:37:00Z</dcterms:modified>
</cp:coreProperties>
</file>